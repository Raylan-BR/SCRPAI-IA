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du="http://schemas.microsoft.com/office/word/2023/wordml/word16du" mc:Ignorable="w14 wp14">
  <w:body>
    <w:p xmlns:wp14="http://schemas.microsoft.com/office/word/2010/wordml" w:rsidRPr="001E6501" w:rsidR="00777B29" w:rsidP="001E6501" w:rsidRDefault="001E6501" w14:paraId="6DD03415" wp14:textId="77777777">
      <w:pPr>
        <w:pBdr>
          <w:top w:val="nil"/>
          <w:left w:val="nil"/>
          <w:bottom w:val="nil"/>
          <w:right w:val="nil"/>
          <w:between w:val="nil"/>
        </w:pBdr>
        <w:spacing w:before="72" w:line="491" w:lineRule="auto"/>
        <w:ind w:right="-1"/>
        <w:jc w:val="center"/>
        <w:rPr>
          <w:rFonts w:ascii="Arial" w:hAnsi="Arial" w:cs="Arial"/>
          <w:b/>
          <w:color w:val="000000"/>
          <w:u w:val="single"/>
        </w:rPr>
      </w:pPr>
      <w:r w:rsidRPr="001E6501">
        <w:rPr>
          <w:rFonts w:ascii="Arial" w:hAnsi="Arial" w:cs="Arial"/>
          <w:b/>
          <w:color w:val="000000"/>
        </w:rPr>
        <w:t>FORMULÁRIO PARA REGISTRO DE PROGRAMA DE COMPUTADOR</w:t>
      </w:r>
    </w:p>
    <w:p xmlns:wp14="http://schemas.microsoft.com/office/word/2010/wordml" w:rsidRPr="001E6501" w:rsidR="00777B29" w:rsidP="001E6501" w:rsidRDefault="00777B29" w14:paraId="158FEF5A" wp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8417"/>
        </w:tabs>
        <w:rPr>
          <w:rFonts w:ascii="Arial" w:hAnsi="Arial" w:cs="Arial"/>
          <w:b/>
          <w:color w:val="000000"/>
        </w:rPr>
      </w:pPr>
      <w:r w:rsidRPr="001E6501">
        <w:rPr>
          <w:rFonts w:ascii="Arial" w:hAnsi="Arial" w:cs="Arial"/>
          <w:b/>
          <w:color w:val="000000"/>
          <w:highlight w:val="darkGray"/>
        </w:rPr>
        <w:t xml:space="preserve">DADOS DO(S) </w:t>
      </w:r>
      <w:proofErr w:type="gramStart"/>
      <w:r w:rsidRPr="001E6501">
        <w:rPr>
          <w:rFonts w:ascii="Arial" w:hAnsi="Arial" w:cs="Arial"/>
          <w:b/>
          <w:color w:val="000000"/>
          <w:highlight w:val="darkGray"/>
        </w:rPr>
        <w:t>TITULAR(</w:t>
      </w:r>
      <w:proofErr w:type="gramEnd"/>
      <w:r w:rsidRPr="001E6501">
        <w:rPr>
          <w:rFonts w:ascii="Arial" w:hAnsi="Arial" w:cs="Arial"/>
          <w:b/>
          <w:color w:val="000000"/>
          <w:highlight w:val="darkGray"/>
        </w:rPr>
        <w:t>ES)</w:t>
      </w:r>
      <w:r w:rsidRPr="001E6501">
        <w:rPr>
          <w:rFonts w:ascii="Arial" w:hAnsi="Arial" w:cs="Arial"/>
          <w:b/>
          <w:color w:val="000000"/>
          <w:highlight w:val="darkGray"/>
        </w:rPr>
        <w:tab/>
      </w:r>
    </w:p>
    <w:p xmlns:wp14="http://schemas.microsoft.com/office/word/2010/wordml" w:rsidR="00A67E63" w:rsidP="001E6501" w:rsidRDefault="00A67E63" w14:paraId="672A6659" wp14:textId="77777777">
      <w:pPr>
        <w:spacing w:before="8"/>
        <w:rPr>
          <w:rFonts w:ascii="Arial" w:hAnsi="Arial" w:cs="Arial"/>
          <w:b/>
        </w:rPr>
      </w:pPr>
    </w:p>
    <w:p xmlns:wp14="http://schemas.microsoft.com/office/word/2010/wordml" w:rsidRPr="001E6501" w:rsidR="00777B29" w:rsidP="00A67E63" w:rsidRDefault="00777B29" w14:paraId="7A90CB6B" wp14:textId="77777777">
      <w:pPr>
        <w:spacing w:before="8" w:line="360" w:lineRule="auto"/>
        <w:rPr>
          <w:rFonts w:ascii="Arial" w:hAnsi="Arial" w:cs="Arial"/>
        </w:rPr>
      </w:pPr>
      <w:r w:rsidRPr="001E6501">
        <w:rPr>
          <w:rFonts w:ascii="Arial" w:hAnsi="Arial" w:cs="Arial"/>
          <w:b/>
        </w:rPr>
        <w:t xml:space="preserve">Nome ou Razão Social: </w:t>
      </w:r>
      <w:r w:rsidRPr="001E6501">
        <w:rPr>
          <w:rFonts w:ascii="Arial" w:hAnsi="Arial" w:cs="Arial"/>
        </w:rPr>
        <w:t>UNIVERSIDADE FEDERAL DO MARANHÃO</w:t>
      </w:r>
    </w:p>
    <w:p xmlns:wp14="http://schemas.microsoft.com/office/word/2010/wordml" w:rsidRPr="001E6501" w:rsidR="00777B29" w:rsidP="00A67E63" w:rsidRDefault="00777B29" w14:paraId="05F28CA3" wp14:textId="77777777">
      <w:pPr>
        <w:spacing w:before="117" w:line="360" w:lineRule="auto"/>
        <w:ind w:right="4579"/>
        <w:rPr>
          <w:rFonts w:ascii="Arial" w:hAnsi="Arial" w:cs="Arial"/>
        </w:rPr>
      </w:pPr>
      <w:r w:rsidRPr="001E6501">
        <w:rPr>
          <w:rFonts w:ascii="Arial" w:hAnsi="Arial" w:cs="Arial"/>
          <w:b/>
        </w:rPr>
        <w:t xml:space="preserve">Tipo de Pessoa: </w:t>
      </w:r>
      <w:r w:rsidRPr="001E6501">
        <w:rPr>
          <w:rFonts w:ascii="Arial" w:hAnsi="Arial" w:cs="Arial"/>
        </w:rPr>
        <w:t xml:space="preserve">Pessoa Jurídica </w:t>
      </w:r>
      <w:r w:rsidRPr="001E6501">
        <w:rPr>
          <w:rFonts w:ascii="Arial" w:hAnsi="Arial" w:cs="Arial"/>
          <w:b/>
        </w:rPr>
        <w:t xml:space="preserve">CPF/CNPJ: </w:t>
      </w:r>
      <w:r w:rsidRPr="001E6501">
        <w:rPr>
          <w:rFonts w:ascii="Arial" w:hAnsi="Arial" w:cs="Arial"/>
        </w:rPr>
        <w:t>06279103000119</w:t>
      </w:r>
    </w:p>
    <w:p xmlns:wp14="http://schemas.microsoft.com/office/word/2010/wordml" w:rsidRPr="001E6501" w:rsidR="00777B29" w:rsidP="00A67E63" w:rsidRDefault="00777B29" w14:paraId="75F656E3" wp14:textId="77777777">
      <w:pPr>
        <w:spacing w:before="2" w:line="360" w:lineRule="auto"/>
        <w:rPr>
          <w:rFonts w:ascii="Arial" w:hAnsi="Arial" w:cs="Arial"/>
        </w:rPr>
      </w:pPr>
      <w:r w:rsidRPr="001E6501">
        <w:rPr>
          <w:rFonts w:ascii="Arial" w:hAnsi="Arial" w:cs="Arial"/>
          <w:b/>
        </w:rPr>
        <w:t xml:space="preserve">Nacionalidade: </w:t>
      </w:r>
      <w:r w:rsidRPr="001E6501">
        <w:rPr>
          <w:rFonts w:ascii="Arial" w:hAnsi="Arial" w:cs="Arial"/>
        </w:rPr>
        <w:t>Brasileira</w:t>
      </w:r>
    </w:p>
    <w:p xmlns:wp14="http://schemas.microsoft.com/office/word/2010/wordml" w:rsidRPr="001E6501" w:rsidR="00777B29" w:rsidP="00A67E63" w:rsidRDefault="00777B29" w14:paraId="1E0F05B8" wp14:textId="77777777">
      <w:pPr>
        <w:spacing w:before="117" w:line="360" w:lineRule="auto"/>
        <w:rPr>
          <w:rFonts w:ascii="Arial" w:hAnsi="Arial" w:cs="Arial"/>
        </w:rPr>
      </w:pPr>
      <w:r w:rsidRPr="001E6501">
        <w:rPr>
          <w:rFonts w:ascii="Arial" w:hAnsi="Arial" w:cs="Arial"/>
          <w:b/>
        </w:rPr>
        <w:t xml:space="preserve">Qualificação Jurídica: </w:t>
      </w:r>
      <w:r w:rsidRPr="001E6501">
        <w:rPr>
          <w:rFonts w:ascii="Arial" w:hAnsi="Arial" w:cs="Arial"/>
        </w:rPr>
        <w:t>Instituição de Ensino e Pesquisa</w:t>
      </w:r>
    </w:p>
    <w:p xmlns:wp14="http://schemas.microsoft.com/office/word/2010/wordml" w:rsidRPr="001E6501" w:rsidR="00777B29" w:rsidP="00A67E63" w:rsidRDefault="00777B29" w14:paraId="123A9139" wp14:textId="77777777">
      <w:pPr>
        <w:spacing w:before="120" w:line="360" w:lineRule="auto"/>
        <w:ind w:right="1325"/>
        <w:rPr>
          <w:rFonts w:ascii="Arial" w:hAnsi="Arial" w:cs="Arial"/>
        </w:rPr>
      </w:pPr>
      <w:r w:rsidRPr="001E6501">
        <w:rPr>
          <w:rFonts w:ascii="Arial" w:hAnsi="Arial" w:cs="Arial"/>
          <w:b/>
        </w:rPr>
        <w:t xml:space="preserve">Endereço: </w:t>
      </w:r>
      <w:r w:rsidRPr="001E6501">
        <w:rPr>
          <w:rFonts w:ascii="Arial" w:hAnsi="Arial" w:cs="Arial"/>
        </w:rPr>
        <w:t>Ci</w:t>
      </w:r>
      <w:r w:rsidR="00FA7006">
        <w:rPr>
          <w:rFonts w:ascii="Arial" w:hAnsi="Arial" w:cs="Arial"/>
        </w:rPr>
        <w:t>dade Universitária Dom Delgado,</w:t>
      </w:r>
      <w:proofErr w:type="gramStart"/>
      <w:r w:rsidR="00FA7006">
        <w:rPr>
          <w:rFonts w:ascii="Arial" w:hAnsi="Arial" w:cs="Arial"/>
        </w:rPr>
        <w:t xml:space="preserve">  </w:t>
      </w:r>
      <w:proofErr w:type="gramEnd"/>
      <w:r w:rsidRPr="001E6501">
        <w:rPr>
          <w:rFonts w:ascii="Arial" w:hAnsi="Arial" w:cs="Arial"/>
        </w:rPr>
        <w:t>Av. dos Portugueses, 1966, Vila Bacanga.</w:t>
      </w:r>
    </w:p>
    <w:p xmlns:wp14="http://schemas.microsoft.com/office/word/2010/wordml" w:rsidR="001E6501" w:rsidP="00A67E63" w:rsidRDefault="00777B29" w14:paraId="65D25814" wp14:textId="77777777">
      <w:pPr>
        <w:spacing w:line="360" w:lineRule="auto"/>
        <w:ind w:right="-1"/>
        <w:rPr>
          <w:rFonts w:ascii="Arial" w:hAnsi="Arial" w:cs="Arial"/>
        </w:rPr>
      </w:pPr>
      <w:r w:rsidRPr="001E6501">
        <w:rPr>
          <w:rFonts w:ascii="Arial" w:hAnsi="Arial" w:cs="Arial"/>
          <w:b/>
        </w:rPr>
        <w:t>Cidade</w:t>
      </w:r>
      <w:r w:rsidRPr="001E6501">
        <w:rPr>
          <w:rFonts w:ascii="Arial" w:hAnsi="Arial" w:cs="Arial"/>
        </w:rPr>
        <w:t>:</w:t>
      </w:r>
      <w:r w:rsidR="00FA7006">
        <w:rPr>
          <w:rFonts w:ascii="Arial" w:hAnsi="Arial" w:cs="Arial"/>
        </w:rPr>
        <w:t xml:space="preserve"> São Luí</w:t>
      </w:r>
      <w:r w:rsidRPr="001E6501">
        <w:rPr>
          <w:rFonts w:ascii="Arial" w:hAnsi="Arial" w:cs="Arial"/>
        </w:rPr>
        <w:t>s</w:t>
      </w:r>
      <w:bookmarkStart w:name="_GoBack" w:id="0"/>
      <w:bookmarkEnd w:id="0"/>
    </w:p>
    <w:p xmlns:wp14="http://schemas.microsoft.com/office/word/2010/wordml" w:rsidRPr="001E6501" w:rsidR="00777B29" w:rsidP="00A67E63" w:rsidRDefault="00777B29" w14:paraId="566CEAA1" wp14:textId="77777777">
      <w:pPr>
        <w:spacing w:line="360" w:lineRule="auto"/>
        <w:ind w:right="-1"/>
        <w:rPr>
          <w:rFonts w:ascii="Arial" w:hAnsi="Arial" w:cs="Arial"/>
        </w:rPr>
      </w:pPr>
      <w:r w:rsidRPr="001E6501">
        <w:rPr>
          <w:rFonts w:ascii="Arial" w:hAnsi="Arial" w:cs="Arial"/>
          <w:b/>
        </w:rPr>
        <w:t xml:space="preserve">Estado: </w:t>
      </w:r>
      <w:r w:rsidRPr="001E6501">
        <w:rPr>
          <w:rFonts w:ascii="Arial" w:hAnsi="Arial" w:cs="Arial"/>
        </w:rPr>
        <w:t xml:space="preserve">MA </w:t>
      </w:r>
    </w:p>
    <w:p xmlns:wp14="http://schemas.microsoft.com/office/word/2010/wordml" w:rsidRPr="001E6501" w:rsidR="00777B29" w:rsidP="00A67E63" w:rsidRDefault="00777B29" w14:paraId="4C47F12E" wp14:textId="77777777">
      <w:pPr>
        <w:spacing w:line="360" w:lineRule="auto"/>
        <w:ind w:right="-1"/>
        <w:rPr>
          <w:rFonts w:ascii="Arial" w:hAnsi="Arial" w:cs="Arial"/>
        </w:rPr>
      </w:pPr>
      <w:r w:rsidRPr="001E6501">
        <w:rPr>
          <w:rFonts w:ascii="Arial" w:hAnsi="Arial" w:cs="Arial"/>
          <w:b/>
        </w:rPr>
        <w:t xml:space="preserve">CEP: </w:t>
      </w:r>
      <w:r w:rsidRPr="001E6501">
        <w:rPr>
          <w:rFonts w:ascii="Arial" w:hAnsi="Arial" w:cs="Arial"/>
        </w:rPr>
        <w:t>65080-805</w:t>
      </w:r>
    </w:p>
    <w:p xmlns:wp14="http://schemas.microsoft.com/office/word/2010/wordml" w:rsidRPr="001E6501" w:rsidR="00777B29" w:rsidP="00A67E63" w:rsidRDefault="00777B29" w14:paraId="67834F46" wp14:textId="77777777">
      <w:pPr>
        <w:spacing w:line="360" w:lineRule="auto"/>
        <w:rPr>
          <w:rFonts w:ascii="Arial" w:hAnsi="Arial" w:cs="Arial"/>
        </w:rPr>
      </w:pPr>
      <w:r w:rsidRPr="001E6501">
        <w:rPr>
          <w:rFonts w:ascii="Arial" w:hAnsi="Arial" w:cs="Arial"/>
          <w:b/>
        </w:rPr>
        <w:t xml:space="preserve">País: </w:t>
      </w:r>
      <w:r w:rsidRPr="001E6501">
        <w:rPr>
          <w:rFonts w:ascii="Arial" w:hAnsi="Arial" w:cs="Arial"/>
        </w:rPr>
        <w:t>Brasil</w:t>
      </w:r>
    </w:p>
    <w:p xmlns:wp14="http://schemas.microsoft.com/office/word/2010/wordml" w:rsidRPr="001E6501" w:rsidR="00777B29" w:rsidP="00A67E63" w:rsidRDefault="00777B29" w14:paraId="7E6A09F6" wp14:textId="77777777">
      <w:pPr>
        <w:spacing w:before="117" w:line="360" w:lineRule="auto"/>
        <w:ind w:right="-1"/>
        <w:rPr>
          <w:rFonts w:ascii="Arial" w:hAnsi="Arial" w:cs="Arial"/>
          <w:b/>
        </w:rPr>
      </w:pPr>
      <w:r w:rsidRPr="001E6501">
        <w:rPr>
          <w:rFonts w:ascii="Arial" w:hAnsi="Arial" w:cs="Arial"/>
          <w:b/>
        </w:rPr>
        <w:t xml:space="preserve">Telefone: </w:t>
      </w:r>
      <w:r w:rsidRPr="001E6501">
        <w:rPr>
          <w:rFonts w:ascii="Arial" w:hAnsi="Arial" w:cs="Arial"/>
        </w:rPr>
        <w:t xml:space="preserve">(98) 32728710 </w:t>
      </w:r>
    </w:p>
    <w:p xmlns:wp14="http://schemas.microsoft.com/office/word/2010/wordml" w:rsidRPr="001E6501" w:rsidR="00777B29" w:rsidP="00A67E63" w:rsidRDefault="00777B29" w14:paraId="523D5191" wp14:textId="77777777">
      <w:pPr>
        <w:spacing w:before="4" w:line="360" w:lineRule="auto"/>
        <w:rPr>
          <w:rFonts w:ascii="Arial" w:hAnsi="Arial" w:cs="Arial"/>
        </w:rPr>
      </w:pPr>
      <w:r w:rsidRPr="001E6501">
        <w:rPr>
          <w:rFonts w:ascii="Arial" w:hAnsi="Arial" w:cs="Arial"/>
          <w:b/>
        </w:rPr>
        <w:t xml:space="preserve">E-mail: </w:t>
      </w:r>
      <w:hyperlink w:history="1" r:id="rId8">
        <w:r w:rsidRPr="001E6501">
          <w:rPr>
            <w:rStyle w:val="Hyperlink"/>
            <w:rFonts w:ascii="Arial" w:hAnsi="Arial" w:cs="Arial"/>
          </w:rPr>
          <w:t>ageufma.cprp@ufma.br</w:t>
        </w:r>
      </w:hyperlink>
    </w:p>
    <w:p xmlns:wp14="http://schemas.microsoft.com/office/word/2010/wordml" w:rsidRPr="001E6501" w:rsidR="00777B29" w:rsidP="00777B29" w:rsidRDefault="00777B29" w14:paraId="0A37501D" wp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</w:rPr>
      </w:pPr>
    </w:p>
    <w:p xmlns:wp14="http://schemas.microsoft.com/office/word/2010/wordml" w:rsidRPr="001E6501" w:rsidR="00777B29" w:rsidP="00777B29" w:rsidRDefault="00777B29" w14:paraId="5DAB6C7B" wp14:textId="77777777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Arial" w:hAnsi="Arial" w:cs="Arial"/>
          <w:color w:val="000000"/>
        </w:rPr>
      </w:pPr>
    </w:p>
    <w:p xmlns:wp14="http://schemas.microsoft.com/office/word/2010/wordml" w:rsidRPr="001E6501" w:rsidR="00777B29" w:rsidP="001E6501" w:rsidRDefault="00777B29" w14:paraId="14B7A7AD" wp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8417"/>
        </w:tabs>
        <w:spacing w:before="98"/>
        <w:rPr>
          <w:rFonts w:ascii="Arial" w:hAnsi="Arial" w:cs="Arial"/>
          <w:b/>
          <w:color w:val="000000"/>
        </w:rPr>
      </w:pPr>
      <w:r w:rsidRPr="001E6501">
        <w:rPr>
          <w:rFonts w:ascii="Arial" w:hAnsi="Arial" w:cs="Arial"/>
          <w:b/>
          <w:color w:val="000000"/>
          <w:highlight w:val="darkGray"/>
        </w:rPr>
        <w:t>DADOS DO PROGRAMA</w:t>
      </w:r>
      <w:r w:rsidRPr="001E6501">
        <w:rPr>
          <w:rFonts w:ascii="Arial" w:hAnsi="Arial" w:cs="Arial"/>
          <w:b/>
          <w:color w:val="000000"/>
          <w:highlight w:val="darkGray"/>
        </w:rPr>
        <w:tab/>
      </w:r>
    </w:p>
    <w:p xmlns:wp14="http://schemas.microsoft.com/office/word/2010/wordml" w:rsidRPr="001E6501" w:rsidR="00777B29" w:rsidP="001E6501" w:rsidRDefault="00777B29" w14:paraId="02EB378F" wp14:textId="77777777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Arial" w:hAnsi="Arial" w:cs="Arial"/>
          <w:b/>
          <w:color w:val="000000"/>
        </w:rPr>
      </w:pPr>
    </w:p>
    <w:p xmlns:wp14="http://schemas.microsoft.com/office/word/2010/wordml" w:rsidRPr="001E6501" w:rsidR="00777B29" w:rsidP="488E4C3E" w:rsidRDefault="00777B29" w14:paraId="2A2432D9" wp14:textId="29D7FB99">
      <w:pPr>
        <w:spacing w:before="7" w:line="360" w:lineRule="auto"/>
        <w:ind w:right="295"/>
        <w:rPr>
          <w:rFonts w:ascii="Arial" w:hAnsi="Arial" w:cs="Arial"/>
          <w:b w:val="0"/>
          <w:bCs w:val="0"/>
        </w:rPr>
      </w:pPr>
      <w:r w:rsidRPr="488E4C3E" w:rsidR="67967FE0">
        <w:rPr>
          <w:rFonts w:ascii="Arial" w:hAnsi="Arial" w:cs="Arial"/>
          <w:b w:val="1"/>
          <w:bCs w:val="1"/>
        </w:rPr>
        <w:t>Título</w:t>
      </w:r>
      <w:r w:rsidRPr="488E4C3E" w:rsidR="67967FE0">
        <w:rPr>
          <w:rFonts w:ascii="Arial" w:hAnsi="Arial" w:cs="Arial"/>
          <w:b w:val="0"/>
          <w:bCs w:val="0"/>
        </w:rPr>
        <w:t xml:space="preserve">: </w:t>
      </w:r>
      <w:r w:rsidRPr="488E4C3E" w:rsidR="73618FDB">
        <w:rPr>
          <w:rFonts w:ascii="Arial" w:hAnsi="Arial" w:cs="Arial"/>
          <w:b w:val="0"/>
          <w:bCs w:val="0"/>
        </w:rPr>
        <w:t>Sistema de compra rápida de passagem aérea integrado com IA</w:t>
      </w:r>
    </w:p>
    <w:p xmlns:wp14="http://schemas.microsoft.com/office/word/2010/wordml" w:rsidRPr="001E6501" w:rsidR="00777B29" w:rsidP="001E6501" w:rsidRDefault="00777B29" w14:paraId="2FCF82E6" wp14:textId="52A6C3EE">
      <w:pPr>
        <w:spacing w:line="360" w:lineRule="auto"/>
        <w:ind w:right="295"/>
        <w:rPr>
          <w:rFonts w:ascii="Arial" w:hAnsi="Arial" w:cs="Arial"/>
          <w:b w:val="0"/>
          <w:bCs w:val="0"/>
        </w:rPr>
      </w:pPr>
      <w:r w:rsidRPr="488E4C3E" w:rsidR="67967FE0">
        <w:rPr>
          <w:rFonts w:ascii="Arial" w:hAnsi="Arial" w:cs="Arial"/>
          <w:b w:val="1"/>
          <w:bCs w:val="1"/>
        </w:rPr>
        <w:t xml:space="preserve">Data Criação: </w:t>
      </w:r>
      <w:r w:rsidRPr="488E4C3E" w:rsidR="5032C0F8">
        <w:rPr>
          <w:rFonts w:ascii="Arial" w:hAnsi="Arial" w:cs="Arial"/>
          <w:b w:val="0"/>
          <w:bCs w:val="0"/>
        </w:rPr>
        <w:t>13 de junho de 2025</w:t>
      </w:r>
    </w:p>
    <w:p xmlns:wp14="http://schemas.microsoft.com/office/word/2010/wordml" w:rsidRPr="001E6501" w:rsidR="00777B29" w:rsidP="001E6501" w:rsidRDefault="00777B29" w14:paraId="4DFD374C" wp14:textId="77777777">
      <w:pPr>
        <w:spacing w:line="360" w:lineRule="auto"/>
        <w:ind w:right="295"/>
        <w:rPr>
          <w:rFonts w:ascii="Arial" w:hAnsi="Arial" w:cs="Arial"/>
        </w:rPr>
      </w:pPr>
      <w:r w:rsidRPr="001E6501">
        <w:rPr>
          <w:rFonts w:ascii="Arial" w:hAnsi="Arial" w:cs="Arial"/>
          <w:b/>
        </w:rPr>
        <w:t xml:space="preserve">Data de Publicação: </w:t>
      </w:r>
    </w:p>
    <w:p xmlns:wp14="http://schemas.microsoft.com/office/word/2010/wordml" w:rsidRPr="001E6501" w:rsidR="00777B29" w:rsidP="36F5F383" w:rsidRDefault="00777B29" w14:paraId="671B5464" wp14:textId="36059D16">
      <w:pPr>
        <w:spacing w:before="117" w:line="360" w:lineRule="auto"/>
        <w:ind w:right="295"/>
        <w:rPr>
          <w:rFonts w:ascii="Arial" w:hAnsi="Arial" w:cs="Arial"/>
          <w:b w:val="1"/>
          <w:bCs w:val="1"/>
        </w:rPr>
      </w:pPr>
      <w:r w:rsidRPr="36F5F383" w:rsidR="00777B29">
        <w:rPr>
          <w:rFonts w:ascii="Arial" w:hAnsi="Arial" w:cs="Arial"/>
          <w:b w:val="1"/>
          <w:bCs w:val="1"/>
          <w:lang w:val="en-US"/>
        </w:rPr>
        <w:t>Algorítimo</w:t>
      </w:r>
      <w:r w:rsidRPr="36F5F383" w:rsidR="00777B29">
        <w:rPr>
          <w:rFonts w:ascii="Arial" w:hAnsi="Arial" w:cs="Arial"/>
          <w:b w:val="1"/>
          <w:bCs w:val="1"/>
          <w:lang w:val="en-US"/>
        </w:rPr>
        <w:t xml:space="preserve"> </w:t>
      </w:r>
      <w:r w:rsidRPr="36F5F383" w:rsidR="00777B29">
        <w:rPr>
          <w:rFonts w:ascii="Arial" w:hAnsi="Arial" w:cs="Arial"/>
          <w:b w:val="1"/>
          <w:bCs w:val="1"/>
          <w:lang w:val="en-US"/>
        </w:rPr>
        <w:t>Hash</w:t>
      </w:r>
      <w:r w:rsidRPr="36F5F383" w:rsidR="00777B29">
        <w:rPr>
          <w:rFonts w:ascii="Arial" w:hAnsi="Arial" w:cs="Arial"/>
          <w:b w:val="1"/>
          <w:bCs w:val="1"/>
          <w:lang w:val="en-US"/>
        </w:rPr>
        <w:t>:</w:t>
      </w:r>
      <w:ins w:author="LILIA ROSA COELHO MOURA" w:date="2025-07-19T15:01:46.168Z" w:id="795377931">
        <w:r w:rsidRPr="36F5F383" w:rsidR="44C12FED">
          <w:rPr>
            <w:rFonts w:ascii="Arial" w:hAnsi="Arial" w:cs="Arial"/>
            <w:b w:val="1"/>
            <w:bCs w:val="1"/>
            <w:lang w:val="en-US"/>
          </w:rPr>
          <w:t xml:space="preserve"> </w:t>
        </w:r>
      </w:ins>
      <w:ins w:author="LILIA ROSA COELHO MOURA" w:date="2025-07-19T15:02:06.809Z" w:id="927011552">
        <w:r w:rsidRPr="36F5F383" w:rsidR="44C12FED">
          <w:rPr>
            <w:rFonts w:ascii="Arial" w:hAnsi="Arial" w:cs="Arial"/>
            <w:b w:val="1"/>
            <w:bCs w:val="1"/>
            <w:lang w:val="en-US"/>
          </w:rPr>
          <w:t>434d333980d47739e8e7b762654a17a926cfa1385f2a33354319221490d83ee916fd3fac206b0b744afe1a647a895c72c4d859427f6dfaf4de87202f6a3bfc43</w:t>
        </w:r>
      </w:ins>
    </w:p>
    <w:p xmlns:wp14="http://schemas.microsoft.com/office/word/2010/wordml" w:rsidRPr="001E6501" w:rsidR="00777B29" w:rsidP="001E6501" w:rsidRDefault="00777B29" w14:paraId="0CD89265" wp14:textId="77777777">
      <w:pPr>
        <w:spacing w:before="119" w:line="360" w:lineRule="auto"/>
        <w:ind w:right="295"/>
        <w:rPr>
          <w:rFonts w:ascii="Arial" w:hAnsi="Arial" w:cs="Arial"/>
          <w:b/>
        </w:rPr>
      </w:pPr>
      <w:r w:rsidRPr="001E6501">
        <w:rPr>
          <w:rFonts w:ascii="Arial" w:hAnsi="Arial" w:cs="Arial"/>
          <w:b/>
        </w:rPr>
        <w:t>Resumo digital Hash:</w:t>
      </w:r>
    </w:p>
    <w:p xmlns:wp14="http://schemas.microsoft.com/office/word/2010/wordml" w:rsidRPr="001E6501" w:rsidR="00777B29" w:rsidP="36F5F383" w:rsidRDefault="00777B29" w14:paraId="11D0BBB8" wp14:textId="1FDC7655">
      <w:pPr>
        <w:spacing w:before="115" w:line="360" w:lineRule="auto"/>
        <w:ind w:right="295"/>
        <w:rPr>
          <w:rFonts w:ascii="Arial" w:hAnsi="Arial" w:cs="Arial"/>
          <w:b w:val="1"/>
          <w:bCs w:val="1"/>
        </w:rPr>
      </w:pPr>
      <w:r w:rsidRPr="36F5F383" w:rsidR="00777B29">
        <w:rPr>
          <w:rFonts w:ascii="Arial" w:hAnsi="Arial" w:cs="Arial"/>
          <w:b w:val="1"/>
          <w:bCs w:val="1"/>
        </w:rPr>
        <w:t xml:space="preserve">Linguagem: </w:t>
      </w:r>
      <w:ins w:author="LILIA ROSA COELHO MOURA" w:date="2025-07-19T15:02:31.195Z" w:id="1187340907">
        <w:r w:rsidRPr="36F5F383" w:rsidR="5F35D3D6">
          <w:rPr>
            <w:rFonts w:ascii="Arial" w:hAnsi="Arial" w:cs="Arial"/>
            <w:b w:val="1"/>
            <w:bCs w:val="1"/>
          </w:rPr>
          <w:t>Python</w:t>
        </w:r>
      </w:ins>
    </w:p>
    <w:p xmlns:wp14="http://schemas.microsoft.com/office/word/2010/wordml" w:rsidRPr="00FB68F5" w:rsidR="00777B29" w:rsidP="488E4C3E" w:rsidRDefault="00777B29" w14:paraId="21920C51" wp14:textId="2EF2E0B9">
      <w:pPr>
        <w:spacing w:before="119" w:line="360" w:lineRule="auto"/>
        <w:ind w:right="295"/>
        <w:rPr>
          <w:rFonts w:ascii="Arial" w:hAnsi="Arial" w:cs="Arial"/>
          <w:b w:val="1"/>
          <w:bCs w:val="1"/>
        </w:rPr>
      </w:pPr>
      <w:r w:rsidRPr="488E4C3E" w:rsidR="67967FE0">
        <w:rPr>
          <w:rFonts w:ascii="Arial" w:hAnsi="Arial" w:cs="Arial"/>
          <w:b w:val="1"/>
          <w:bCs w:val="1"/>
        </w:rPr>
        <w:t xml:space="preserve">Campo de </w:t>
      </w:r>
      <w:r w:rsidRPr="488E4C3E" w:rsidR="67967FE0">
        <w:rPr>
          <w:rFonts w:ascii="Arial" w:hAnsi="Arial" w:cs="Arial"/>
          <w:b w:val="1"/>
          <w:bCs w:val="1"/>
        </w:rPr>
        <w:t>Aplicaçã</w:t>
      </w:r>
      <w:r w:rsidRPr="488E4C3E" w:rsidR="2FFACB2C">
        <w:rPr>
          <w:rFonts w:ascii="Arial" w:hAnsi="Arial" w:cs="Arial"/>
          <w:b w:val="1"/>
          <w:bCs w:val="1"/>
        </w:rPr>
        <w:t>o:</w:t>
      </w:r>
      <w:r w:rsidRPr="488E4C3E" w:rsidR="40540227">
        <w:rPr>
          <w:rFonts w:ascii="Arial" w:hAnsi="Arial" w:cs="Arial"/>
          <w:b w:val="1"/>
          <w:bCs w:val="1"/>
        </w:rPr>
        <w:t xml:space="preserve"> </w:t>
      </w:r>
      <w:r w:rsidRPr="488E4C3E" w:rsidR="40540227">
        <w:rPr>
          <w:rFonts w:ascii="Arial" w:hAnsi="Arial" w:cs="Arial"/>
          <w:b w:val="0"/>
          <w:bCs w:val="0"/>
        </w:rPr>
        <w:t>TP03-Serv Trans</w:t>
      </w:r>
    </w:p>
    <w:p xmlns:wp14="http://schemas.microsoft.com/office/word/2010/wordml" w:rsidRPr="00FB68F5" w:rsidR="00777B29" w:rsidP="488E4C3E" w:rsidRDefault="00777B29" w14:paraId="016B56BA" wp14:textId="6269088D">
      <w:pPr>
        <w:spacing w:before="119" w:line="360" w:lineRule="auto"/>
        <w:ind w:right="295"/>
        <w:rPr>
          <w:rFonts w:ascii="Arial" w:hAnsi="Arial" w:cs="Arial"/>
          <w:b w:val="1"/>
          <w:bCs w:val="1"/>
          <w:color w:val="5B9BD5" w:themeColor="accent1"/>
        </w:rPr>
      </w:pPr>
      <w:r w:rsidRPr="488E4C3E" w:rsidR="67967FE0">
        <w:rPr>
          <w:rFonts w:ascii="Arial" w:hAnsi="Arial" w:cs="Arial"/>
          <w:b w:val="1"/>
          <w:bCs w:val="1"/>
        </w:rPr>
        <w:t xml:space="preserve">Tipo de Programa: </w:t>
      </w:r>
      <w:r w:rsidRPr="488E4C3E" w:rsidR="434CA8D3">
        <w:rPr>
          <w:rFonts w:ascii="Arial" w:hAnsi="Arial" w:cs="Arial"/>
          <w:b w:val="0"/>
          <w:bCs w:val="0"/>
        </w:rPr>
        <w:t>AP01-Aplicativo</w:t>
      </w:r>
    </w:p>
    <w:p xmlns:wp14="http://schemas.microsoft.com/office/word/2010/wordml" w:rsidRPr="001E6501" w:rsidR="00777B29" w:rsidP="001E6501" w:rsidRDefault="00777B29" w14:paraId="3586A679" wp14:textId="77777777">
      <w:pPr>
        <w:spacing w:before="119" w:line="360" w:lineRule="auto"/>
        <w:ind w:right="295"/>
        <w:rPr>
          <w:rFonts w:ascii="Arial" w:hAnsi="Arial" w:cs="Arial"/>
          <w:b/>
          <w:bCs/>
          <w:shd w:val="clear" w:color="auto" w:fill="FFFFFF"/>
        </w:rPr>
      </w:pPr>
      <w:r w:rsidRPr="001E6501" w:rsidR="67967FE0">
        <w:rPr>
          <w:rFonts w:ascii="Arial" w:hAnsi="Arial" w:cs="Arial"/>
          <w:b w:val="1"/>
          <w:bCs w:val="1"/>
          <w:shd w:val="clear" w:color="auto" w:fill="FFFFFF"/>
        </w:rPr>
        <w:t>Breve apresentação do programa de computação:</w:t>
      </w:r>
    </w:p>
    <w:p xmlns:wp14="http://schemas.microsoft.com/office/word/2010/wordml" w:rsidR="001E6501" w:rsidP="488E4C3E" w:rsidRDefault="001E6501" w14:paraId="5A39BBE3" wp14:textId="493D72AA">
      <w:pPr>
        <w:ind w:firstLine="708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88E4C3E" w:rsidR="2D3AFC9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sistema de compra rápida de passagens aéreas com integração de Inteligência Artificial é uma aplicação web </w:t>
      </w:r>
      <w:r w:rsidRPr="488E4C3E" w:rsidR="1BCC23A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que está em desenvolvimento </w:t>
      </w:r>
      <w:r w:rsidRPr="488E4C3E" w:rsidR="2D3AFC90">
        <w:rPr>
          <w:rFonts w:ascii="Arial" w:hAnsi="Arial" w:eastAsia="Arial" w:cs="Arial"/>
          <w:noProof w:val="0"/>
          <w:sz w:val="24"/>
          <w:szCs w:val="24"/>
          <w:lang w:val="pt-BR"/>
        </w:rPr>
        <w:t>para tornar o planejamento e a aquisição de passagens mais simples, ágil e inteligente. Pensado para usuários que enfrentam dificuldades com plataformas confusas e pouco intuitivas</w:t>
      </w:r>
      <w:r w:rsidRPr="488E4C3E" w:rsidR="30AAB66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 precisam de eficiente no planejamento da viagem,</w:t>
      </w:r>
      <w:r w:rsidRPr="488E4C3E" w:rsidR="2D3AFC9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 sistema oferece uma experiência fluida por meio de uma interface amigável e responsiva</w:t>
      </w:r>
      <w:r w:rsidRPr="488E4C3E" w:rsidR="198B54E5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com </w:t>
      </w:r>
      <w:r w:rsidRPr="488E4C3E" w:rsidR="198B54E5">
        <w:rPr>
          <w:rFonts w:ascii="Arial" w:hAnsi="Arial" w:eastAsia="Arial" w:cs="Arial"/>
          <w:noProof w:val="0"/>
          <w:sz w:val="24"/>
          <w:szCs w:val="24"/>
          <w:lang w:val="pt-BR"/>
        </w:rPr>
        <w:t>chatbot</w:t>
      </w:r>
      <w:r w:rsidRPr="488E4C3E" w:rsidR="198B54E5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que pode ajudar na busca inteligente</w:t>
      </w:r>
      <w:r w:rsidRPr="488E4C3E" w:rsidR="2D3AFC90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xmlns:wp14="http://schemas.microsoft.com/office/word/2010/wordml" w:rsidRPr="001E6501" w:rsidR="00777B29" w:rsidP="001E6501" w:rsidRDefault="00777B29" w14:paraId="3EF5E046" wp14:textId="77777777">
      <w:pPr>
        <w:spacing w:line="360" w:lineRule="auto"/>
        <w:rPr>
          <w:rFonts w:ascii="Arial" w:hAnsi="Arial" w:cs="Arial"/>
          <w:b/>
          <w:bCs/>
        </w:rPr>
      </w:pPr>
      <w:r w:rsidRPr="488E4C3E" w:rsidR="67967FE0">
        <w:rPr>
          <w:rFonts w:ascii="Arial" w:hAnsi="Arial" w:cs="Arial"/>
          <w:b w:val="1"/>
          <w:bCs w:val="1"/>
        </w:rPr>
        <w:t>Descrição sucinta das características inovadoras e/ou vantagens do programa de computador</w:t>
      </w:r>
    </w:p>
    <w:p xmlns:wp14="http://schemas.microsoft.com/office/word/2010/wordml" w:rsidRPr="001E6501" w:rsidR="00777B29" w:rsidP="488E4C3E" w:rsidRDefault="00777B29" w14:paraId="41C8F396" wp14:textId="0DCEA0A8">
      <w:pPr>
        <w:spacing w:before="119" w:line="360" w:lineRule="auto"/>
        <w:ind w:firstLine="396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shd w:val="clear" w:color="auto" w:fill="FFF4F4"/>
          <w:lang w:val="pt-BR"/>
        </w:rPr>
      </w:pPr>
      <w:r w:rsidRPr="488E4C3E" w:rsidR="3810E0FC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O sistema se destaca por integrar Inteligência Artificial, proporcionando uma experiência personalizada e acessível para o usuário. Diferente de plataformas tradicionais, ele oferece recomendações inteligentes de voos e destinos, com base nas preferências do usuário</w:t>
      </w:r>
      <w:r w:rsidRPr="488E4C3E" w:rsidR="0A2389B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, evitando a perda de tempo com operações manuais de comparando diferentes escalas de viagem, </w:t>
      </w:r>
      <w:r w:rsidRPr="488E4C3E" w:rsidR="0A2389B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preços etc.</w:t>
      </w:r>
    </w:p>
    <w:p xmlns:wp14="http://schemas.microsoft.com/office/word/2010/wordml" w:rsidRPr="001E6501" w:rsidR="00777B29" w:rsidP="001E6501" w:rsidRDefault="00777B29" w14:paraId="5EBD6E5F" wp14:textId="77777777">
      <w:pPr>
        <w:spacing w:line="360" w:lineRule="auto"/>
        <w:rPr>
          <w:rFonts w:ascii="Arial" w:hAnsi="Arial" w:cs="Arial"/>
          <w:b/>
          <w:bCs/>
        </w:rPr>
      </w:pPr>
      <w:r w:rsidRPr="488E4C3E" w:rsidR="67967FE0">
        <w:rPr>
          <w:rFonts w:ascii="Arial" w:hAnsi="Arial" w:cs="Arial"/>
          <w:b w:val="1"/>
          <w:bCs w:val="1"/>
        </w:rPr>
        <w:t>Aplicação do programa de computador:</w:t>
      </w:r>
    </w:p>
    <w:p xmlns:wp14="http://schemas.microsoft.com/office/word/2010/wordml" w:rsidRPr="001E6501" w:rsidR="00777B29" w:rsidP="488E4C3E" w:rsidRDefault="00777B29" w14:paraId="72A3D3EC" wp14:textId="04DADC3E">
      <w:pPr>
        <w:spacing w:before="119" w:line="360" w:lineRule="auto"/>
        <w:ind w:firstLine="396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88E4C3E" w:rsidR="5F9C410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O sistema pode ser aplicado em agências de viagens online, empresas de turismo, plataformas de mobilidade aérea.</w:t>
      </w:r>
    </w:p>
    <w:p xmlns:wp14="http://schemas.microsoft.com/office/word/2010/wordml" w:rsidRPr="00A67E63" w:rsidR="00777B29" w:rsidP="00A67E63" w:rsidRDefault="00777B29" w14:paraId="3241EC87" wp14:textId="77777777">
      <w:pPr>
        <w:spacing w:line="360" w:lineRule="auto"/>
        <w:rPr>
          <w:rFonts w:ascii="Arial" w:hAnsi="Arial" w:cs="Arial"/>
          <w:b/>
          <w:bCs/>
        </w:rPr>
      </w:pPr>
      <w:r w:rsidRPr="488E4C3E" w:rsidR="67967FE0">
        <w:rPr>
          <w:rFonts w:ascii="Arial" w:hAnsi="Arial" w:cs="Arial"/>
          <w:b w:val="1"/>
          <w:bCs w:val="1"/>
        </w:rPr>
        <w:t>Desenvolvimentos Futuros:</w:t>
      </w:r>
    </w:p>
    <w:p w:rsidR="050DBBC3" w:rsidP="488E4C3E" w:rsidRDefault="050DBBC3" w14:paraId="619D71C4" w14:textId="512A57FE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08"/>
        <w:jc w:val="both"/>
        <w:rPr>
          <w:rFonts w:ascii="Arial" w:hAnsi="Arial" w:cs="Arial"/>
          <w:color w:val="000000" w:themeColor="text1" w:themeTint="FF" w:themeShade="FF"/>
        </w:rPr>
      </w:pPr>
      <w:r w:rsidRPr="488E4C3E" w:rsidR="050DBBC3">
        <w:rPr>
          <w:rFonts w:ascii="Arial" w:hAnsi="Arial" w:cs="Arial"/>
          <w:color w:val="000000" w:themeColor="text1" w:themeTint="FF" w:themeShade="FF"/>
        </w:rPr>
        <w:t xml:space="preserve">Por enquanto o sistema se trata de um protótipo e oferece apenas funcionalidades básicas, quais são: fazer login e cadastro com google, buscar viagens por um formulário ou pelo </w:t>
      </w:r>
      <w:r w:rsidRPr="488E4C3E" w:rsidR="050DBBC3">
        <w:rPr>
          <w:rFonts w:ascii="Arial" w:hAnsi="Arial" w:cs="Arial"/>
          <w:color w:val="000000" w:themeColor="text1" w:themeTint="FF" w:themeShade="FF"/>
        </w:rPr>
        <w:t>chatbot</w:t>
      </w:r>
      <w:r w:rsidRPr="488E4C3E" w:rsidR="050DBBC3">
        <w:rPr>
          <w:rFonts w:ascii="Arial" w:hAnsi="Arial" w:cs="Arial"/>
          <w:color w:val="000000" w:themeColor="text1" w:themeTint="FF" w:themeShade="FF"/>
        </w:rPr>
        <w:t>, comprar passagens (simu</w:t>
      </w:r>
      <w:r w:rsidRPr="488E4C3E" w:rsidR="00A48BD0">
        <w:rPr>
          <w:rFonts w:ascii="Arial" w:hAnsi="Arial" w:cs="Arial"/>
          <w:color w:val="000000" w:themeColor="text1" w:themeTint="FF" w:themeShade="FF"/>
        </w:rPr>
        <w:t xml:space="preserve">lação) e </w:t>
      </w:r>
      <w:r w:rsidRPr="488E4C3E" w:rsidR="050DBBC3">
        <w:rPr>
          <w:rFonts w:ascii="Arial" w:hAnsi="Arial" w:cs="Arial"/>
          <w:color w:val="000000" w:themeColor="text1" w:themeTint="FF" w:themeShade="FF"/>
        </w:rPr>
        <w:t>ver histórico de compras</w:t>
      </w:r>
      <w:r w:rsidRPr="488E4C3E" w:rsidR="0C2B0C70">
        <w:rPr>
          <w:rFonts w:ascii="Arial" w:hAnsi="Arial" w:cs="Arial"/>
          <w:color w:val="000000" w:themeColor="text1" w:themeTint="FF" w:themeShade="FF"/>
        </w:rPr>
        <w:t xml:space="preserve">. </w:t>
      </w:r>
    </w:p>
    <w:p w:rsidR="0C2B0C70" w:rsidP="488E4C3E" w:rsidRDefault="0C2B0C70" w14:paraId="6B8204DC" w14:textId="3D7CE1EA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08"/>
        <w:jc w:val="both"/>
        <w:rPr>
          <w:rFonts w:ascii="Arial" w:hAnsi="Arial" w:cs="Arial"/>
          <w:color w:val="000000" w:themeColor="text1" w:themeTint="FF" w:themeShade="FF"/>
        </w:rPr>
      </w:pPr>
      <w:r w:rsidRPr="488E4C3E" w:rsidR="0C2B0C70">
        <w:rPr>
          <w:rFonts w:ascii="Arial" w:hAnsi="Arial" w:cs="Arial"/>
          <w:color w:val="000000" w:themeColor="text1" w:themeTint="FF" w:themeShade="FF"/>
        </w:rPr>
        <w:t>A partir disso, possíveis melhorias podem ser implementadas no futuro como: preenchimento automático de dados na compra, busca usando o histórico de compra.</w:t>
      </w:r>
      <w:r w:rsidRPr="488E4C3E" w:rsidR="35642007">
        <w:rPr>
          <w:rFonts w:ascii="Arial" w:hAnsi="Arial" w:cs="Arial"/>
          <w:color w:val="000000" w:themeColor="text1" w:themeTint="FF" w:themeShade="FF"/>
        </w:rPr>
        <w:t xml:space="preserve"> Ter mais bases de dados sendo consultadas para refinar os </w:t>
      </w:r>
      <w:r w:rsidRPr="488E4C3E" w:rsidR="35642007">
        <w:rPr>
          <w:rFonts w:ascii="Arial" w:hAnsi="Arial" w:cs="Arial"/>
          <w:color w:val="000000" w:themeColor="text1" w:themeTint="FF" w:themeShade="FF"/>
        </w:rPr>
        <w:t>resultados</w:t>
      </w:r>
      <w:r w:rsidRPr="488E4C3E" w:rsidR="35642007">
        <w:rPr>
          <w:rFonts w:ascii="Arial" w:hAnsi="Arial" w:cs="Arial"/>
          <w:color w:val="000000" w:themeColor="text1" w:themeTint="FF" w:themeShade="FF"/>
        </w:rPr>
        <w:t xml:space="preserve"> mostrados.</w:t>
      </w:r>
    </w:p>
    <w:p xmlns:wp14="http://schemas.microsoft.com/office/word/2010/wordml" w:rsidRPr="00A67E63" w:rsidR="00777B29" w:rsidP="00A67E63" w:rsidRDefault="00777B29" w14:paraId="2C4AAB64" wp14:textId="77777777">
      <w:pPr>
        <w:spacing w:line="360" w:lineRule="auto"/>
        <w:rPr>
          <w:rFonts w:ascii="Arial" w:hAnsi="Arial" w:cs="Arial"/>
          <w:b/>
          <w:bCs/>
        </w:rPr>
      </w:pPr>
      <w:r w:rsidRPr="488E4C3E" w:rsidR="67967FE0">
        <w:rPr>
          <w:rFonts w:ascii="Arial" w:hAnsi="Arial" w:cs="Arial"/>
          <w:b w:val="1"/>
          <w:bCs w:val="1"/>
        </w:rPr>
        <w:t>Viabilidade Econômica:</w:t>
      </w:r>
    </w:p>
    <w:p xmlns:wp14="http://schemas.microsoft.com/office/word/2010/wordml" w:rsidRPr="00A67E63" w:rsidR="00A67E63" w:rsidP="488E4C3E" w:rsidRDefault="00A67E63" w14:paraId="0E27B00A" wp14:textId="5AACB7B2">
      <w:pPr>
        <w:spacing w:line="360" w:lineRule="auto"/>
        <w:ind w:firstLine="708"/>
        <w:jc w:val="both"/>
      </w:pPr>
      <w:r w:rsidRPr="488E4C3E" w:rsidR="3FAEB82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Economicamente, o sistema tem potencial para retorno rápido, já que atende a uma demanda crescente por </w:t>
      </w:r>
      <w:r w:rsidRPr="488E4C3E" w:rsidR="3FAEB82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ferramentas práticas e inteligentes de compra de passagens</w:t>
      </w:r>
      <w:r w:rsidRPr="488E4C3E" w:rsidR="3FAEB82F">
        <w:rPr>
          <w:rFonts w:ascii="Arial" w:hAnsi="Arial" w:eastAsia="Arial" w:cs="Arial"/>
          <w:noProof w:val="0"/>
          <w:sz w:val="24"/>
          <w:szCs w:val="24"/>
          <w:lang w:val="pt-BR"/>
        </w:rPr>
        <w:t>, especialmente entre usuários que valorizam conforto, agilidade e personalização. A possibilidade de monetização inclui parcerias com companhias aéreas, comissões sobre vendas e modelos premium para usuários ou agências.</w:t>
      </w:r>
    </w:p>
    <w:p xmlns:wp14="http://schemas.microsoft.com/office/word/2010/wordml" w:rsidRPr="001E6501" w:rsidR="00777B29" w:rsidP="00A67E63" w:rsidRDefault="00777B29" w14:paraId="630E9345" wp14:textId="77777777">
      <w:pPr>
        <w:spacing w:before="119" w:line="360" w:lineRule="auto"/>
        <w:ind w:right="295"/>
        <w:rPr>
          <w:rFonts w:ascii="Arial" w:hAnsi="Arial" w:cs="Arial"/>
          <w:b/>
          <w:bCs/>
          <w:shd w:val="clear" w:color="auto" w:fill="FFFFFF"/>
        </w:rPr>
      </w:pPr>
      <w:r w:rsidRPr="001E6501" w:rsidR="67967FE0">
        <w:rPr>
          <w:rFonts w:ascii="Arial" w:hAnsi="Arial" w:cs="Arial"/>
          <w:b w:val="1"/>
          <w:bCs w:val="1"/>
          <w:shd w:val="clear" w:color="auto" w:fill="FFFFFF"/>
        </w:rPr>
        <w:t>Programas Similares:</w:t>
      </w:r>
    </w:p>
    <w:p xmlns:wp14="http://schemas.microsoft.com/office/word/2010/wordml" w:rsidRPr="001E6501" w:rsidR="00777B29" w:rsidP="488E4C3E" w:rsidRDefault="00777B29" w14:paraId="5EF3BD7A" wp14:textId="4A707A93">
      <w:pPr>
        <w:spacing w:before="0" w:beforeAutospacing="off" w:after="240" w:afterAutospacing="off"/>
        <w:ind w:firstLine="708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88E4C3E" w:rsidR="2F884246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Atualmente, existem diversas plataformas conhecidas para busca e compra de passagens aéreas, como Decolar, </w:t>
      </w:r>
      <w:r w:rsidRPr="488E4C3E" w:rsidR="2F884246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Skyscanner</w:t>
      </w:r>
      <w:r w:rsidRPr="488E4C3E" w:rsidR="2F884246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, 123Milhas, </w:t>
      </w:r>
      <w:r w:rsidRPr="488E4C3E" w:rsidR="2F884246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Viajanet</w:t>
      </w:r>
      <w:r w:rsidRPr="488E4C3E" w:rsidR="2F884246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, entre outras. Essas ferramentas oferecem funcionalidades importantes, como comparação de preços entre companhias, filtros por datas e destinos, e suporte a diferentes formas de pagamento. A maioria dessas soluções exige que o usuário realize manualmente todo o processo de busca, mesmo em situações simples.</w:t>
      </w:r>
      <w:r w:rsidRPr="488E4C3E" w:rsidR="62FBF29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É nesse ponto que o sistema proposto se diferencia, pois utiliza Inteligência Artificial para recomendar destinos e voos com base nas preferências e histórico do usuário.</w:t>
      </w:r>
    </w:p>
    <w:p xmlns:wp14="http://schemas.microsoft.com/office/word/2010/wordml" w:rsidRPr="001E6501" w:rsidR="00777B29" w:rsidP="488E4C3E" w:rsidRDefault="00777B29" w14:paraId="60061E4C" wp14:textId="36C43FAE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rFonts w:ascii="Arial" w:hAnsi="Arial" w:cs="Arial"/>
          <w:color w:val="000000"/>
        </w:rPr>
      </w:pPr>
    </w:p>
    <w:p xmlns:wp14="http://schemas.microsoft.com/office/word/2010/wordml" w:rsidRPr="001E6501" w:rsidR="00777B29" w:rsidP="00777B29" w:rsidRDefault="00777B29" w14:paraId="44EAFD9C" wp14:textId="77777777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Arial" w:hAnsi="Arial" w:cs="Arial"/>
          <w:color w:val="000000"/>
        </w:rPr>
      </w:pPr>
    </w:p>
    <w:p xmlns:wp14="http://schemas.microsoft.com/office/word/2010/wordml" w:rsidRPr="001E6501" w:rsidR="00777B29" w:rsidP="00A67E63" w:rsidRDefault="00777B29" w14:paraId="79174F68" wp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8417"/>
        </w:tabs>
        <w:rPr>
          <w:rFonts w:ascii="Arial" w:hAnsi="Arial" w:cs="Arial"/>
          <w:b/>
          <w:color w:val="000000"/>
        </w:rPr>
      </w:pPr>
      <w:r w:rsidRPr="001E6501">
        <w:rPr>
          <w:rFonts w:ascii="Arial" w:hAnsi="Arial" w:cs="Arial"/>
          <w:b/>
          <w:color w:val="000000"/>
          <w:highlight w:val="darkGray"/>
        </w:rPr>
        <w:t xml:space="preserve">DADOS DO(S) </w:t>
      </w:r>
      <w:proofErr w:type="gramStart"/>
      <w:r w:rsidRPr="001E6501">
        <w:rPr>
          <w:rFonts w:ascii="Arial" w:hAnsi="Arial" w:cs="Arial"/>
          <w:b/>
          <w:color w:val="000000"/>
          <w:highlight w:val="darkGray"/>
        </w:rPr>
        <w:t>AUTOR(</w:t>
      </w:r>
      <w:proofErr w:type="gramEnd"/>
      <w:r w:rsidRPr="001E6501">
        <w:rPr>
          <w:rFonts w:ascii="Arial" w:hAnsi="Arial" w:cs="Arial"/>
          <w:b/>
          <w:color w:val="000000"/>
          <w:highlight w:val="darkGray"/>
        </w:rPr>
        <w:t>ES)</w:t>
      </w:r>
      <w:r w:rsidRPr="001E6501">
        <w:rPr>
          <w:rFonts w:ascii="Arial" w:hAnsi="Arial" w:cs="Arial"/>
          <w:b/>
          <w:color w:val="000000"/>
          <w:highlight w:val="darkGray"/>
        </w:rPr>
        <w:tab/>
      </w:r>
    </w:p>
    <w:p xmlns:wp14="http://schemas.microsoft.com/office/word/2010/wordml" w:rsidRPr="001E6501" w:rsidR="00777B29" w:rsidP="00777B29" w:rsidRDefault="00777B29" w14:paraId="4B94D5A5" wp14:textId="77777777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Arial" w:hAnsi="Arial" w:cs="Arial"/>
          <w:b/>
          <w:color w:val="000000"/>
        </w:rPr>
      </w:pPr>
    </w:p>
    <w:tbl>
      <w:tblPr>
        <w:tblW w:w="8427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364"/>
        <w:gridCol w:w="4063"/>
      </w:tblGrid>
      <w:tr xmlns:wp14="http://schemas.microsoft.com/office/word/2010/wordml" w:rsidRPr="001E6501" w:rsidR="00777B29" w:rsidTr="2A89A878" w14:paraId="605D7E38" wp14:textId="77777777">
        <w:trPr>
          <w:trHeight w:val="240"/>
        </w:trPr>
        <w:tc>
          <w:tcPr>
            <w:tcW w:w="8427" w:type="dxa"/>
            <w:gridSpan w:val="2"/>
            <w:shd w:val="clear" w:color="auto" w:fill="BFBFBF" w:themeFill="background1" w:themeFillShade="BF"/>
            <w:tcMar/>
          </w:tcPr>
          <w:p w:rsidRPr="001E6501" w:rsidR="00777B29" w:rsidP="00427A68" w:rsidRDefault="00777B29" w14:paraId="12674776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00" w:hanging="100"/>
              <w:rPr>
                <w:rFonts w:ascii="Arial" w:hAnsi="Arial" w:cs="Arial"/>
                <w:b/>
                <w:bCs/>
                <w:color w:val="000000"/>
              </w:rPr>
            </w:pPr>
            <w:r w:rsidRPr="001E6501">
              <w:rPr>
                <w:rFonts w:ascii="Arial" w:hAnsi="Arial" w:cs="Arial"/>
                <w:b/>
                <w:bCs/>
                <w:color w:val="000000"/>
              </w:rPr>
              <w:t xml:space="preserve">1. Nome: </w:t>
            </w:r>
          </w:p>
        </w:tc>
      </w:tr>
      <w:tr xmlns:wp14="http://schemas.microsoft.com/office/word/2010/wordml" w:rsidRPr="001E6501" w:rsidR="00777B29" w:rsidTr="2A89A878" w14:paraId="45433356" wp14:textId="77777777">
        <w:trPr>
          <w:trHeight w:val="240"/>
        </w:trPr>
        <w:tc>
          <w:tcPr>
            <w:tcW w:w="4364" w:type="dxa"/>
            <w:shd w:val="clear" w:color="auto" w:fill="auto"/>
            <w:tcMar/>
          </w:tcPr>
          <w:p w:rsidRPr="001E6501" w:rsidR="00777B29" w:rsidP="488E4C3E" w:rsidRDefault="00777B29" w14:paraId="7CF8E916" wp14:textId="67E073A0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4"/>
              <w:ind w:left="100" w:hanging="100"/>
              <w:rPr>
                <w:rFonts w:ascii="Arial" w:hAnsi="Arial" w:cs="Arial"/>
                <w:b w:val="1"/>
                <w:bCs w:val="1"/>
                <w:color w:val="000000"/>
              </w:rPr>
            </w:pPr>
            <w:r w:rsidRPr="488E4C3E" w:rsidR="67967FE0">
              <w:rPr>
                <w:rFonts w:ascii="Arial" w:hAnsi="Arial" w:cs="Arial"/>
                <w:color w:val="000000" w:themeColor="text1" w:themeTint="FF" w:themeShade="FF"/>
              </w:rPr>
              <w:t>Instituição:</w:t>
            </w:r>
            <w:r w:rsidRPr="488E4C3E" w:rsidR="1B9F0873">
              <w:rPr>
                <w:rFonts w:ascii="Arial" w:hAnsi="Arial" w:cs="Arial"/>
                <w:color w:val="000000" w:themeColor="text1" w:themeTint="FF" w:themeShade="FF"/>
              </w:rPr>
              <w:t xml:space="preserve"> Universidade Federal do Maranhão</w:t>
            </w:r>
          </w:p>
        </w:tc>
        <w:tc>
          <w:tcPr>
            <w:tcW w:w="4063" w:type="dxa"/>
            <w:shd w:val="clear" w:color="auto" w:fill="auto"/>
            <w:tcMar/>
          </w:tcPr>
          <w:p w:rsidRPr="001E6501" w:rsidR="00777B29" w:rsidP="488E4C3E" w:rsidRDefault="00777B29" w14:paraId="2CA8D32B" wp14:textId="2E8B2EFF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4"/>
              <w:ind w:left="100" w:hanging="100"/>
              <w:rPr>
                <w:rFonts w:ascii="Arial" w:hAnsi="Arial" w:cs="Arial"/>
                <w:color w:val="000000"/>
              </w:rPr>
            </w:pPr>
            <w:r w:rsidRPr="488E4C3E" w:rsidR="67967FE0">
              <w:rPr>
                <w:rFonts w:ascii="Arial" w:hAnsi="Arial" w:cs="Arial"/>
                <w:color w:val="000000" w:themeColor="text1" w:themeTint="FF" w:themeShade="FF"/>
              </w:rPr>
              <w:t xml:space="preserve">Vínculo: </w:t>
            </w:r>
            <w:r w:rsidRPr="488E4C3E" w:rsidR="6DCAB99B">
              <w:rPr>
                <w:rFonts w:ascii="Arial" w:hAnsi="Arial" w:cs="Arial"/>
                <w:color w:val="000000" w:themeColor="text1" w:themeTint="FF" w:themeShade="FF"/>
              </w:rPr>
              <w:t>Estudante</w:t>
            </w:r>
          </w:p>
        </w:tc>
      </w:tr>
      <w:tr xmlns:wp14="http://schemas.microsoft.com/office/word/2010/wordml" w:rsidRPr="001E6501" w:rsidR="00777B29" w:rsidTr="2A89A878" w14:paraId="6CBF0FF4" wp14:textId="77777777">
        <w:trPr>
          <w:trHeight w:val="240"/>
        </w:trPr>
        <w:tc>
          <w:tcPr>
            <w:tcW w:w="8427" w:type="dxa"/>
            <w:gridSpan w:val="2"/>
            <w:shd w:val="clear" w:color="auto" w:fill="auto"/>
            <w:tcMar/>
          </w:tcPr>
          <w:p w:rsidRPr="001E6501" w:rsidR="00777B29" w:rsidP="2A89A878" w:rsidRDefault="00777B29" w14:paraId="73FC1470" wp14:textId="6172A2D0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4"/>
              <w:ind w:left="100" w:hanging="100"/>
              <w:rPr>
                <w:rFonts w:ascii="Arial" w:hAnsi="Arial" w:cs="Arial"/>
                <w:color w:val="000000" w:themeColor="text1" w:themeTint="FF" w:themeShade="FF"/>
              </w:rPr>
            </w:pPr>
            <w:r w:rsidRPr="2A89A878" w:rsidR="110392B7">
              <w:rPr>
                <w:rFonts w:ascii="Arial" w:hAnsi="Arial" w:cs="Arial"/>
                <w:color w:val="000000" w:themeColor="text1" w:themeTint="FF" w:themeShade="FF"/>
              </w:rPr>
              <w:t>Participação na Criação do Programa:</w:t>
            </w:r>
          </w:p>
          <w:p w:rsidRPr="001E6501" w:rsidR="00777B29" w:rsidP="2A89A878" w:rsidRDefault="00777B29" w14:paraId="34018B7A" wp14:textId="795EBF4E">
            <w:pPr>
              <w:pStyle w:val="ListParagraph"/>
              <w:numPr>
                <w:ilvl w:val="0"/>
                <w:numId w:val="2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4"/>
              <w:ind/>
              <w:rPr>
                <w:rFonts w:ascii="Arial" w:hAnsi="Arial" w:cs="Arial"/>
                <w:color w:val="000000" w:themeColor="text1" w:themeTint="FF" w:themeShade="FF"/>
                <w:sz w:val="24"/>
                <w:szCs w:val="24"/>
              </w:rPr>
            </w:pPr>
            <w:r w:rsidRPr="2A89A878" w:rsidR="110392B7">
              <w:rPr>
                <w:rFonts w:ascii="Arial" w:hAnsi="Arial" w:cs="Arial"/>
                <w:color w:val="000000" w:themeColor="text1" w:themeTint="FF" w:themeShade="FF"/>
                <w:sz w:val="24"/>
                <w:szCs w:val="24"/>
              </w:rPr>
              <w:t>Levantamento de requisitos;</w:t>
            </w:r>
          </w:p>
          <w:p w:rsidRPr="001E6501" w:rsidR="00777B29" w:rsidP="2A89A878" w:rsidRDefault="00777B29" w14:paraId="7AF3C42B" wp14:textId="600B12A8">
            <w:pPr>
              <w:pStyle w:val="ListParagraph"/>
              <w:numPr>
                <w:ilvl w:val="0"/>
                <w:numId w:val="2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4"/>
              <w:ind/>
              <w:rPr>
                <w:rFonts w:ascii="Arial" w:hAnsi="Arial" w:cs="Arial"/>
                <w:color w:val="000000" w:themeColor="text1" w:themeTint="FF" w:themeShade="FF"/>
                <w:sz w:val="24"/>
                <w:szCs w:val="24"/>
              </w:rPr>
            </w:pPr>
            <w:r w:rsidRPr="2A89A878" w:rsidR="110392B7">
              <w:rPr>
                <w:rFonts w:ascii="Arial" w:hAnsi="Arial" w:cs="Arial"/>
                <w:color w:val="000000" w:themeColor="text1" w:themeTint="FF" w:themeShade="FF"/>
                <w:sz w:val="24"/>
                <w:szCs w:val="24"/>
              </w:rPr>
              <w:t>Modelagem do sistema utilizando UML;</w:t>
            </w:r>
          </w:p>
          <w:p w:rsidRPr="001E6501" w:rsidR="00777B29" w:rsidP="2A89A878" w:rsidRDefault="00777B29" w14:paraId="7BFBD29C" wp14:textId="6A5576BC">
            <w:pPr>
              <w:pStyle w:val="ListParagraph"/>
              <w:numPr>
                <w:ilvl w:val="0"/>
                <w:numId w:val="2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4"/>
              <w:ind/>
              <w:rPr>
                <w:rFonts w:ascii="Arial" w:hAnsi="Arial" w:cs="Arial"/>
                <w:color w:val="000000" w:themeColor="text1" w:themeTint="FF" w:themeShade="FF"/>
                <w:sz w:val="24"/>
                <w:szCs w:val="24"/>
              </w:rPr>
            </w:pPr>
            <w:r w:rsidRPr="2A89A878" w:rsidR="110392B7">
              <w:rPr>
                <w:rFonts w:ascii="Arial" w:hAnsi="Arial" w:cs="Arial"/>
                <w:color w:val="000000" w:themeColor="text1" w:themeTint="FF" w:themeShade="FF"/>
                <w:sz w:val="24"/>
                <w:szCs w:val="24"/>
              </w:rPr>
              <w:t>Integração do chatbot com inteligência artificial;</w:t>
            </w:r>
          </w:p>
          <w:p w:rsidRPr="001E6501" w:rsidR="00777B29" w:rsidP="2A89A878" w:rsidRDefault="00777B29" w14:paraId="3032EC97" wp14:textId="46BED6DC">
            <w:pPr>
              <w:pStyle w:val="ListParagraph"/>
              <w:numPr>
                <w:ilvl w:val="0"/>
                <w:numId w:val="2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4"/>
              <w:ind/>
              <w:rPr>
                <w:rFonts w:ascii="Arial" w:hAnsi="Arial" w:cs="Arial"/>
                <w:color w:val="000000" w:themeColor="text1" w:themeTint="FF" w:themeShade="FF"/>
                <w:sz w:val="24"/>
                <w:szCs w:val="24"/>
              </w:rPr>
            </w:pPr>
            <w:r w:rsidRPr="2A89A878" w:rsidR="110392B7">
              <w:rPr>
                <w:rFonts w:ascii="Arial" w:hAnsi="Arial" w:cs="Arial"/>
                <w:color w:val="000000" w:themeColor="text1" w:themeTint="FF" w:themeShade="FF"/>
                <w:sz w:val="24"/>
                <w:szCs w:val="24"/>
              </w:rPr>
              <w:t>Definição dos fluxos de uso e comportamento do sistema;</w:t>
            </w:r>
          </w:p>
          <w:p w:rsidRPr="001E6501" w:rsidR="00777B29" w:rsidP="2A89A878" w:rsidRDefault="00777B29" w14:paraId="3DEEC669" wp14:textId="1ED2CDFB">
            <w:pPr>
              <w:pStyle w:val="ListParagraph"/>
              <w:numPr>
                <w:ilvl w:val="0"/>
                <w:numId w:val="2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4"/>
              <w:ind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2A89A878" w:rsidR="110392B7">
              <w:rPr>
                <w:rFonts w:ascii="Arial" w:hAnsi="Arial" w:cs="Arial"/>
                <w:color w:val="000000" w:themeColor="text1" w:themeTint="FF" w:themeShade="FF"/>
                <w:sz w:val="24"/>
                <w:szCs w:val="24"/>
              </w:rPr>
              <w:t>Elaboração da documentação técnica das entidades do sistema.</w:t>
            </w:r>
          </w:p>
        </w:tc>
      </w:tr>
      <w:tr xmlns:wp14="http://schemas.microsoft.com/office/word/2010/wordml" w:rsidRPr="001E6501" w:rsidR="00777B29" w:rsidTr="2A89A878" w14:paraId="2A914804" wp14:textId="77777777">
        <w:trPr>
          <w:trHeight w:val="240"/>
        </w:trPr>
        <w:tc>
          <w:tcPr>
            <w:tcW w:w="436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Pr="001E6501" w:rsidR="00777B29" w:rsidP="00427A68" w:rsidRDefault="00777B29" w14:paraId="08A5BE4C" wp14:textId="77777777">
            <w:pPr>
              <w:spacing w:before="240" w:line="276" w:lineRule="auto"/>
              <w:ind w:left="100"/>
              <w:rPr>
                <w:rFonts w:ascii="Arial" w:hAnsi="Arial" w:cs="Arial"/>
              </w:rPr>
            </w:pPr>
            <w:r w:rsidRPr="001E6501">
              <w:rPr>
                <w:rFonts w:ascii="Arial" w:hAnsi="Arial" w:cs="Arial"/>
              </w:rPr>
              <w:t xml:space="preserve">CPF: </w:t>
            </w:r>
          </w:p>
        </w:tc>
        <w:tc>
          <w:tcPr>
            <w:tcW w:w="4063" w:type="dxa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Pr="001E6501" w:rsidR="00777B29" w:rsidP="00427A68" w:rsidRDefault="00777B29" w14:paraId="1F4C0FF9" wp14:textId="6C5FFB46">
            <w:pPr>
              <w:spacing w:line="276" w:lineRule="auto"/>
              <w:ind w:left="100"/>
              <w:rPr>
                <w:rFonts w:ascii="Arial" w:hAnsi="Arial" w:cs="Arial"/>
              </w:rPr>
            </w:pPr>
            <w:r w:rsidRPr="488E4C3E" w:rsidR="67967FE0">
              <w:rPr>
                <w:rFonts w:ascii="Arial" w:hAnsi="Arial" w:cs="Arial"/>
              </w:rPr>
              <w:t xml:space="preserve">Nacionalidade: </w:t>
            </w:r>
            <w:r w:rsidRPr="488E4C3E" w:rsidR="294C7398">
              <w:rPr>
                <w:rFonts w:ascii="Arial" w:hAnsi="Arial" w:cs="Arial"/>
              </w:rPr>
              <w:t>brasileiro</w:t>
            </w:r>
          </w:p>
        </w:tc>
      </w:tr>
      <w:tr xmlns:wp14="http://schemas.microsoft.com/office/word/2010/wordml" w:rsidRPr="001E6501" w:rsidR="00777B29" w:rsidTr="2A89A878" w14:paraId="40B4E33E" wp14:textId="77777777">
        <w:trPr>
          <w:trHeight w:val="420"/>
        </w:trPr>
        <w:tc>
          <w:tcPr>
            <w:tcW w:w="8427" w:type="dxa"/>
            <w:gridSpan w:val="2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Pr="001E6501" w:rsidR="00777B29" w:rsidP="488E4C3E" w:rsidRDefault="00777B29" w14:paraId="403C9D6D" wp14:textId="2C82AB40">
            <w:pPr>
              <w:spacing w:line="276" w:lineRule="auto"/>
              <w:ind/>
              <w:rPr>
                <w:rFonts w:ascii="Arial" w:hAnsi="Arial" w:cs="Arial"/>
              </w:rPr>
            </w:pPr>
            <w:r w:rsidRPr="488E4C3E" w:rsidR="67967FE0">
              <w:rPr>
                <w:rFonts w:ascii="Arial" w:hAnsi="Arial" w:cs="Arial"/>
              </w:rPr>
              <w:t xml:space="preserve">Qualificação Física: </w:t>
            </w:r>
            <w:r w:rsidRPr="488E4C3E" w:rsidR="26FED4F3">
              <w:rPr>
                <w:rFonts w:ascii="Arial" w:hAnsi="Arial" w:cs="Arial"/>
              </w:rPr>
              <w:t>Estudante de graduação</w:t>
            </w:r>
            <w:proofErr w:type="gramStart"/>
            <w:proofErr w:type="gramEnd"/>
          </w:p>
        </w:tc>
      </w:tr>
      <w:tr xmlns:wp14="http://schemas.microsoft.com/office/word/2010/wordml" w:rsidRPr="001E6501" w:rsidR="00777B29" w:rsidTr="2A89A878" w14:paraId="3FE68D7A" wp14:textId="77777777">
        <w:trPr>
          <w:trHeight w:val="200"/>
        </w:trPr>
        <w:tc>
          <w:tcPr>
            <w:tcW w:w="8427" w:type="dxa"/>
            <w:gridSpan w:val="2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:rsidRPr="001E6501" w:rsidR="00777B29" w:rsidP="00427A68" w:rsidRDefault="00777B29" w14:paraId="2AB71EE7" wp14:textId="77777777">
            <w:pPr>
              <w:spacing w:before="240" w:line="276" w:lineRule="auto"/>
              <w:ind w:left="100"/>
              <w:rPr>
                <w:rFonts w:ascii="Arial" w:hAnsi="Arial" w:cs="Arial"/>
              </w:rPr>
            </w:pPr>
            <w:r w:rsidRPr="001E6501">
              <w:rPr>
                <w:rFonts w:ascii="Arial" w:hAnsi="Arial" w:cs="Arial"/>
              </w:rPr>
              <w:t>Endereço:</w:t>
            </w:r>
          </w:p>
        </w:tc>
      </w:tr>
      <w:tr xmlns:wp14="http://schemas.microsoft.com/office/word/2010/wordml" w:rsidRPr="001E6501" w:rsidR="00777B29" w:rsidTr="2A89A878" w14:paraId="75EED7DE" wp14:textId="77777777">
        <w:trPr>
          <w:trHeight w:val="240"/>
        </w:trPr>
        <w:tc>
          <w:tcPr>
            <w:tcW w:w="4364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:rsidRPr="001E6501" w:rsidR="00777B29" w:rsidP="00427A68" w:rsidRDefault="00777B29" w14:paraId="79D7B86A" wp14:textId="3F1C13D9">
            <w:pPr>
              <w:spacing w:before="240" w:line="276" w:lineRule="auto"/>
              <w:ind w:left="100"/>
              <w:rPr>
                <w:rFonts w:ascii="Arial" w:hAnsi="Arial" w:cs="Arial"/>
              </w:rPr>
            </w:pPr>
            <w:r w:rsidRPr="488E4C3E" w:rsidR="67967FE0">
              <w:rPr>
                <w:rFonts w:ascii="Arial" w:hAnsi="Arial" w:cs="Arial"/>
              </w:rPr>
              <w:t xml:space="preserve">Cidade: </w:t>
            </w:r>
            <w:r w:rsidRPr="488E4C3E" w:rsidR="42D8CF86">
              <w:rPr>
                <w:rFonts w:ascii="Arial" w:hAnsi="Arial" w:cs="Arial"/>
              </w:rPr>
              <w:t>São Luís</w:t>
            </w:r>
          </w:p>
        </w:tc>
        <w:tc>
          <w:tcPr>
            <w:tcW w:w="4063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:rsidRPr="001E6501" w:rsidR="00777B29" w:rsidP="00427A68" w:rsidRDefault="00777B29" w14:paraId="2CE82F9A" wp14:textId="365F6A00">
            <w:pPr>
              <w:spacing w:line="276" w:lineRule="auto"/>
              <w:ind w:left="100"/>
              <w:rPr>
                <w:rFonts w:ascii="Arial" w:hAnsi="Arial" w:cs="Arial"/>
              </w:rPr>
            </w:pPr>
            <w:r w:rsidRPr="488E4C3E" w:rsidR="67967FE0">
              <w:rPr>
                <w:rFonts w:ascii="Arial" w:hAnsi="Arial" w:cs="Arial"/>
              </w:rPr>
              <w:t xml:space="preserve">Estado: </w:t>
            </w:r>
            <w:r w:rsidRPr="488E4C3E" w:rsidR="0314CDC3">
              <w:rPr>
                <w:rFonts w:ascii="Arial" w:hAnsi="Arial" w:cs="Arial"/>
              </w:rPr>
              <w:t>Maranhão</w:t>
            </w:r>
          </w:p>
        </w:tc>
      </w:tr>
      <w:tr xmlns:wp14="http://schemas.microsoft.com/office/word/2010/wordml" w:rsidRPr="001E6501" w:rsidR="00777B29" w:rsidTr="2A89A878" w14:paraId="14119D2F" wp14:textId="77777777">
        <w:trPr>
          <w:trHeight w:val="240"/>
        </w:trPr>
        <w:tc>
          <w:tcPr>
            <w:tcW w:w="4364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:rsidRPr="001E6501" w:rsidR="00777B29" w:rsidP="00427A68" w:rsidRDefault="00777B29" w14:paraId="304EA49A" wp14:textId="77777777">
            <w:pPr>
              <w:spacing w:before="240" w:line="276" w:lineRule="auto"/>
              <w:ind w:left="100"/>
              <w:rPr>
                <w:rFonts w:ascii="Arial" w:hAnsi="Arial" w:cs="Arial"/>
                <w:color w:val="222222"/>
                <w:highlight w:val="white"/>
              </w:rPr>
            </w:pPr>
            <w:r w:rsidRPr="001E6501">
              <w:rPr>
                <w:rFonts w:ascii="Arial" w:hAnsi="Arial" w:cs="Arial"/>
              </w:rPr>
              <w:t>CEP:</w:t>
            </w:r>
          </w:p>
        </w:tc>
        <w:tc>
          <w:tcPr>
            <w:tcW w:w="4063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:rsidRPr="001E6501" w:rsidR="00777B29" w:rsidP="00427A68" w:rsidRDefault="00777B29" w14:paraId="73BEE3F8" wp14:textId="16E65F76">
            <w:pPr>
              <w:spacing w:line="276" w:lineRule="auto"/>
              <w:ind w:left="100"/>
              <w:rPr>
                <w:rFonts w:ascii="Arial" w:hAnsi="Arial" w:cs="Arial"/>
              </w:rPr>
            </w:pPr>
            <w:r w:rsidRPr="488E4C3E" w:rsidR="67967FE0">
              <w:rPr>
                <w:rFonts w:ascii="Arial" w:hAnsi="Arial" w:cs="Arial"/>
              </w:rPr>
              <w:t xml:space="preserve">País: </w:t>
            </w:r>
            <w:r w:rsidRPr="488E4C3E" w:rsidR="7CAE7E4D">
              <w:rPr>
                <w:rFonts w:ascii="Arial" w:hAnsi="Arial" w:cs="Arial"/>
              </w:rPr>
              <w:t>Brasil</w:t>
            </w:r>
          </w:p>
        </w:tc>
      </w:tr>
      <w:tr xmlns:wp14="http://schemas.microsoft.com/office/word/2010/wordml" w:rsidRPr="001E6501" w:rsidR="00777B29" w:rsidTr="2A89A878" w14:paraId="3B30E588" wp14:textId="77777777">
        <w:trPr>
          <w:trHeight w:val="240"/>
        </w:trPr>
        <w:tc>
          <w:tcPr>
            <w:tcW w:w="4364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:rsidRPr="001E6501" w:rsidR="00777B29" w:rsidP="00427A68" w:rsidRDefault="00777B29" w14:paraId="690E171D" wp14:textId="77777777">
            <w:pPr>
              <w:spacing w:before="240" w:line="276" w:lineRule="auto"/>
              <w:ind w:left="100"/>
              <w:rPr>
                <w:rFonts w:ascii="Arial" w:hAnsi="Arial" w:cs="Arial"/>
              </w:rPr>
            </w:pPr>
            <w:r w:rsidRPr="001E6501">
              <w:rPr>
                <w:rFonts w:ascii="Arial" w:hAnsi="Arial" w:cs="Arial"/>
              </w:rPr>
              <w:t>Telefone:</w:t>
            </w:r>
          </w:p>
        </w:tc>
        <w:tc>
          <w:tcPr>
            <w:tcW w:w="4063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:rsidRPr="001E6501" w:rsidR="00777B29" w:rsidP="00427A68" w:rsidRDefault="00777B29" w14:paraId="39873C8B" wp14:textId="77777777">
            <w:pPr>
              <w:spacing w:line="276" w:lineRule="auto"/>
              <w:ind w:left="100"/>
              <w:rPr>
                <w:rFonts w:ascii="Arial" w:hAnsi="Arial" w:cs="Arial"/>
              </w:rPr>
            </w:pPr>
            <w:r w:rsidRPr="001E6501">
              <w:rPr>
                <w:rFonts w:ascii="Arial" w:hAnsi="Arial" w:cs="Arial"/>
              </w:rPr>
              <w:t>Fax:</w:t>
            </w:r>
          </w:p>
        </w:tc>
      </w:tr>
      <w:tr xmlns:wp14="http://schemas.microsoft.com/office/word/2010/wordml" w:rsidRPr="001E6501" w:rsidR="00777B29" w:rsidTr="2A89A878" w14:paraId="07554DDB" wp14:textId="77777777">
        <w:trPr>
          <w:trHeight w:val="240"/>
        </w:trPr>
        <w:tc>
          <w:tcPr>
            <w:tcW w:w="8427" w:type="dxa"/>
            <w:gridSpan w:val="2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:rsidRPr="001E6501" w:rsidR="00777B29" w:rsidP="00427A68" w:rsidRDefault="00777B29" w14:paraId="3D44B641" wp14:textId="26B512C8">
            <w:pPr>
              <w:spacing w:before="240" w:line="276" w:lineRule="auto"/>
              <w:ind w:left="100"/>
              <w:rPr>
                <w:rFonts w:ascii="Arial" w:hAnsi="Arial" w:cs="Arial"/>
              </w:rPr>
            </w:pPr>
            <w:r w:rsidRPr="488E4C3E" w:rsidR="67967FE0">
              <w:rPr>
                <w:rFonts w:ascii="Arial" w:hAnsi="Arial" w:cs="Arial"/>
              </w:rPr>
              <w:t xml:space="preserve">E-mail: </w:t>
            </w:r>
            <w:r w:rsidRPr="488E4C3E" w:rsidR="24B0A47C">
              <w:rPr>
                <w:rFonts w:ascii="Arial" w:hAnsi="Arial" w:cs="Arial"/>
              </w:rPr>
              <w:t>raylan.bruno@discente.ufma.br</w:t>
            </w:r>
          </w:p>
        </w:tc>
      </w:tr>
      <w:tr xmlns:wp14="http://schemas.microsoft.com/office/word/2010/wordml" w:rsidRPr="001E6501" w:rsidR="00777B29" w:rsidTr="2A89A878" w14:paraId="750336EB" wp14:textId="77777777">
        <w:trPr>
          <w:trHeight w:val="240"/>
        </w:trPr>
        <w:tc>
          <w:tcPr>
            <w:tcW w:w="8427" w:type="dxa"/>
            <w:gridSpan w:val="2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:rsidRPr="001E6501" w:rsidR="00777B29" w:rsidP="00427A68" w:rsidRDefault="00777B29" w14:paraId="1BE9142B" wp14:textId="77777777">
            <w:pPr>
              <w:spacing w:before="240" w:line="276" w:lineRule="auto"/>
              <w:ind w:left="100"/>
              <w:rPr>
                <w:rFonts w:ascii="Arial" w:hAnsi="Arial" w:cs="Arial"/>
              </w:rPr>
            </w:pPr>
            <w:r w:rsidRPr="001E6501">
              <w:rPr>
                <w:rFonts w:ascii="Arial" w:hAnsi="Arial" w:cs="Arial"/>
              </w:rPr>
              <w:t xml:space="preserve">Assinatura: </w:t>
            </w:r>
          </w:p>
        </w:tc>
      </w:tr>
      <w:tr xmlns:wp14="http://schemas.microsoft.com/office/word/2010/wordml" w:rsidRPr="001E6501" w:rsidR="00777B29" w:rsidTr="2A89A878" w14:paraId="42FCB46B" wp14:textId="77777777">
        <w:trPr>
          <w:trHeight w:val="240"/>
        </w:trPr>
        <w:tc>
          <w:tcPr>
            <w:tcW w:w="8427" w:type="dxa"/>
            <w:gridSpan w:val="2"/>
            <w:tcBorders>
              <w:top w:val="single" w:color="000000" w:themeColor="text1" w:sz="4" w:space="0"/>
            </w:tcBorders>
            <w:shd w:val="clear" w:color="auto" w:fill="BFBFBF" w:themeFill="background1" w:themeFillShade="BF"/>
            <w:tcMar/>
          </w:tcPr>
          <w:p w:rsidRPr="001E6501" w:rsidR="00777B29" w:rsidP="00427A68" w:rsidRDefault="00777B29" w14:paraId="2600D1AD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0" w:hanging="100"/>
              <w:rPr>
                <w:rFonts w:ascii="Arial" w:hAnsi="Arial" w:cs="Arial"/>
                <w:b/>
                <w:bCs/>
              </w:rPr>
            </w:pPr>
            <w:r w:rsidRPr="001E6501">
              <w:rPr>
                <w:rFonts w:ascii="Arial" w:hAnsi="Arial" w:cs="Arial"/>
                <w:b/>
                <w:bCs/>
                <w:color w:val="000000"/>
              </w:rPr>
              <w:t xml:space="preserve">2. Nome: </w:t>
            </w:r>
          </w:p>
        </w:tc>
      </w:tr>
      <w:tr xmlns:wp14="http://schemas.microsoft.com/office/word/2010/wordml" w:rsidRPr="001E6501" w:rsidR="00777B29" w:rsidTr="2A89A878" w14:paraId="7673B23B" wp14:textId="77777777">
        <w:trPr>
          <w:trHeight w:val="240"/>
        </w:trPr>
        <w:tc>
          <w:tcPr>
            <w:tcW w:w="4364" w:type="dxa"/>
            <w:tcBorders>
              <w:top w:val="single" w:color="000000" w:themeColor="text1" w:sz="4" w:space="0"/>
            </w:tcBorders>
            <w:shd w:val="clear" w:color="auto" w:fill="auto"/>
            <w:tcMar/>
          </w:tcPr>
          <w:p w:rsidR="488E4C3E" w:rsidP="488E4C3E" w:rsidRDefault="488E4C3E" w14:paraId="197ABD15" w14:textId="67E073A0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4"/>
              <w:ind w:left="100" w:hanging="100"/>
              <w:rPr>
                <w:rFonts w:ascii="Arial" w:hAnsi="Arial" w:cs="Arial"/>
                <w:b w:val="1"/>
                <w:bCs w:val="1"/>
                <w:color w:val="000000" w:themeColor="text1" w:themeTint="FF" w:themeShade="FF"/>
              </w:rPr>
            </w:pPr>
            <w:r w:rsidRPr="488E4C3E" w:rsidR="488E4C3E">
              <w:rPr>
                <w:rFonts w:ascii="Arial" w:hAnsi="Arial" w:cs="Arial"/>
                <w:color w:val="000000" w:themeColor="text1" w:themeTint="FF" w:themeShade="FF"/>
              </w:rPr>
              <w:t>Instituição:</w:t>
            </w:r>
            <w:r w:rsidRPr="488E4C3E" w:rsidR="488E4C3E">
              <w:rPr>
                <w:rFonts w:ascii="Arial" w:hAnsi="Arial" w:cs="Arial"/>
                <w:color w:val="000000" w:themeColor="text1" w:themeTint="FF" w:themeShade="FF"/>
              </w:rPr>
              <w:t xml:space="preserve"> Universidade Federal do Maranhão</w:t>
            </w:r>
          </w:p>
        </w:tc>
        <w:tc>
          <w:tcPr>
            <w:tcW w:w="4063" w:type="dxa"/>
            <w:tcBorders>
              <w:top w:val="single" w:color="000000" w:themeColor="text1" w:sz="4" w:space="0"/>
            </w:tcBorders>
            <w:shd w:val="clear" w:color="auto" w:fill="auto"/>
            <w:tcMar/>
          </w:tcPr>
          <w:p w:rsidR="488E4C3E" w:rsidP="488E4C3E" w:rsidRDefault="488E4C3E" w14:paraId="0322E371" w14:textId="2E8B2EFF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4"/>
              <w:ind w:left="100" w:hanging="100"/>
              <w:rPr>
                <w:rFonts w:ascii="Arial" w:hAnsi="Arial" w:cs="Arial"/>
                <w:color w:val="000000" w:themeColor="text1" w:themeTint="FF" w:themeShade="FF"/>
              </w:rPr>
            </w:pPr>
            <w:r w:rsidRPr="488E4C3E" w:rsidR="488E4C3E">
              <w:rPr>
                <w:rFonts w:ascii="Arial" w:hAnsi="Arial" w:cs="Arial"/>
                <w:color w:val="000000" w:themeColor="text1" w:themeTint="FF" w:themeShade="FF"/>
              </w:rPr>
              <w:t xml:space="preserve">Vínculo: </w:t>
            </w:r>
            <w:r w:rsidRPr="488E4C3E" w:rsidR="488E4C3E">
              <w:rPr>
                <w:rFonts w:ascii="Arial" w:hAnsi="Arial" w:cs="Arial"/>
                <w:color w:val="000000" w:themeColor="text1" w:themeTint="FF" w:themeShade="FF"/>
              </w:rPr>
              <w:t>Estudante</w:t>
            </w:r>
          </w:p>
        </w:tc>
      </w:tr>
      <w:tr xmlns:wp14="http://schemas.microsoft.com/office/word/2010/wordml" w:rsidRPr="001E6501" w:rsidR="00777B29" w:rsidTr="2A89A878" w14:paraId="415C0DAE" wp14:textId="77777777">
        <w:trPr>
          <w:trHeight w:val="240"/>
        </w:trPr>
        <w:tc>
          <w:tcPr>
            <w:tcW w:w="8427" w:type="dxa"/>
            <w:gridSpan w:val="2"/>
            <w:tcBorders>
              <w:top w:val="single" w:color="000000" w:themeColor="text1" w:sz="4" w:space="0"/>
            </w:tcBorders>
            <w:shd w:val="clear" w:color="auto" w:fill="auto"/>
            <w:tcMar/>
          </w:tcPr>
          <w:p w:rsidRPr="001E6501" w:rsidR="00777B29" w:rsidP="2A89A878" w:rsidRDefault="00777B29" w14:paraId="61E13AC1" wp14:textId="6172A2D0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4"/>
              <w:ind w:left="100" w:hanging="100"/>
              <w:rPr>
                <w:rFonts w:ascii="Arial" w:hAnsi="Arial" w:cs="Arial"/>
                <w:color w:val="000000"/>
              </w:rPr>
            </w:pPr>
            <w:r w:rsidRPr="2A89A878" w:rsidR="00777B29">
              <w:rPr>
                <w:rFonts w:ascii="Arial" w:hAnsi="Arial" w:cs="Arial"/>
                <w:color w:val="000000" w:themeColor="text1" w:themeTint="FF" w:themeShade="FF"/>
              </w:rPr>
              <w:t>Participação na Criação do Programa</w:t>
            </w:r>
            <w:r w:rsidRPr="2A89A878" w:rsidR="30FBE925">
              <w:rPr>
                <w:rFonts w:ascii="Arial" w:hAnsi="Arial" w:cs="Arial"/>
                <w:color w:val="000000" w:themeColor="text1" w:themeTint="FF" w:themeShade="FF"/>
              </w:rPr>
              <w:t>:</w:t>
            </w:r>
          </w:p>
          <w:p w:rsidRPr="001E6501" w:rsidR="00777B29" w:rsidP="2A89A878" w:rsidRDefault="00777B29" w14:paraId="696C3F21" wp14:textId="795EBF4E">
            <w:pPr>
              <w:pStyle w:val="ListParagraph"/>
              <w:numPr>
                <w:ilvl w:val="0"/>
                <w:numId w:val="2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4"/>
              <w:ind/>
              <w:rPr>
                <w:rFonts w:ascii="Arial" w:hAnsi="Arial" w:cs="Arial"/>
                <w:color w:val="000000" w:themeColor="text1" w:themeTint="FF" w:themeShade="FF"/>
                <w:sz w:val="24"/>
                <w:szCs w:val="24"/>
              </w:rPr>
            </w:pPr>
            <w:r w:rsidRPr="2A89A878" w:rsidR="7CAC88DB">
              <w:rPr>
                <w:rFonts w:ascii="Arial" w:hAnsi="Arial" w:cs="Arial"/>
                <w:color w:val="000000" w:themeColor="text1" w:themeTint="FF" w:themeShade="FF"/>
                <w:sz w:val="24"/>
                <w:szCs w:val="24"/>
              </w:rPr>
              <w:t>Levantamento de requisitos;</w:t>
            </w:r>
          </w:p>
          <w:p w:rsidRPr="001E6501" w:rsidR="00777B29" w:rsidP="2A89A878" w:rsidRDefault="00777B29" w14:paraId="04F6CFAE" wp14:textId="600B12A8">
            <w:pPr>
              <w:pStyle w:val="ListParagraph"/>
              <w:numPr>
                <w:ilvl w:val="0"/>
                <w:numId w:val="2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4"/>
              <w:ind/>
              <w:rPr>
                <w:rFonts w:ascii="Arial" w:hAnsi="Arial" w:cs="Arial"/>
                <w:color w:val="000000" w:themeColor="text1" w:themeTint="FF" w:themeShade="FF"/>
                <w:sz w:val="24"/>
                <w:szCs w:val="24"/>
              </w:rPr>
            </w:pPr>
            <w:r w:rsidRPr="2A89A878" w:rsidR="7CAC88DB">
              <w:rPr>
                <w:rFonts w:ascii="Arial" w:hAnsi="Arial" w:cs="Arial"/>
                <w:color w:val="000000" w:themeColor="text1" w:themeTint="FF" w:themeShade="FF"/>
                <w:sz w:val="24"/>
                <w:szCs w:val="24"/>
              </w:rPr>
              <w:t>Modelagem do sistema utilizando UML;</w:t>
            </w:r>
          </w:p>
          <w:p w:rsidRPr="001E6501" w:rsidR="00777B29" w:rsidP="2A89A878" w:rsidRDefault="00777B29" w14:paraId="5ABFC251" wp14:textId="6A5576BC">
            <w:pPr>
              <w:pStyle w:val="ListParagraph"/>
              <w:numPr>
                <w:ilvl w:val="0"/>
                <w:numId w:val="2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4"/>
              <w:ind/>
              <w:rPr>
                <w:rFonts w:ascii="Arial" w:hAnsi="Arial" w:cs="Arial"/>
                <w:color w:val="000000" w:themeColor="text1" w:themeTint="FF" w:themeShade="FF"/>
                <w:sz w:val="24"/>
                <w:szCs w:val="24"/>
              </w:rPr>
            </w:pPr>
            <w:r w:rsidRPr="2A89A878" w:rsidR="7CAC88DB">
              <w:rPr>
                <w:rFonts w:ascii="Arial" w:hAnsi="Arial" w:cs="Arial"/>
                <w:color w:val="000000" w:themeColor="text1" w:themeTint="FF" w:themeShade="FF"/>
                <w:sz w:val="24"/>
                <w:szCs w:val="24"/>
              </w:rPr>
              <w:t xml:space="preserve">Integração do </w:t>
            </w:r>
            <w:r w:rsidRPr="2A89A878" w:rsidR="7CAC88DB">
              <w:rPr>
                <w:rFonts w:ascii="Arial" w:hAnsi="Arial" w:cs="Arial"/>
                <w:color w:val="000000" w:themeColor="text1" w:themeTint="FF" w:themeShade="FF"/>
                <w:sz w:val="24"/>
                <w:szCs w:val="24"/>
              </w:rPr>
              <w:t>chatbot</w:t>
            </w:r>
            <w:r w:rsidRPr="2A89A878" w:rsidR="7CAC88DB">
              <w:rPr>
                <w:rFonts w:ascii="Arial" w:hAnsi="Arial" w:cs="Arial"/>
                <w:color w:val="000000" w:themeColor="text1" w:themeTint="FF" w:themeShade="FF"/>
                <w:sz w:val="24"/>
                <w:szCs w:val="24"/>
              </w:rPr>
              <w:t xml:space="preserve"> com inteligência artificial;</w:t>
            </w:r>
          </w:p>
          <w:p w:rsidRPr="001E6501" w:rsidR="00777B29" w:rsidP="2A89A878" w:rsidRDefault="00777B29" w14:paraId="060D7235" wp14:textId="46BED6DC">
            <w:pPr>
              <w:pStyle w:val="ListParagraph"/>
              <w:numPr>
                <w:ilvl w:val="0"/>
                <w:numId w:val="2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4"/>
              <w:ind/>
              <w:rPr>
                <w:rFonts w:ascii="Arial" w:hAnsi="Arial" w:cs="Arial"/>
                <w:color w:val="000000" w:themeColor="text1" w:themeTint="FF" w:themeShade="FF"/>
                <w:sz w:val="24"/>
                <w:szCs w:val="24"/>
              </w:rPr>
            </w:pPr>
            <w:r w:rsidRPr="2A89A878" w:rsidR="7CAC88DB">
              <w:rPr>
                <w:rFonts w:ascii="Arial" w:hAnsi="Arial" w:cs="Arial"/>
                <w:color w:val="000000" w:themeColor="text1" w:themeTint="FF" w:themeShade="FF"/>
                <w:sz w:val="24"/>
                <w:szCs w:val="24"/>
              </w:rPr>
              <w:t>Definição dos fluxos de uso e comportamento do sistema;</w:t>
            </w:r>
          </w:p>
          <w:p w:rsidRPr="001E6501" w:rsidR="00777B29" w:rsidP="2A89A878" w:rsidRDefault="00777B29" w14:paraId="3656B9AB" wp14:textId="77495D64">
            <w:pPr>
              <w:pStyle w:val="ListParagraph"/>
              <w:numPr>
                <w:ilvl w:val="0"/>
                <w:numId w:val="2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4"/>
              <w:ind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2A89A878" w:rsidR="7CAC88DB">
              <w:rPr>
                <w:rFonts w:ascii="Arial" w:hAnsi="Arial" w:cs="Arial"/>
                <w:color w:val="000000" w:themeColor="text1" w:themeTint="FF" w:themeShade="FF"/>
                <w:sz w:val="24"/>
                <w:szCs w:val="24"/>
              </w:rPr>
              <w:t>Elaboração da documentação técnica das entidades do sistema</w:t>
            </w:r>
            <w:r w:rsidRPr="2A89A878" w:rsidR="1EF8AF48">
              <w:rPr>
                <w:rFonts w:ascii="Arial" w:hAnsi="Arial" w:cs="Arial"/>
                <w:color w:val="000000" w:themeColor="text1" w:themeTint="FF" w:themeShade="FF"/>
                <w:sz w:val="24"/>
                <w:szCs w:val="24"/>
              </w:rPr>
              <w:t>.</w:t>
            </w:r>
          </w:p>
        </w:tc>
      </w:tr>
      <w:tr xmlns:wp14="http://schemas.microsoft.com/office/word/2010/wordml" w:rsidRPr="001E6501" w:rsidR="00777B29" w:rsidTr="2A89A878" w14:paraId="1331C247" wp14:textId="77777777">
        <w:trPr>
          <w:trHeight w:val="240"/>
        </w:trPr>
        <w:tc>
          <w:tcPr>
            <w:tcW w:w="436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Pr="001E6501" w:rsidR="00777B29" w:rsidP="00427A68" w:rsidRDefault="00777B29" w14:paraId="2249D180" wp14:textId="77777777">
            <w:pPr>
              <w:spacing w:before="240" w:line="276" w:lineRule="auto"/>
              <w:ind w:left="100"/>
              <w:rPr>
                <w:rFonts w:ascii="Arial" w:hAnsi="Arial" w:cs="Arial"/>
              </w:rPr>
            </w:pPr>
            <w:r w:rsidRPr="001E6501">
              <w:rPr>
                <w:rFonts w:ascii="Arial" w:hAnsi="Arial" w:cs="Arial"/>
              </w:rPr>
              <w:t xml:space="preserve">CPF: </w:t>
            </w:r>
          </w:p>
        </w:tc>
        <w:tc>
          <w:tcPr>
            <w:tcW w:w="4063" w:type="dxa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Pr="001E6501" w:rsidR="00777B29" w:rsidP="00427A68" w:rsidRDefault="00777B29" w14:paraId="6E732EBB" wp14:textId="77777777">
            <w:pPr>
              <w:spacing w:line="276" w:lineRule="auto"/>
              <w:ind w:left="100"/>
              <w:rPr>
                <w:rFonts w:ascii="Arial" w:hAnsi="Arial" w:cs="Arial"/>
              </w:rPr>
            </w:pPr>
            <w:r w:rsidRPr="001E6501">
              <w:rPr>
                <w:rFonts w:ascii="Arial" w:hAnsi="Arial" w:cs="Arial"/>
              </w:rPr>
              <w:t>Nacionalidade: Brasileira</w:t>
            </w:r>
          </w:p>
        </w:tc>
      </w:tr>
      <w:tr xmlns:wp14="http://schemas.microsoft.com/office/word/2010/wordml" w:rsidRPr="001E6501" w:rsidR="00777B29" w:rsidTr="2A89A878" w14:paraId="02AF9368" wp14:textId="77777777">
        <w:trPr>
          <w:trHeight w:val="420"/>
        </w:trPr>
        <w:tc>
          <w:tcPr>
            <w:tcW w:w="8427" w:type="dxa"/>
            <w:gridSpan w:val="2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Pr="001E6501" w:rsidR="00777B29" w:rsidP="488E4C3E" w:rsidRDefault="00777B29" w14:paraId="62FFFF75" wp14:textId="541BEFD1">
            <w:pPr>
              <w:spacing w:line="276" w:lineRule="auto"/>
              <w:ind/>
              <w:rPr>
                <w:rFonts w:ascii="Arial" w:hAnsi="Arial" w:cs="Arial"/>
              </w:rPr>
            </w:pPr>
            <w:r w:rsidRPr="488E4C3E" w:rsidR="49EA7001">
              <w:rPr>
                <w:rFonts w:ascii="Arial" w:hAnsi="Arial" w:cs="Arial"/>
              </w:rPr>
              <w:t>Qualificação Física: Estudante de graduação</w:t>
            </w:r>
            <w:proofErr w:type="gramStart"/>
            <w:proofErr w:type="gramEnd"/>
          </w:p>
        </w:tc>
      </w:tr>
      <w:tr xmlns:wp14="http://schemas.microsoft.com/office/word/2010/wordml" w:rsidRPr="001E6501" w:rsidR="00777B29" w:rsidTr="2A89A878" w14:paraId="2F873EF9" wp14:textId="77777777">
        <w:trPr>
          <w:trHeight w:val="200"/>
        </w:trPr>
        <w:tc>
          <w:tcPr>
            <w:tcW w:w="8427" w:type="dxa"/>
            <w:gridSpan w:val="2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:rsidRPr="001E6501" w:rsidR="00777B29" w:rsidP="00427A68" w:rsidRDefault="00777B29" w14:paraId="21C02F5E" wp14:textId="77777777">
            <w:pPr>
              <w:spacing w:before="240" w:line="276" w:lineRule="auto"/>
              <w:ind w:left="100"/>
              <w:rPr>
                <w:rFonts w:ascii="Arial" w:hAnsi="Arial" w:cs="Arial"/>
              </w:rPr>
            </w:pPr>
            <w:r w:rsidRPr="001E6501">
              <w:rPr>
                <w:rFonts w:ascii="Arial" w:hAnsi="Arial" w:cs="Arial"/>
              </w:rPr>
              <w:t>Endereço:</w:t>
            </w:r>
          </w:p>
        </w:tc>
      </w:tr>
      <w:tr xmlns:wp14="http://schemas.microsoft.com/office/word/2010/wordml" w:rsidRPr="001E6501" w:rsidR="00777B29" w:rsidTr="2A89A878" w14:paraId="68089882" wp14:textId="77777777">
        <w:trPr>
          <w:trHeight w:val="240"/>
        </w:trPr>
        <w:tc>
          <w:tcPr>
            <w:tcW w:w="4364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:rsidRPr="001E6501" w:rsidR="00777B29" w:rsidP="00427A68" w:rsidRDefault="00777B29" w14:paraId="62D8433F" wp14:textId="77777777">
            <w:pPr>
              <w:spacing w:before="240" w:line="276" w:lineRule="auto"/>
              <w:ind w:left="100"/>
              <w:rPr>
                <w:rFonts w:ascii="Arial" w:hAnsi="Arial" w:cs="Arial"/>
              </w:rPr>
            </w:pPr>
            <w:r w:rsidRPr="001E6501">
              <w:rPr>
                <w:rFonts w:ascii="Arial" w:hAnsi="Arial" w:cs="Arial"/>
              </w:rPr>
              <w:t>Cidade: São Luís</w:t>
            </w:r>
          </w:p>
        </w:tc>
        <w:tc>
          <w:tcPr>
            <w:tcW w:w="4063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:rsidRPr="001E6501" w:rsidR="00777B29" w:rsidP="00427A68" w:rsidRDefault="00777B29" w14:paraId="48D6C4E3" wp14:textId="77777777">
            <w:pPr>
              <w:spacing w:line="276" w:lineRule="auto"/>
              <w:ind w:left="100"/>
              <w:rPr>
                <w:rFonts w:ascii="Arial" w:hAnsi="Arial" w:cs="Arial"/>
              </w:rPr>
            </w:pPr>
            <w:r w:rsidRPr="001E6501">
              <w:rPr>
                <w:rFonts w:ascii="Arial" w:hAnsi="Arial" w:cs="Arial"/>
              </w:rPr>
              <w:t>Estado: MA</w:t>
            </w:r>
          </w:p>
        </w:tc>
      </w:tr>
      <w:tr xmlns:wp14="http://schemas.microsoft.com/office/word/2010/wordml" w:rsidRPr="001E6501" w:rsidR="00777B29" w:rsidTr="2A89A878" w14:paraId="0AC57017" wp14:textId="77777777">
        <w:trPr>
          <w:trHeight w:val="240"/>
        </w:trPr>
        <w:tc>
          <w:tcPr>
            <w:tcW w:w="4364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:rsidRPr="001E6501" w:rsidR="00777B29" w:rsidP="00427A68" w:rsidRDefault="00777B29" w14:paraId="034DBE47" wp14:textId="77777777">
            <w:pPr>
              <w:spacing w:before="240" w:line="276" w:lineRule="auto"/>
              <w:ind w:left="100"/>
              <w:rPr>
                <w:rFonts w:ascii="Arial" w:hAnsi="Arial" w:cs="Arial"/>
                <w:color w:val="222222"/>
                <w:highlight w:val="white"/>
              </w:rPr>
            </w:pPr>
            <w:r w:rsidRPr="001E6501">
              <w:rPr>
                <w:rFonts w:ascii="Arial" w:hAnsi="Arial" w:cs="Arial"/>
              </w:rPr>
              <w:t>CEP:</w:t>
            </w:r>
          </w:p>
        </w:tc>
        <w:tc>
          <w:tcPr>
            <w:tcW w:w="4063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:rsidRPr="001E6501" w:rsidR="00777B29" w:rsidP="00427A68" w:rsidRDefault="00777B29" w14:paraId="4B65B0B4" wp14:textId="77777777">
            <w:pPr>
              <w:spacing w:line="276" w:lineRule="auto"/>
              <w:ind w:left="100"/>
              <w:rPr>
                <w:rFonts w:ascii="Arial" w:hAnsi="Arial" w:cs="Arial"/>
              </w:rPr>
            </w:pPr>
            <w:r w:rsidRPr="001E6501">
              <w:rPr>
                <w:rFonts w:ascii="Arial" w:hAnsi="Arial" w:cs="Arial"/>
              </w:rPr>
              <w:t>País: Brasil</w:t>
            </w:r>
          </w:p>
        </w:tc>
      </w:tr>
      <w:tr xmlns:wp14="http://schemas.microsoft.com/office/word/2010/wordml" w:rsidRPr="001E6501" w:rsidR="00777B29" w:rsidTr="2A89A878" w14:paraId="1CA23156" wp14:textId="77777777">
        <w:trPr>
          <w:trHeight w:val="240"/>
        </w:trPr>
        <w:tc>
          <w:tcPr>
            <w:tcW w:w="4364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:rsidRPr="001E6501" w:rsidR="00777B29" w:rsidP="00427A68" w:rsidRDefault="00777B29" w14:paraId="3529B27A" wp14:textId="77777777">
            <w:pPr>
              <w:spacing w:before="240" w:line="276" w:lineRule="auto"/>
              <w:ind w:left="100"/>
              <w:rPr>
                <w:rFonts w:ascii="Arial" w:hAnsi="Arial" w:cs="Arial"/>
              </w:rPr>
            </w:pPr>
            <w:r w:rsidRPr="001E6501">
              <w:rPr>
                <w:rFonts w:ascii="Arial" w:hAnsi="Arial" w:cs="Arial"/>
              </w:rPr>
              <w:t xml:space="preserve">Telefone: </w:t>
            </w:r>
          </w:p>
        </w:tc>
        <w:tc>
          <w:tcPr>
            <w:tcW w:w="4063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:rsidRPr="001E6501" w:rsidR="00777B29" w:rsidP="00427A68" w:rsidRDefault="00777B29" w14:paraId="5C70F2A2" wp14:textId="77777777">
            <w:pPr>
              <w:spacing w:line="276" w:lineRule="auto"/>
              <w:ind w:left="100"/>
              <w:rPr>
                <w:rFonts w:ascii="Arial" w:hAnsi="Arial" w:cs="Arial"/>
              </w:rPr>
            </w:pPr>
            <w:r w:rsidRPr="001E6501">
              <w:rPr>
                <w:rFonts w:ascii="Arial" w:hAnsi="Arial" w:cs="Arial"/>
              </w:rPr>
              <w:t>Fax:</w:t>
            </w:r>
          </w:p>
        </w:tc>
      </w:tr>
      <w:tr xmlns:wp14="http://schemas.microsoft.com/office/word/2010/wordml" w:rsidRPr="001E6501" w:rsidR="00777B29" w:rsidTr="2A89A878" w14:paraId="5DE9A4F2" wp14:textId="77777777">
        <w:trPr>
          <w:trHeight w:val="240"/>
        </w:trPr>
        <w:tc>
          <w:tcPr>
            <w:tcW w:w="8427" w:type="dxa"/>
            <w:gridSpan w:val="2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:rsidRPr="001E6501" w:rsidR="00777B29" w:rsidP="00427A68" w:rsidRDefault="00777B29" w14:paraId="721EB742" wp14:textId="69992704">
            <w:pPr>
              <w:spacing w:before="240" w:line="276" w:lineRule="auto"/>
              <w:ind w:left="100"/>
              <w:rPr>
                <w:rFonts w:ascii="Arial" w:hAnsi="Arial" w:cs="Arial"/>
              </w:rPr>
            </w:pPr>
            <w:r w:rsidRPr="488E4C3E" w:rsidR="67967FE0">
              <w:rPr>
                <w:rFonts w:ascii="Arial" w:hAnsi="Arial" w:cs="Arial"/>
              </w:rPr>
              <w:t xml:space="preserve">E-mail: </w:t>
            </w:r>
            <w:r w:rsidRPr="488E4C3E" w:rsidR="1EA8EFC8">
              <w:rPr>
                <w:rFonts w:ascii="Arial" w:hAnsi="Arial" w:eastAsia="Arial" w:cs="Arial"/>
                <w:i w:val="0"/>
                <w:iCs w:val="0"/>
                <w:noProof w:val="0"/>
                <w:sz w:val="24"/>
                <w:szCs w:val="24"/>
                <w:lang w:val="pt-BR"/>
              </w:rPr>
              <w:t>kauan.santos@discente.ufma.br</w:t>
            </w:r>
          </w:p>
        </w:tc>
      </w:tr>
      <w:tr xmlns:wp14="http://schemas.microsoft.com/office/word/2010/wordml" w:rsidRPr="001E6501" w:rsidR="00777B29" w:rsidTr="2A89A878" w14:paraId="481EA775" wp14:textId="77777777">
        <w:trPr>
          <w:trHeight w:val="240"/>
        </w:trPr>
        <w:tc>
          <w:tcPr>
            <w:tcW w:w="8427" w:type="dxa"/>
            <w:gridSpan w:val="2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:rsidRPr="001E6501" w:rsidR="00777B29" w:rsidP="00427A68" w:rsidRDefault="00777B29" w14:paraId="1A167330" wp14:textId="77777777">
            <w:pPr>
              <w:spacing w:before="240" w:line="276" w:lineRule="auto"/>
              <w:ind w:left="100"/>
              <w:rPr>
                <w:rFonts w:ascii="Arial" w:hAnsi="Arial" w:cs="Arial"/>
              </w:rPr>
            </w:pPr>
            <w:r w:rsidRPr="001E6501">
              <w:rPr>
                <w:rFonts w:ascii="Arial" w:hAnsi="Arial" w:cs="Arial"/>
              </w:rPr>
              <w:t>Assinatura:</w:t>
            </w:r>
          </w:p>
        </w:tc>
      </w:tr>
      <w:tr xmlns:wp14="http://schemas.microsoft.com/office/word/2010/wordml" w:rsidRPr="001E6501" w:rsidR="00777B29" w:rsidTr="2A89A878" w14:paraId="23E23BCE" wp14:textId="77777777">
        <w:trPr>
          <w:trHeight w:val="240"/>
        </w:trPr>
        <w:tc>
          <w:tcPr>
            <w:tcW w:w="8427" w:type="dxa"/>
            <w:gridSpan w:val="2"/>
            <w:shd w:val="clear" w:color="auto" w:fill="BFBFBF" w:themeFill="background1" w:themeFillShade="BF"/>
            <w:tcMar/>
          </w:tcPr>
          <w:p w:rsidRPr="001E6501" w:rsidR="00777B29" w:rsidP="00427A68" w:rsidRDefault="00777B29" w14:paraId="07493E53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00" w:hanging="100"/>
              <w:rPr>
                <w:rFonts w:ascii="Arial" w:hAnsi="Arial" w:cs="Arial"/>
                <w:b/>
                <w:bCs/>
                <w:color w:val="000000"/>
              </w:rPr>
            </w:pPr>
            <w:r w:rsidRPr="001E6501">
              <w:rPr>
                <w:rFonts w:ascii="Arial" w:hAnsi="Arial" w:cs="Arial"/>
                <w:b/>
                <w:bCs/>
                <w:color w:val="000000"/>
              </w:rPr>
              <w:t xml:space="preserve">3. Nome: </w:t>
            </w:r>
          </w:p>
        </w:tc>
      </w:tr>
      <w:tr xmlns:wp14="http://schemas.microsoft.com/office/word/2010/wordml" w:rsidRPr="001E6501" w:rsidR="00777B29" w:rsidTr="2A89A878" w14:paraId="4C064AC7" wp14:textId="77777777">
        <w:trPr>
          <w:trHeight w:val="240"/>
        </w:trPr>
        <w:tc>
          <w:tcPr>
            <w:tcW w:w="4364" w:type="dxa"/>
            <w:shd w:val="clear" w:color="auto" w:fill="auto"/>
            <w:tcMar/>
          </w:tcPr>
          <w:p w:rsidR="488E4C3E" w:rsidP="488E4C3E" w:rsidRDefault="488E4C3E" w14:paraId="66583F60" w14:textId="67E073A0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4"/>
              <w:ind w:left="100" w:hanging="100"/>
              <w:rPr>
                <w:rFonts w:ascii="Arial" w:hAnsi="Arial" w:cs="Arial"/>
                <w:b w:val="1"/>
                <w:bCs w:val="1"/>
                <w:color w:val="000000" w:themeColor="text1" w:themeTint="FF" w:themeShade="FF"/>
              </w:rPr>
            </w:pPr>
            <w:r w:rsidRPr="488E4C3E" w:rsidR="488E4C3E">
              <w:rPr>
                <w:rFonts w:ascii="Arial" w:hAnsi="Arial" w:cs="Arial"/>
                <w:color w:val="000000" w:themeColor="text1" w:themeTint="FF" w:themeShade="FF"/>
              </w:rPr>
              <w:t>Instituição:</w:t>
            </w:r>
            <w:r w:rsidRPr="488E4C3E" w:rsidR="488E4C3E">
              <w:rPr>
                <w:rFonts w:ascii="Arial" w:hAnsi="Arial" w:cs="Arial"/>
                <w:color w:val="000000" w:themeColor="text1" w:themeTint="FF" w:themeShade="FF"/>
              </w:rPr>
              <w:t xml:space="preserve"> Universidade Federal do Maranhão</w:t>
            </w:r>
          </w:p>
        </w:tc>
        <w:tc>
          <w:tcPr>
            <w:tcW w:w="4063" w:type="dxa"/>
            <w:shd w:val="clear" w:color="auto" w:fill="auto"/>
            <w:tcMar/>
          </w:tcPr>
          <w:p w:rsidR="488E4C3E" w:rsidP="488E4C3E" w:rsidRDefault="488E4C3E" w14:paraId="226AF798" w14:textId="2E8B2EFF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4"/>
              <w:ind w:left="100" w:hanging="100"/>
              <w:rPr>
                <w:rFonts w:ascii="Arial" w:hAnsi="Arial" w:cs="Arial"/>
                <w:color w:val="000000" w:themeColor="text1" w:themeTint="FF" w:themeShade="FF"/>
              </w:rPr>
            </w:pPr>
            <w:r w:rsidRPr="488E4C3E" w:rsidR="488E4C3E">
              <w:rPr>
                <w:rFonts w:ascii="Arial" w:hAnsi="Arial" w:cs="Arial"/>
                <w:color w:val="000000" w:themeColor="text1" w:themeTint="FF" w:themeShade="FF"/>
              </w:rPr>
              <w:t xml:space="preserve">Vínculo: </w:t>
            </w:r>
            <w:r w:rsidRPr="488E4C3E" w:rsidR="488E4C3E">
              <w:rPr>
                <w:rFonts w:ascii="Arial" w:hAnsi="Arial" w:cs="Arial"/>
                <w:color w:val="000000" w:themeColor="text1" w:themeTint="FF" w:themeShade="FF"/>
              </w:rPr>
              <w:t>Estudante</w:t>
            </w:r>
          </w:p>
        </w:tc>
      </w:tr>
      <w:tr xmlns:wp14="http://schemas.microsoft.com/office/word/2010/wordml" w:rsidRPr="001E6501" w:rsidR="00777B29" w:rsidTr="2A89A878" w14:paraId="7C86B10B" wp14:textId="77777777">
        <w:trPr>
          <w:trHeight w:val="240"/>
        </w:trPr>
        <w:tc>
          <w:tcPr>
            <w:tcW w:w="8427" w:type="dxa"/>
            <w:gridSpan w:val="2"/>
            <w:shd w:val="clear" w:color="auto" w:fill="auto"/>
            <w:tcMar/>
          </w:tcPr>
          <w:p w:rsidR="488E4C3E" w:rsidP="2A89A878" w:rsidRDefault="488E4C3E" w14:paraId="407ACCB6" w14:textId="6172A2D0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4"/>
              <w:ind w:left="100" w:hanging="100"/>
              <w:rPr>
                <w:rFonts w:ascii="Arial" w:hAnsi="Arial" w:cs="Arial"/>
                <w:color w:val="000000" w:themeColor="text1" w:themeTint="FF" w:themeShade="FF"/>
              </w:rPr>
            </w:pPr>
            <w:r w:rsidRPr="2A89A878" w:rsidR="3CF6585C">
              <w:rPr>
                <w:rFonts w:ascii="Arial" w:hAnsi="Arial" w:cs="Arial"/>
                <w:color w:val="000000" w:themeColor="text1" w:themeTint="FF" w:themeShade="FF"/>
              </w:rPr>
              <w:t>Participação na Criação do Programa:</w:t>
            </w:r>
          </w:p>
          <w:p w:rsidR="488E4C3E" w:rsidP="2A89A878" w:rsidRDefault="488E4C3E" w14:paraId="0BBF51BD" w14:textId="795EBF4E">
            <w:pPr>
              <w:pStyle w:val="ListParagraph"/>
              <w:numPr>
                <w:ilvl w:val="0"/>
                <w:numId w:val="2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4"/>
              <w:ind/>
              <w:rPr>
                <w:rFonts w:ascii="Arial" w:hAnsi="Arial" w:cs="Arial"/>
                <w:color w:val="000000" w:themeColor="text1" w:themeTint="FF" w:themeShade="FF"/>
                <w:sz w:val="24"/>
                <w:szCs w:val="24"/>
              </w:rPr>
            </w:pPr>
            <w:r w:rsidRPr="2A89A878" w:rsidR="3CF6585C">
              <w:rPr>
                <w:rFonts w:ascii="Arial" w:hAnsi="Arial" w:cs="Arial"/>
                <w:color w:val="000000" w:themeColor="text1" w:themeTint="FF" w:themeShade="FF"/>
                <w:sz w:val="24"/>
                <w:szCs w:val="24"/>
              </w:rPr>
              <w:t>Levantamento de requisitos;</w:t>
            </w:r>
          </w:p>
          <w:p w:rsidR="488E4C3E" w:rsidP="2A89A878" w:rsidRDefault="488E4C3E" w14:paraId="50EA4AAD" w14:textId="600B12A8">
            <w:pPr>
              <w:pStyle w:val="ListParagraph"/>
              <w:numPr>
                <w:ilvl w:val="0"/>
                <w:numId w:val="2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4"/>
              <w:ind/>
              <w:rPr>
                <w:rFonts w:ascii="Arial" w:hAnsi="Arial" w:cs="Arial"/>
                <w:color w:val="000000" w:themeColor="text1" w:themeTint="FF" w:themeShade="FF"/>
                <w:sz w:val="24"/>
                <w:szCs w:val="24"/>
              </w:rPr>
            </w:pPr>
            <w:r w:rsidRPr="2A89A878" w:rsidR="3CF6585C">
              <w:rPr>
                <w:rFonts w:ascii="Arial" w:hAnsi="Arial" w:cs="Arial"/>
                <w:color w:val="000000" w:themeColor="text1" w:themeTint="FF" w:themeShade="FF"/>
                <w:sz w:val="24"/>
                <w:szCs w:val="24"/>
              </w:rPr>
              <w:t>Modelagem do sistema utilizando UML;</w:t>
            </w:r>
          </w:p>
          <w:p w:rsidR="488E4C3E" w:rsidP="2A89A878" w:rsidRDefault="488E4C3E" w14:paraId="402A9165" w14:textId="6A5576BC">
            <w:pPr>
              <w:pStyle w:val="ListParagraph"/>
              <w:numPr>
                <w:ilvl w:val="0"/>
                <w:numId w:val="2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4"/>
              <w:ind/>
              <w:rPr>
                <w:rFonts w:ascii="Arial" w:hAnsi="Arial" w:cs="Arial"/>
                <w:color w:val="000000" w:themeColor="text1" w:themeTint="FF" w:themeShade="FF"/>
                <w:sz w:val="24"/>
                <w:szCs w:val="24"/>
              </w:rPr>
            </w:pPr>
            <w:r w:rsidRPr="2A89A878" w:rsidR="3CF6585C">
              <w:rPr>
                <w:rFonts w:ascii="Arial" w:hAnsi="Arial" w:cs="Arial"/>
                <w:color w:val="000000" w:themeColor="text1" w:themeTint="FF" w:themeShade="FF"/>
                <w:sz w:val="24"/>
                <w:szCs w:val="24"/>
              </w:rPr>
              <w:t>Integração do chatbot com inteligência artificial;</w:t>
            </w:r>
          </w:p>
          <w:p w:rsidR="488E4C3E" w:rsidP="2A89A878" w:rsidRDefault="488E4C3E" w14:paraId="59B4587E" w14:textId="46BED6DC">
            <w:pPr>
              <w:pStyle w:val="ListParagraph"/>
              <w:numPr>
                <w:ilvl w:val="0"/>
                <w:numId w:val="2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4"/>
              <w:ind/>
              <w:rPr>
                <w:rFonts w:ascii="Arial" w:hAnsi="Arial" w:cs="Arial"/>
                <w:color w:val="000000" w:themeColor="text1" w:themeTint="FF" w:themeShade="FF"/>
                <w:sz w:val="24"/>
                <w:szCs w:val="24"/>
              </w:rPr>
            </w:pPr>
            <w:r w:rsidRPr="2A89A878" w:rsidR="3CF6585C">
              <w:rPr>
                <w:rFonts w:ascii="Arial" w:hAnsi="Arial" w:cs="Arial"/>
                <w:color w:val="000000" w:themeColor="text1" w:themeTint="FF" w:themeShade="FF"/>
                <w:sz w:val="24"/>
                <w:szCs w:val="24"/>
              </w:rPr>
              <w:t>Definição dos fluxos de uso e comportamento do sistema;</w:t>
            </w:r>
          </w:p>
          <w:p w:rsidR="488E4C3E" w:rsidP="2A89A878" w:rsidRDefault="488E4C3E" w14:paraId="60C95ECC" w14:textId="4D718380">
            <w:pPr>
              <w:pStyle w:val="ListParagraph"/>
              <w:numPr>
                <w:ilvl w:val="0"/>
                <w:numId w:val="2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4"/>
              <w:ind/>
              <w:rPr>
                <w:rFonts w:ascii="Arial" w:hAnsi="Arial" w:cs="Arial"/>
                <w:color w:val="000000" w:themeColor="text1" w:themeTint="FF" w:themeShade="FF"/>
                <w:sz w:val="24"/>
                <w:szCs w:val="24"/>
              </w:rPr>
            </w:pPr>
            <w:r w:rsidRPr="2A89A878" w:rsidR="3CF6585C">
              <w:rPr>
                <w:rFonts w:ascii="Arial" w:hAnsi="Arial" w:cs="Arial"/>
                <w:color w:val="000000" w:themeColor="text1" w:themeTint="FF" w:themeShade="FF"/>
                <w:sz w:val="24"/>
                <w:szCs w:val="24"/>
              </w:rPr>
              <w:t>Elaboração da documentação técnica das entidades do sistema.</w:t>
            </w:r>
          </w:p>
        </w:tc>
      </w:tr>
      <w:tr xmlns:wp14="http://schemas.microsoft.com/office/word/2010/wordml" w:rsidRPr="001E6501" w:rsidR="00777B29" w:rsidTr="2A89A878" w14:paraId="14C76B03" wp14:textId="77777777">
        <w:trPr>
          <w:trHeight w:val="240"/>
        </w:trPr>
        <w:tc>
          <w:tcPr>
            <w:tcW w:w="436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488E4C3E" w:rsidP="488E4C3E" w:rsidRDefault="488E4C3E" wp14:noSpellErr="1" w14:paraId="0709DE4C">
            <w:pPr>
              <w:spacing w:before="240" w:line="276" w:lineRule="auto"/>
              <w:ind w:left="100"/>
              <w:rPr>
                <w:rFonts w:ascii="Arial" w:hAnsi="Arial" w:cs="Arial"/>
              </w:rPr>
            </w:pPr>
            <w:r w:rsidRPr="488E4C3E" w:rsidR="488E4C3E">
              <w:rPr>
                <w:rFonts w:ascii="Arial" w:hAnsi="Arial" w:cs="Arial"/>
              </w:rPr>
              <w:t xml:space="preserve">CPF: </w:t>
            </w:r>
          </w:p>
        </w:tc>
        <w:tc>
          <w:tcPr>
            <w:tcW w:w="4063" w:type="dxa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488E4C3E" w:rsidP="488E4C3E" w:rsidRDefault="488E4C3E" wp14:noSpellErr="1" w14:paraId="60B58511">
            <w:pPr>
              <w:spacing w:line="276" w:lineRule="auto"/>
              <w:ind w:left="100"/>
              <w:rPr>
                <w:rFonts w:ascii="Arial" w:hAnsi="Arial" w:cs="Arial"/>
              </w:rPr>
            </w:pPr>
            <w:r w:rsidRPr="488E4C3E" w:rsidR="488E4C3E">
              <w:rPr>
                <w:rFonts w:ascii="Arial" w:hAnsi="Arial" w:cs="Arial"/>
              </w:rPr>
              <w:t>Nacionalidade: Brasileira</w:t>
            </w:r>
          </w:p>
        </w:tc>
      </w:tr>
      <w:tr xmlns:wp14="http://schemas.microsoft.com/office/word/2010/wordml" w:rsidRPr="001E6501" w:rsidR="00777B29" w:rsidTr="2A89A878" w14:paraId="0F98CD37" wp14:textId="77777777">
        <w:trPr>
          <w:trHeight w:val="420"/>
        </w:trPr>
        <w:tc>
          <w:tcPr>
            <w:tcW w:w="8427" w:type="dxa"/>
            <w:gridSpan w:val="2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488E4C3E" w:rsidP="488E4C3E" w:rsidRDefault="488E4C3E" w14:paraId="1FAFB946" w14:textId="541BEFD1">
            <w:pPr>
              <w:rPr>
                <w:rFonts w:ascii="Arial" w:hAnsi="Arial" w:cs="Arial"/>
              </w:rPr>
            </w:pPr>
            <w:r w:rsidRPr="488E4C3E" w:rsidR="488E4C3E">
              <w:rPr>
                <w:rFonts w:ascii="Arial" w:hAnsi="Arial" w:cs="Arial"/>
              </w:rPr>
              <w:t>Qualificação Física: Estudante de graduação</w:t>
            </w:r>
          </w:p>
        </w:tc>
      </w:tr>
      <w:tr xmlns:wp14="http://schemas.microsoft.com/office/word/2010/wordml" w:rsidRPr="001E6501" w:rsidR="00777B29" w:rsidTr="2A89A878" w14:paraId="42634A4C" wp14:textId="77777777">
        <w:trPr>
          <w:trHeight w:val="200"/>
        </w:trPr>
        <w:tc>
          <w:tcPr>
            <w:tcW w:w="8427" w:type="dxa"/>
            <w:gridSpan w:val="2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:rsidR="488E4C3E" w:rsidP="488E4C3E" w:rsidRDefault="488E4C3E" wp14:noSpellErr="1" w14:paraId="67976A27">
            <w:pPr>
              <w:spacing w:before="240" w:line="276" w:lineRule="auto"/>
              <w:ind w:left="100"/>
              <w:rPr>
                <w:rFonts w:ascii="Arial" w:hAnsi="Arial" w:cs="Arial"/>
              </w:rPr>
            </w:pPr>
            <w:r w:rsidRPr="488E4C3E" w:rsidR="488E4C3E">
              <w:rPr>
                <w:rFonts w:ascii="Arial" w:hAnsi="Arial" w:cs="Arial"/>
              </w:rPr>
              <w:t>Endereço:</w:t>
            </w:r>
          </w:p>
        </w:tc>
      </w:tr>
      <w:tr xmlns:wp14="http://schemas.microsoft.com/office/word/2010/wordml" w:rsidRPr="001E6501" w:rsidR="00777B29" w:rsidTr="2A89A878" w14:paraId="079C43C1" wp14:textId="77777777">
        <w:trPr>
          <w:trHeight w:val="240"/>
        </w:trPr>
        <w:tc>
          <w:tcPr>
            <w:tcW w:w="4364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:rsidR="488E4C3E" w:rsidP="488E4C3E" w:rsidRDefault="488E4C3E" wp14:noSpellErr="1" w14:paraId="0B2B5F74">
            <w:pPr>
              <w:spacing w:before="240" w:line="276" w:lineRule="auto"/>
              <w:ind w:left="100"/>
              <w:rPr>
                <w:rFonts w:ascii="Arial" w:hAnsi="Arial" w:cs="Arial"/>
              </w:rPr>
            </w:pPr>
            <w:r w:rsidRPr="488E4C3E" w:rsidR="488E4C3E">
              <w:rPr>
                <w:rFonts w:ascii="Arial" w:hAnsi="Arial" w:cs="Arial"/>
              </w:rPr>
              <w:t>Cidade: São Luís</w:t>
            </w:r>
          </w:p>
        </w:tc>
        <w:tc>
          <w:tcPr>
            <w:tcW w:w="4063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:rsidR="488E4C3E" w:rsidP="488E4C3E" w:rsidRDefault="488E4C3E" wp14:noSpellErr="1" w14:paraId="1773ACBB">
            <w:pPr>
              <w:spacing w:line="276" w:lineRule="auto"/>
              <w:ind w:left="100"/>
              <w:rPr>
                <w:rFonts w:ascii="Arial" w:hAnsi="Arial" w:cs="Arial"/>
              </w:rPr>
            </w:pPr>
            <w:r w:rsidRPr="488E4C3E" w:rsidR="488E4C3E">
              <w:rPr>
                <w:rFonts w:ascii="Arial" w:hAnsi="Arial" w:cs="Arial"/>
              </w:rPr>
              <w:t>Estado: MA</w:t>
            </w:r>
          </w:p>
        </w:tc>
      </w:tr>
      <w:tr xmlns:wp14="http://schemas.microsoft.com/office/word/2010/wordml" w:rsidRPr="001E6501" w:rsidR="00777B29" w:rsidTr="2A89A878" w14:paraId="66041E9D" wp14:textId="77777777">
        <w:trPr>
          <w:trHeight w:val="240"/>
        </w:trPr>
        <w:tc>
          <w:tcPr>
            <w:tcW w:w="4364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:rsidR="488E4C3E" w:rsidP="488E4C3E" w:rsidRDefault="488E4C3E" wp14:noSpellErr="1" w14:paraId="20BE0713">
            <w:pPr>
              <w:spacing w:before="240" w:line="276" w:lineRule="auto"/>
              <w:ind w:left="100"/>
              <w:rPr>
                <w:rFonts w:ascii="Arial" w:hAnsi="Arial" w:cs="Arial"/>
                <w:color w:val="222222"/>
                <w:highlight w:val="white"/>
              </w:rPr>
            </w:pPr>
            <w:r w:rsidRPr="488E4C3E" w:rsidR="488E4C3E">
              <w:rPr>
                <w:rFonts w:ascii="Arial" w:hAnsi="Arial" w:cs="Arial"/>
              </w:rPr>
              <w:t>CEP:</w:t>
            </w:r>
          </w:p>
        </w:tc>
        <w:tc>
          <w:tcPr>
            <w:tcW w:w="4063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:rsidR="488E4C3E" w:rsidP="488E4C3E" w:rsidRDefault="488E4C3E" wp14:noSpellErr="1" w14:paraId="572939FC">
            <w:pPr>
              <w:spacing w:line="276" w:lineRule="auto"/>
              <w:ind w:left="100"/>
              <w:rPr>
                <w:rFonts w:ascii="Arial" w:hAnsi="Arial" w:cs="Arial"/>
              </w:rPr>
            </w:pPr>
            <w:r w:rsidRPr="488E4C3E" w:rsidR="488E4C3E">
              <w:rPr>
                <w:rFonts w:ascii="Arial" w:hAnsi="Arial" w:cs="Arial"/>
              </w:rPr>
              <w:t>País: Brasil</w:t>
            </w:r>
          </w:p>
        </w:tc>
      </w:tr>
      <w:tr xmlns:wp14="http://schemas.microsoft.com/office/word/2010/wordml" w:rsidRPr="001E6501" w:rsidR="00777B29" w:rsidTr="2A89A878" w14:paraId="6ACE8CC7" wp14:textId="77777777">
        <w:trPr>
          <w:trHeight w:val="240"/>
        </w:trPr>
        <w:tc>
          <w:tcPr>
            <w:tcW w:w="4364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:rsidR="488E4C3E" w:rsidP="488E4C3E" w:rsidRDefault="488E4C3E" wp14:noSpellErr="1" w14:paraId="3FED558C">
            <w:pPr>
              <w:spacing w:before="240" w:line="276" w:lineRule="auto"/>
              <w:ind w:left="100"/>
              <w:rPr>
                <w:rFonts w:ascii="Arial" w:hAnsi="Arial" w:cs="Arial"/>
              </w:rPr>
            </w:pPr>
            <w:r w:rsidRPr="488E4C3E" w:rsidR="488E4C3E">
              <w:rPr>
                <w:rFonts w:ascii="Arial" w:hAnsi="Arial" w:cs="Arial"/>
              </w:rPr>
              <w:t xml:space="preserve">Telefone: </w:t>
            </w:r>
          </w:p>
        </w:tc>
        <w:tc>
          <w:tcPr>
            <w:tcW w:w="4063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:rsidR="488E4C3E" w:rsidP="488E4C3E" w:rsidRDefault="488E4C3E" wp14:noSpellErr="1" w14:paraId="2430EF5B">
            <w:pPr>
              <w:spacing w:line="276" w:lineRule="auto"/>
              <w:ind w:left="100"/>
              <w:rPr>
                <w:rFonts w:ascii="Arial" w:hAnsi="Arial" w:cs="Arial"/>
              </w:rPr>
            </w:pPr>
            <w:r w:rsidRPr="488E4C3E" w:rsidR="488E4C3E">
              <w:rPr>
                <w:rFonts w:ascii="Arial" w:hAnsi="Arial" w:cs="Arial"/>
              </w:rPr>
              <w:t>Fax:</w:t>
            </w:r>
          </w:p>
        </w:tc>
      </w:tr>
      <w:tr xmlns:wp14="http://schemas.microsoft.com/office/word/2010/wordml" w:rsidRPr="001E6501" w:rsidR="00777B29" w:rsidTr="2A89A878" w14:paraId="093C260B" wp14:textId="77777777">
        <w:trPr>
          <w:trHeight w:val="240"/>
        </w:trPr>
        <w:tc>
          <w:tcPr>
            <w:tcW w:w="8427" w:type="dxa"/>
            <w:gridSpan w:val="2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:rsidR="488E4C3E" w:rsidP="488E4C3E" w:rsidRDefault="488E4C3E" w14:paraId="55D1F70D" w14:textId="580032E1">
            <w:pPr>
              <w:spacing w:before="240" w:line="276" w:lineRule="auto"/>
              <w:ind w:left="100"/>
              <w:rPr>
                <w:rFonts w:ascii="Arial" w:hAnsi="Arial" w:cs="Arial"/>
              </w:rPr>
            </w:pPr>
            <w:r w:rsidRPr="488E4C3E" w:rsidR="488E4C3E">
              <w:rPr>
                <w:rFonts w:ascii="Arial" w:hAnsi="Arial" w:cs="Arial"/>
              </w:rPr>
              <w:t>E</w:t>
            </w:r>
            <w:r w:rsidRPr="488E4C3E" w:rsidR="488E4C3E">
              <w:rPr>
                <w:rFonts w:ascii="Arial" w:hAnsi="Arial" w:cs="Arial"/>
                <w:i w:val="0"/>
                <w:iCs w:val="0"/>
              </w:rPr>
              <w:t xml:space="preserve">-mail: </w:t>
            </w:r>
            <w:r w:rsidRPr="488E4C3E" w:rsidR="503C18BC">
              <w:rPr>
                <w:rFonts w:ascii="Arial" w:hAnsi="Arial" w:eastAsia="Arial" w:cs="Arial"/>
                <w:i w:val="0"/>
                <w:iCs w:val="0"/>
                <w:noProof w:val="0"/>
                <w:sz w:val="24"/>
                <w:szCs w:val="24"/>
                <w:lang w:val="pt-BR"/>
              </w:rPr>
              <w:t>liliarosaestudos@gmail.com</w:t>
            </w:r>
          </w:p>
        </w:tc>
      </w:tr>
      <w:tr xmlns:wp14="http://schemas.microsoft.com/office/word/2010/wordml" w:rsidRPr="001E6501" w:rsidR="00777B29" w:rsidTr="2A89A878" w14:paraId="7992A46D" wp14:textId="77777777">
        <w:trPr>
          <w:trHeight w:val="240"/>
        </w:trPr>
        <w:tc>
          <w:tcPr>
            <w:tcW w:w="8427" w:type="dxa"/>
            <w:gridSpan w:val="2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:rsidR="488E4C3E" w:rsidP="488E4C3E" w:rsidRDefault="488E4C3E" wp14:noSpellErr="1" w14:paraId="3EFB6874">
            <w:pPr>
              <w:spacing w:before="240" w:line="276" w:lineRule="auto"/>
              <w:ind w:left="100"/>
              <w:rPr>
                <w:rFonts w:ascii="Arial" w:hAnsi="Arial" w:cs="Arial"/>
              </w:rPr>
            </w:pPr>
            <w:r w:rsidRPr="488E4C3E" w:rsidR="488E4C3E">
              <w:rPr>
                <w:rFonts w:ascii="Arial" w:hAnsi="Arial" w:cs="Arial"/>
              </w:rPr>
              <w:t>Assinatura:</w:t>
            </w:r>
          </w:p>
        </w:tc>
      </w:tr>
      <w:tr xmlns:wp14="http://schemas.microsoft.com/office/word/2010/wordml" w:rsidRPr="001E6501" w:rsidR="00777B29" w:rsidTr="2A89A878" w14:paraId="0E9C4ABB" wp14:textId="77777777">
        <w:trPr>
          <w:trHeight w:val="240"/>
        </w:trPr>
        <w:tc>
          <w:tcPr>
            <w:tcW w:w="8427" w:type="dxa"/>
            <w:gridSpan w:val="2"/>
            <w:tcBorders>
              <w:top w:val="single" w:color="000000" w:themeColor="text1" w:sz="4" w:space="0"/>
            </w:tcBorders>
            <w:shd w:val="clear" w:color="auto" w:fill="BFBFBF" w:themeFill="background1" w:themeFillShade="BF"/>
            <w:tcMar/>
          </w:tcPr>
          <w:p w:rsidRPr="001E6501" w:rsidR="00777B29" w:rsidP="00427A68" w:rsidRDefault="00777B29" w14:paraId="7258E5C9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100" w:hanging="100"/>
              <w:rPr>
                <w:rFonts w:ascii="Arial" w:hAnsi="Arial" w:cs="Arial"/>
                <w:b/>
                <w:bCs/>
                <w:color w:val="000000"/>
              </w:rPr>
            </w:pPr>
            <w:r w:rsidRPr="001E6501">
              <w:rPr>
                <w:rFonts w:ascii="Arial" w:hAnsi="Arial" w:cs="Arial"/>
                <w:b/>
                <w:bCs/>
                <w:color w:val="000000"/>
              </w:rPr>
              <w:t xml:space="preserve">4. Nome: </w:t>
            </w:r>
          </w:p>
        </w:tc>
      </w:tr>
      <w:tr xmlns:wp14="http://schemas.microsoft.com/office/word/2010/wordml" w:rsidRPr="001E6501" w:rsidR="00777B29" w:rsidTr="2A89A878" w14:paraId="659763D6" wp14:textId="77777777">
        <w:trPr>
          <w:trHeight w:val="240"/>
        </w:trPr>
        <w:tc>
          <w:tcPr>
            <w:tcW w:w="4364" w:type="dxa"/>
            <w:tcBorders>
              <w:top w:val="single" w:color="000000" w:themeColor="text1" w:sz="4" w:space="0"/>
            </w:tcBorders>
            <w:shd w:val="clear" w:color="auto" w:fill="auto"/>
            <w:tcMar/>
          </w:tcPr>
          <w:p w:rsidR="488E4C3E" w:rsidP="488E4C3E" w:rsidRDefault="488E4C3E" w14:paraId="5F2075DC" w14:textId="67E073A0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4"/>
              <w:ind w:left="100" w:hanging="100"/>
              <w:rPr>
                <w:rFonts w:ascii="Arial" w:hAnsi="Arial" w:cs="Arial"/>
                <w:b w:val="1"/>
                <w:bCs w:val="1"/>
                <w:color w:val="000000" w:themeColor="text1" w:themeTint="FF" w:themeShade="FF"/>
              </w:rPr>
            </w:pPr>
            <w:r w:rsidRPr="488E4C3E" w:rsidR="488E4C3E">
              <w:rPr>
                <w:rFonts w:ascii="Arial" w:hAnsi="Arial" w:cs="Arial"/>
                <w:color w:val="000000" w:themeColor="text1" w:themeTint="FF" w:themeShade="FF"/>
              </w:rPr>
              <w:t>Instituição:</w:t>
            </w:r>
            <w:r w:rsidRPr="488E4C3E" w:rsidR="488E4C3E">
              <w:rPr>
                <w:rFonts w:ascii="Arial" w:hAnsi="Arial" w:cs="Arial"/>
                <w:color w:val="000000" w:themeColor="text1" w:themeTint="FF" w:themeShade="FF"/>
              </w:rPr>
              <w:t xml:space="preserve"> Universidade Federal do Maranhão</w:t>
            </w:r>
          </w:p>
        </w:tc>
        <w:tc>
          <w:tcPr>
            <w:tcW w:w="4063" w:type="dxa"/>
            <w:tcBorders>
              <w:top w:val="single" w:color="000000" w:themeColor="text1" w:sz="4" w:space="0"/>
            </w:tcBorders>
            <w:shd w:val="clear" w:color="auto" w:fill="auto"/>
            <w:tcMar/>
          </w:tcPr>
          <w:p w:rsidR="488E4C3E" w:rsidP="488E4C3E" w:rsidRDefault="488E4C3E" w14:paraId="764B9460" w14:textId="2E8B2EFF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4"/>
              <w:ind w:left="100" w:hanging="100"/>
              <w:rPr>
                <w:rFonts w:ascii="Arial" w:hAnsi="Arial" w:cs="Arial"/>
                <w:color w:val="000000" w:themeColor="text1" w:themeTint="FF" w:themeShade="FF"/>
              </w:rPr>
            </w:pPr>
            <w:r w:rsidRPr="488E4C3E" w:rsidR="488E4C3E">
              <w:rPr>
                <w:rFonts w:ascii="Arial" w:hAnsi="Arial" w:cs="Arial"/>
                <w:color w:val="000000" w:themeColor="text1" w:themeTint="FF" w:themeShade="FF"/>
              </w:rPr>
              <w:t xml:space="preserve">Vínculo: </w:t>
            </w:r>
            <w:r w:rsidRPr="488E4C3E" w:rsidR="488E4C3E">
              <w:rPr>
                <w:rFonts w:ascii="Arial" w:hAnsi="Arial" w:cs="Arial"/>
                <w:color w:val="000000" w:themeColor="text1" w:themeTint="FF" w:themeShade="FF"/>
              </w:rPr>
              <w:t>Estudante</w:t>
            </w:r>
          </w:p>
        </w:tc>
      </w:tr>
      <w:tr xmlns:wp14="http://schemas.microsoft.com/office/word/2010/wordml" w:rsidRPr="001E6501" w:rsidR="00777B29" w:rsidTr="2A89A878" w14:paraId="2070721C" wp14:textId="77777777">
        <w:trPr>
          <w:trHeight w:val="240"/>
        </w:trPr>
        <w:tc>
          <w:tcPr>
            <w:tcW w:w="8427" w:type="dxa"/>
            <w:gridSpan w:val="2"/>
            <w:tcBorders>
              <w:top w:val="single" w:color="000000" w:themeColor="text1" w:sz="4" w:space="0"/>
            </w:tcBorders>
            <w:shd w:val="clear" w:color="auto" w:fill="auto"/>
            <w:tcMar/>
          </w:tcPr>
          <w:p w:rsidR="488E4C3E" w:rsidP="2A89A878" w:rsidRDefault="488E4C3E" w14:paraId="54C8FC92" w14:textId="6172A2D0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4"/>
              <w:ind w:left="100" w:hanging="100"/>
              <w:rPr>
                <w:rFonts w:ascii="Arial" w:hAnsi="Arial" w:cs="Arial"/>
                <w:color w:val="000000" w:themeColor="text1" w:themeTint="FF" w:themeShade="FF"/>
              </w:rPr>
            </w:pPr>
            <w:r w:rsidRPr="2A89A878" w:rsidR="0C1C2EEF">
              <w:rPr>
                <w:rFonts w:ascii="Arial" w:hAnsi="Arial" w:cs="Arial"/>
                <w:color w:val="000000" w:themeColor="text1" w:themeTint="FF" w:themeShade="FF"/>
              </w:rPr>
              <w:t>Participação na Criação do Programa:</w:t>
            </w:r>
          </w:p>
          <w:p w:rsidR="488E4C3E" w:rsidP="2A89A878" w:rsidRDefault="488E4C3E" w14:paraId="54836052" w14:textId="795EBF4E">
            <w:pPr>
              <w:pStyle w:val="ListParagraph"/>
              <w:numPr>
                <w:ilvl w:val="0"/>
                <w:numId w:val="2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4"/>
              <w:ind/>
              <w:rPr>
                <w:rFonts w:ascii="Arial" w:hAnsi="Arial" w:cs="Arial"/>
                <w:color w:val="000000" w:themeColor="text1" w:themeTint="FF" w:themeShade="FF"/>
                <w:sz w:val="24"/>
                <w:szCs w:val="24"/>
              </w:rPr>
            </w:pPr>
            <w:r w:rsidRPr="2A89A878" w:rsidR="0C1C2EEF">
              <w:rPr>
                <w:rFonts w:ascii="Arial" w:hAnsi="Arial" w:cs="Arial"/>
                <w:color w:val="000000" w:themeColor="text1" w:themeTint="FF" w:themeShade="FF"/>
                <w:sz w:val="24"/>
                <w:szCs w:val="24"/>
              </w:rPr>
              <w:t>Levantamento de requisitos;</w:t>
            </w:r>
          </w:p>
          <w:p w:rsidR="488E4C3E" w:rsidP="2A89A878" w:rsidRDefault="488E4C3E" w14:paraId="48C85683" w14:textId="600B12A8">
            <w:pPr>
              <w:pStyle w:val="ListParagraph"/>
              <w:numPr>
                <w:ilvl w:val="0"/>
                <w:numId w:val="2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4"/>
              <w:ind/>
              <w:rPr>
                <w:rFonts w:ascii="Arial" w:hAnsi="Arial" w:cs="Arial"/>
                <w:color w:val="000000" w:themeColor="text1" w:themeTint="FF" w:themeShade="FF"/>
                <w:sz w:val="24"/>
                <w:szCs w:val="24"/>
              </w:rPr>
            </w:pPr>
            <w:r w:rsidRPr="2A89A878" w:rsidR="0C1C2EEF">
              <w:rPr>
                <w:rFonts w:ascii="Arial" w:hAnsi="Arial" w:cs="Arial"/>
                <w:color w:val="000000" w:themeColor="text1" w:themeTint="FF" w:themeShade="FF"/>
                <w:sz w:val="24"/>
                <w:szCs w:val="24"/>
              </w:rPr>
              <w:t>Modelagem do sistema utilizando UML;</w:t>
            </w:r>
          </w:p>
          <w:p w:rsidR="488E4C3E" w:rsidP="2A89A878" w:rsidRDefault="488E4C3E" w14:paraId="63AC27F2" w14:textId="6A5576BC">
            <w:pPr>
              <w:pStyle w:val="ListParagraph"/>
              <w:numPr>
                <w:ilvl w:val="0"/>
                <w:numId w:val="2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4"/>
              <w:ind/>
              <w:rPr>
                <w:rFonts w:ascii="Arial" w:hAnsi="Arial" w:cs="Arial"/>
                <w:color w:val="000000" w:themeColor="text1" w:themeTint="FF" w:themeShade="FF"/>
                <w:sz w:val="24"/>
                <w:szCs w:val="24"/>
              </w:rPr>
            </w:pPr>
            <w:r w:rsidRPr="2A89A878" w:rsidR="0C1C2EEF">
              <w:rPr>
                <w:rFonts w:ascii="Arial" w:hAnsi="Arial" w:cs="Arial"/>
                <w:color w:val="000000" w:themeColor="text1" w:themeTint="FF" w:themeShade="FF"/>
                <w:sz w:val="24"/>
                <w:szCs w:val="24"/>
              </w:rPr>
              <w:t>Integração do chatbot com inteligência artificial;</w:t>
            </w:r>
          </w:p>
          <w:p w:rsidR="488E4C3E" w:rsidP="2A89A878" w:rsidRDefault="488E4C3E" w14:paraId="2C916F66" w14:textId="46BED6DC">
            <w:pPr>
              <w:pStyle w:val="ListParagraph"/>
              <w:numPr>
                <w:ilvl w:val="0"/>
                <w:numId w:val="2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4"/>
              <w:ind/>
              <w:rPr>
                <w:rFonts w:ascii="Arial" w:hAnsi="Arial" w:cs="Arial"/>
                <w:color w:val="000000" w:themeColor="text1" w:themeTint="FF" w:themeShade="FF"/>
                <w:sz w:val="24"/>
                <w:szCs w:val="24"/>
              </w:rPr>
            </w:pPr>
            <w:r w:rsidRPr="2A89A878" w:rsidR="0C1C2EEF">
              <w:rPr>
                <w:rFonts w:ascii="Arial" w:hAnsi="Arial" w:cs="Arial"/>
                <w:color w:val="000000" w:themeColor="text1" w:themeTint="FF" w:themeShade="FF"/>
                <w:sz w:val="24"/>
                <w:szCs w:val="24"/>
              </w:rPr>
              <w:t>Definição dos fluxos de uso e comportamento do sistema;</w:t>
            </w:r>
          </w:p>
          <w:p w:rsidR="488E4C3E" w:rsidP="2A89A878" w:rsidRDefault="488E4C3E" w14:paraId="6394BCDB" w14:textId="78267A80">
            <w:pPr>
              <w:pStyle w:val="ListParagraph"/>
              <w:numPr>
                <w:ilvl w:val="0"/>
                <w:numId w:val="2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4"/>
              <w:ind/>
              <w:rPr>
                <w:rFonts w:ascii="Arial" w:hAnsi="Arial" w:cs="Arial"/>
                <w:color w:val="000000" w:themeColor="text1" w:themeTint="FF" w:themeShade="FF"/>
                <w:sz w:val="24"/>
                <w:szCs w:val="24"/>
              </w:rPr>
            </w:pPr>
            <w:r w:rsidRPr="2A89A878" w:rsidR="0C1C2EEF">
              <w:rPr>
                <w:rFonts w:ascii="Arial" w:hAnsi="Arial" w:cs="Arial"/>
                <w:color w:val="000000" w:themeColor="text1" w:themeTint="FF" w:themeShade="FF"/>
                <w:sz w:val="24"/>
                <w:szCs w:val="24"/>
              </w:rPr>
              <w:t>Elaboração da documentação técnica das entidades do sistema.</w:t>
            </w:r>
          </w:p>
        </w:tc>
      </w:tr>
      <w:tr xmlns:wp14="http://schemas.microsoft.com/office/word/2010/wordml" w:rsidRPr="001E6501" w:rsidR="00777B29" w:rsidTr="2A89A878" w14:paraId="5EC3B7AE" wp14:textId="77777777">
        <w:trPr>
          <w:trHeight w:val="240"/>
        </w:trPr>
        <w:tc>
          <w:tcPr>
            <w:tcW w:w="436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488E4C3E" w:rsidP="488E4C3E" w:rsidRDefault="488E4C3E" wp14:noSpellErr="1" w14:paraId="3DDDC2F9">
            <w:pPr>
              <w:spacing w:before="240" w:line="276" w:lineRule="auto"/>
              <w:ind w:left="100"/>
              <w:rPr>
                <w:rFonts w:ascii="Arial" w:hAnsi="Arial" w:cs="Arial"/>
              </w:rPr>
            </w:pPr>
            <w:r w:rsidRPr="488E4C3E" w:rsidR="488E4C3E">
              <w:rPr>
                <w:rFonts w:ascii="Arial" w:hAnsi="Arial" w:cs="Arial"/>
              </w:rPr>
              <w:t xml:space="preserve">CPF: </w:t>
            </w:r>
          </w:p>
        </w:tc>
        <w:tc>
          <w:tcPr>
            <w:tcW w:w="4063" w:type="dxa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488E4C3E" w:rsidP="488E4C3E" w:rsidRDefault="488E4C3E" wp14:noSpellErr="1" w14:paraId="0D0A3154">
            <w:pPr>
              <w:spacing w:line="276" w:lineRule="auto"/>
              <w:ind w:left="100"/>
              <w:rPr>
                <w:rFonts w:ascii="Arial" w:hAnsi="Arial" w:cs="Arial"/>
              </w:rPr>
            </w:pPr>
            <w:r w:rsidRPr="488E4C3E" w:rsidR="488E4C3E">
              <w:rPr>
                <w:rFonts w:ascii="Arial" w:hAnsi="Arial" w:cs="Arial"/>
              </w:rPr>
              <w:t>Nacionalidade: Brasileira</w:t>
            </w:r>
          </w:p>
        </w:tc>
      </w:tr>
      <w:tr xmlns:wp14="http://schemas.microsoft.com/office/word/2010/wordml" w:rsidRPr="001E6501" w:rsidR="00777B29" w:rsidTr="2A89A878" w14:paraId="5DD4FAB6" wp14:textId="77777777">
        <w:trPr>
          <w:trHeight w:val="420"/>
        </w:trPr>
        <w:tc>
          <w:tcPr>
            <w:tcW w:w="8427" w:type="dxa"/>
            <w:gridSpan w:val="2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488E4C3E" w:rsidP="488E4C3E" w:rsidRDefault="488E4C3E" w14:paraId="7799E62A" w14:textId="541BEFD1">
            <w:pPr>
              <w:rPr>
                <w:rFonts w:ascii="Arial" w:hAnsi="Arial" w:cs="Arial"/>
              </w:rPr>
            </w:pPr>
            <w:r w:rsidRPr="488E4C3E" w:rsidR="488E4C3E">
              <w:rPr>
                <w:rFonts w:ascii="Arial" w:hAnsi="Arial" w:cs="Arial"/>
              </w:rPr>
              <w:t>Qualificação Física: Estudante de graduação</w:t>
            </w:r>
          </w:p>
        </w:tc>
      </w:tr>
      <w:tr xmlns:wp14="http://schemas.microsoft.com/office/word/2010/wordml" w:rsidRPr="001E6501" w:rsidR="00777B29" w:rsidTr="2A89A878" w14:paraId="776363D3" wp14:textId="77777777">
        <w:trPr>
          <w:trHeight w:val="200"/>
        </w:trPr>
        <w:tc>
          <w:tcPr>
            <w:tcW w:w="8427" w:type="dxa"/>
            <w:gridSpan w:val="2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:rsidR="488E4C3E" w:rsidP="488E4C3E" w:rsidRDefault="488E4C3E" wp14:noSpellErr="1" w14:paraId="1179CD84">
            <w:pPr>
              <w:spacing w:before="240" w:line="276" w:lineRule="auto"/>
              <w:ind w:left="100"/>
              <w:rPr>
                <w:rFonts w:ascii="Arial" w:hAnsi="Arial" w:cs="Arial"/>
              </w:rPr>
            </w:pPr>
            <w:r w:rsidRPr="488E4C3E" w:rsidR="488E4C3E">
              <w:rPr>
                <w:rFonts w:ascii="Arial" w:hAnsi="Arial" w:cs="Arial"/>
              </w:rPr>
              <w:t>Endereço:</w:t>
            </w:r>
          </w:p>
        </w:tc>
      </w:tr>
      <w:tr xmlns:wp14="http://schemas.microsoft.com/office/word/2010/wordml" w:rsidRPr="001E6501" w:rsidR="00777B29" w:rsidTr="2A89A878" w14:paraId="42C50D2E" wp14:textId="77777777">
        <w:trPr>
          <w:trHeight w:val="240"/>
        </w:trPr>
        <w:tc>
          <w:tcPr>
            <w:tcW w:w="4364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:rsidR="488E4C3E" w:rsidP="488E4C3E" w:rsidRDefault="488E4C3E" wp14:noSpellErr="1" w14:paraId="49041F7E">
            <w:pPr>
              <w:spacing w:before="240" w:line="276" w:lineRule="auto"/>
              <w:ind w:left="100"/>
              <w:rPr>
                <w:rFonts w:ascii="Arial" w:hAnsi="Arial" w:cs="Arial"/>
              </w:rPr>
            </w:pPr>
            <w:r w:rsidRPr="488E4C3E" w:rsidR="488E4C3E">
              <w:rPr>
                <w:rFonts w:ascii="Arial" w:hAnsi="Arial" w:cs="Arial"/>
              </w:rPr>
              <w:t>Cidade: São Luís</w:t>
            </w:r>
          </w:p>
        </w:tc>
        <w:tc>
          <w:tcPr>
            <w:tcW w:w="4063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:rsidR="488E4C3E" w:rsidP="488E4C3E" w:rsidRDefault="488E4C3E" wp14:noSpellErr="1" w14:paraId="373063BE">
            <w:pPr>
              <w:spacing w:line="276" w:lineRule="auto"/>
              <w:ind w:left="100"/>
              <w:rPr>
                <w:rFonts w:ascii="Arial" w:hAnsi="Arial" w:cs="Arial"/>
              </w:rPr>
            </w:pPr>
            <w:r w:rsidRPr="488E4C3E" w:rsidR="488E4C3E">
              <w:rPr>
                <w:rFonts w:ascii="Arial" w:hAnsi="Arial" w:cs="Arial"/>
              </w:rPr>
              <w:t>Estado: MA</w:t>
            </w:r>
          </w:p>
        </w:tc>
      </w:tr>
      <w:tr xmlns:wp14="http://schemas.microsoft.com/office/word/2010/wordml" w:rsidRPr="001E6501" w:rsidR="00777B29" w:rsidTr="2A89A878" w14:paraId="0680C5A1" wp14:textId="77777777">
        <w:trPr>
          <w:trHeight w:val="240"/>
        </w:trPr>
        <w:tc>
          <w:tcPr>
            <w:tcW w:w="4364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:rsidR="488E4C3E" w:rsidP="488E4C3E" w:rsidRDefault="488E4C3E" wp14:noSpellErr="1" w14:paraId="2BD50174">
            <w:pPr>
              <w:spacing w:before="240" w:line="276" w:lineRule="auto"/>
              <w:ind w:left="100"/>
              <w:rPr>
                <w:rFonts w:ascii="Arial" w:hAnsi="Arial" w:cs="Arial"/>
                <w:color w:val="222222"/>
                <w:highlight w:val="white"/>
              </w:rPr>
            </w:pPr>
            <w:r w:rsidRPr="488E4C3E" w:rsidR="488E4C3E">
              <w:rPr>
                <w:rFonts w:ascii="Arial" w:hAnsi="Arial" w:cs="Arial"/>
              </w:rPr>
              <w:t>CEP:</w:t>
            </w:r>
          </w:p>
        </w:tc>
        <w:tc>
          <w:tcPr>
            <w:tcW w:w="4063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:rsidR="488E4C3E" w:rsidP="488E4C3E" w:rsidRDefault="488E4C3E" wp14:noSpellErr="1" w14:paraId="488FF7AF">
            <w:pPr>
              <w:spacing w:line="276" w:lineRule="auto"/>
              <w:ind w:left="100"/>
              <w:rPr>
                <w:rFonts w:ascii="Arial" w:hAnsi="Arial" w:cs="Arial"/>
              </w:rPr>
            </w:pPr>
            <w:r w:rsidRPr="488E4C3E" w:rsidR="488E4C3E">
              <w:rPr>
                <w:rFonts w:ascii="Arial" w:hAnsi="Arial" w:cs="Arial"/>
              </w:rPr>
              <w:t>País: Brasil</w:t>
            </w:r>
          </w:p>
        </w:tc>
      </w:tr>
      <w:tr xmlns:wp14="http://schemas.microsoft.com/office/word/2010/wordml" w:rsidRPr="001E6501" w:rsidR="00777B29" w:rsidTr="2A89A878" w14:paraId="3694ECCC" wp14:textId="77777777">
        <w:trPr>
          <w:trHeight w:val="240"/>
        </w:trPr>
        <w:tc>
          <w:tcPr>
            <w:tcW w:w="4364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:rsidR="488E4C3E" w:rsidP="488E4C3E" w:rsidRDefault="488E4C3E" wp14:noSpellErr="1" w14:paraId="3AD5D227">
            <w:pPr>
              <w:spacing w:before="240" w:line="276" w:lineRule="auto"/>
              <w:ind w:left="100"/>
              <w:rPr>
                <w:rFonts w:ascii="Arial" w:hAnsi="Arial" w:cs="Arial"/>
              </w:rPr>
            </w:pPr>
            <w:r w:rsidRPr="488E4C3E" w:rsidR="488E4C3E">
              <w:rPr>
                <w:rFonts w:ascii="Arial" w:hAnsi="Arial" w:cs="Arial"/>
              </w:rPr>
              <w:t xml:space="preserve">Telefone: </w:t>
            </w:r>
          </w:p>
        </w:tc>
        <w:tc>
          <w:tcPr>
            <w:tcW w:w="4063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:rsidR="488E4C3E" w:rsidP="488E4C3E" w:rsidRDefault="488E4C3E" wp14:noSpellErr="1" w14:paraId="216DC093">
            <w:pPr>
              <w:spacing w:line="276" w:lineRule="auto"/>
              <w:ind w:left="100"/>
              <w:rPr>
                <w:rFonts w:ascii="Arial" w:hAnsi="Arial" w:cs="Arial"/>
              </w:rPr>
            </w:pPr>
            <w:r w:rsidRPr="488E4C3E" w:rsidR="488E4C3E">
              <w:rPr>
                <w:rFonts w:ascii="Arial" w:hAnsi="Arial" w:cs="Arial"/>
              </w:rPr>
              <w:t>Fax:</w:t>
            </w:r>
          </w:p>
        </w:tc>
      </w:tr>
      <w:tr xmlns:wp14="http://schemas.microsoft.com/office/word/2010/wordml" w:rsidRPr="001E6501" w:rsidR="00777B29" w:rsidTr="2A89A878" w14:paraId="60960A2F" wp14:textId="77777777">
        <w:trPr>
          <w:trHeight w:val="240"/>
        </w:trPr>
        <w:tc>
          <w:tcPr>
            <w:tcW w:w="8427" w:type="dxa"/>
            <w:gridSpan w:val="2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:rsidR="488E4C3E" w:rsidP="488E4C3E" w:rsidRDefault="488E4C3E" w14:paraId="508FC2BC" w14:textId="52852510">
            <w:pPr>
              <w:spacing w:before="240" w:line="276" w:lineRule="auto"/>
              <w:ind w:left="100"/>
              <w:rPr>
                <w:rFonts w:ascii="Arial" w:hAnsi="Arial" w:eastAsia="Arial" w:cs="Arial"/>
                <w:i w:val="0"/>
                <w:iCs w:val="0"/>
                <w:noProof w:val="0"/>
                <w:sz w:val="24"/>
                <w:szCs w:val="24"/>
                <w:lang w:val="pt-BR"/>
              </w:rPr>
            </w:pPr>
            <w:r w:rsidRPr="488E4C3E" w:rsidR="488E4C3E">
              <w:rPr>
                <w:rFonts w:ascii="Arial" w:hAnsi="Arial" w:cs="Arial"/>
                <w:i w:val="0"/>
                <w:iCs w:val="0"/>
              </w:rPr>
              <w:t xml:space="preserve">E-mail: </w:t>
            </w:r>
            <w:r w:rsidRPr="488E4C3E" w:rsidR="2F46D71A">
              <w:rPr>
                <w:rFonts w:ascii="Arial" w:hAnsi="Arial" w:eastAsia="Arial" w:cs="Arial"/>
                <w:i w:val="0"/>
                <w:iCs w:val="0"/>
                <w:noProof w:val="0"/>
                <w:sz w:val="24"/>
                <w:szCs w:val="24"/>
                <w:lang w:val="pt-BR"/>
              </w:rPr>
              <w:t>virginiamondego@gmail.com</w:t>
            </w:r>
          </w:p>
        </w:tc>
      </w:tr>
      <w:tr xmlns:wp14="http://schemas.microsoft.com/office/word/2010/wordml" w:rsidRPr="001E6501" w:rsidR="00777B29" w:rsidTr="2A89A878" w14:paraId="25FC94E1" wp14:textId="77777777">
        <w:trPr>
          <w:trHeight w:val="240"/>
        </w:trPr>
        <w:tc>
          <w:tcPr>
            <w:tcW w:w="8427" w:type="dxa"/>
            <w:gridSpan w:val="2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:rsidR="488E4C3E" w:rsidP="488E4C3E" w:rsidRDefault="488E4C3E" wp14:noSpellErr="1" w14:paraId="301CE2D3">
            <w:pPr>
              <w:spacing w:before="240" w:line="276" w:lineRule="auto"/>
              <w:ind w:left="100"/>
              <w:rPr>
                <w:rFonts w:ascii="Arial" w:hAnsi="Arial" w:cs="Arial"/>
              </w:rPr>
            </w:pPr>
            <w:r w:rsidRPr="488E4C3E" w:rsidR="488E4C3E">
              <w:rPr>
                <w:rFonts w:ascii="Arial" w:hAnsi="Arial" w:cs="Arial"/>
              </w:rPr>
              <w:t>Assinatura:</w:t>
            </w:r>
          </w:p>
        </w:tc>
      </w:tr>
      <w:tr xmlns:wp14="http://schemas.microsoft.com/office/word/2010/wordml" w:rsidRPr="001E6501" w:rsidR="00777B29" w:rsidTr="2A89A878" w14:paraId="683D4DF3" wp14:textId="77777777">
        <w:trPr>
          <w:trHeight w:val="240"/>
        </w:trPr>
        <w:tc>
          <w:tcPr>
            <w:tcW w:w="8427" w:type="dxa"/>
            <w:gridSpan w:val="2"/>
            <w:shd w:val="clear" w:color="auto" w:fill="BFBFBF" w:themeFill="background1" w:themeFillShade="BF"/>
            <w:tcMar/>
          </w:tcPr>
          <w:p w:rsidRPr="001E6501" w:rsidR="00777B29" w:rsidP="00427A68" w:rsidRDefault="00777B29" w14:paraId="759E5130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100" w:hanging="100"/>
              <w:rPr>
                <w:rFonts w:ascii="Arial" w:hAnsi="Arial" w:cs="Arial"/>
                <w:b/>
                <w:bCs/>
                <w:color w:val="000000"/>
              </w:rPr>
            </w:pPr>
            <w:r w:rsidRPr="001E6501">
              <w:rPr>
                <w:rFonts w:ascii="Arial" w:hAnsi="Arial" w:cs="Arial"/>
                <w:b/>
                <w:bCs/>
                <w:color w:val="000000"/>
              </w:rPr>
              <w:t xml:space="preserve">5. Nome: </w:t>
            </w:r>
          </w:p>
        </w:tc>
      </w:tr>
      <w:tr xmlns:wp14="http://schemas.microsoft.com/office/word/2010/wordml" w:rsidRPr="001E6501" w:rsidR="00777B29" w:rsidTr="2A89A878" w14:paraId="6714C787" wp14:textId="77777777">
        <w:trPr>
          <w:trHeight w:val="240"/>
        </w:trPr>
        <w:tc>
          <w:tcPr>
            <w:tcW w:w="4364" w:type="dxa"/>
            <w:shd w:val="clear" w:color="auto" w:fill="auto"/>
            <w:tcMar/>
          </w:tcPr>
          <w:p w:rsidR="488E4C3E" w:rsidP="488E4C3E" w:rsidRDefault="488E4C3E" w14:paraId="440F0878" w14:textId="67E073A0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4"/>
              <w:ind w:left="100" w:hanging="100"/>
              <w:rPr>
                <w:rFonts w:ascii="Arial" w:hAnsi="Arial" w:cs="Arial"/>
                <w:b w:val="1"/>
                <w:bCs w:val="1"/>
                <w:color w:val="000000" w:themeColor="text1" w:themeTint="FF" w:themeShade="FF"/>
              </w:rPr>
            </w:pPr>
            <w:r w:rsidRPr="488E4C3E" w:rsidR="488E4C3E">
              <w:rPr>
                <w:rFonts w:ascii="Arial" w:hAnsi="Arial" w:cs="Arial"/>
                <w:color w:val="000000" w:themeColor="text1" w:themeTint="FF" w:themeShade="FF"/>
              </w:rPr>
              <w:t>Instituição:</w:t>
            </w:r>
            <w:r w:rsidRPr="488E4C3E" w:rsidR="488E4C3E">
              <w:rPr>
                <w:rFonts w:ascii="Arial" w:hAnsi="Arial" w:cs="Arial"/>
                <w:color w:val="000000" w:themeColor="text1" w:themeTint="FF" w:themeShade="FF"/>
              </w:rPr>
              <w:t xml:space="preserve"> Universidade Federal do Maranhão</w:t>
            </w:r>
          </w:p>
        </w:tc>
        <w:tc>
          <w:tcPr>
            <w:tcW w:w="4063" w:type="dxa"/>
            <w:shd w:val="clear" w:color="auto" w:fill="auto"/>
            <w:tcMar/>
          </w:tcPr>
          <w:p w:rsidR="488E4C3E" w:rsidP="488E4C3E" w:rsidRDefault="488E4C3E" w14:paraId="3EF0E3D0" w14:textId="2E8B2EFF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4"/>
              <w:ind w:left="100" w:hanging="100"/>
              <w:rPr>
                <w:rFonts w:ascii="Arial" w:hAnsi="Arial" w:cs="Arial"/>
                <w:color w:val="000000" w:themeColor="text1" w:themeTint="FF" w:themeShade="FF"/>
              </w:rPr>
            </w:pPr>
            <w:r w:rsidRPr="488E4C3E" w:rsidR="488E4C3E">
              <w:rPr>
                <w:rFonts w:ascii="Arial" w:hAnsi="Arial" w:cs="Arial"/>
                <w:color w:val="000000" w:themeColor="text1" w:themeTint="FF" w:themeShade="FF"/>
              </w:rPr>
              <w:t xml:space="preserve">Vínculo: </w:t>
            </w:r>
            <w:r w:rsidRPr="488E4C3E" w:rsidR="488E4C3E">
              <w:rPr>
                <w:rFonts w:ascii="Arial" w:hAnsi="Arial" w:cs="Arial"/>
                <w:color w:val="000000" w:themeColor="text1" w:themeTint="FF" w:themeShade="FF"/>
              </w:rPr>
              <w:t>Estudante</w:t>
            </w:r>
          </w:p>
        </w:tc>
      </w:tr>
      <w:tr xmlns:wp14="http://schemas.microsoft.com/office/word/2010/wordml" w:rsidRPr="001E6501" w:rsidR="00777B29" w:rsidTr="2A89A878" w14:paraId="202A8B68" wp14:textId="77777777">
        <w:trPr>
          <w:trHeight w:val="240"/>
        </w:trPr>
        <w:tc>
          <w:tcPr>
            <w:tcW w:w="8427" w:type="dxa"/>
            <w:gridSpan w:val="2"/>
            <w:shd w:val="clear" w:color="auto" w:fill="auto"/>
            <w:tcMar/>
          </w:tcPr>
          <w:p w:rsidR="488E4C3E" w:rsidP="2A89A878" w:rsidRDefault="488E4C3E" w14:paraId="000FD218" w14:textId="6172A2D0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4"/>
              <w:ind w:left="100" w:hanging="100"/>
              <w:rPr>
                <w:rFonts w:ascii="Arial" w:hAnsi="Arial" w:cs="Arial"/>
                <w:color w:val="000000" w:themeColor="text1" w:themeTint="FF" w:themeShade="FF"/>
              </w:rPr>
            </w:pPr>
            <w:r w:rsidRPr="2A89A878" w:rsidR="07B0E6CE">
              <w:rPr>
                <w:rFonts w:ascii="Arial" w:hAnsi="Arial" w:cs="Arial"/>
                <w:color w:val="000000" w:themeColor="text1" w:themeTint="FF" w:themeShade="FF"/>
              </w:rPr>
              <w:t>Participação na Criação do Programa:</w:t>
            </w:r>
          </w:p>
          <w:p w:rsidR="488E4C3E" w:rsidP="2A89A878" w:rsidRDefault="488E4C3E" w14:paraId="35BB1E65" w14:textId="795EBF4E">
            <w:pPr>
              <w:pStyle w:val="ListParagraph"/>
              <w:numPr>
                <w:ilvl w:val="0"/>
                <w:numId w:val="2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4"/>
              <w:ind/>
              <w:rPr>
                <w:rFonts w:ascii="Arial" w:hAnsi="Arial" w:cs="Arial"/>
                <w:color w:val="000000" w:themeColor="text1" w:themeTint="FF" w:themeShade="FF"/>
                <w:sz w:val="24"/>
                <w:szCs w:val="24"/>
              </w:rPr>
            </w:pPr>
            <w:r w:rsidRPr="2A89A878" w:rsidR="07B0E6CE">
              <w:rPr>
                <w:rFonts w:ascii="Arial" w:hAnsi="Arial" w:cs="Arial"/>
                <w:color w:val="000000" w:themeColor="text1" w:themeTint="FF" w:themeShade="FF"/>
                <w:sz w:val="24"/>
                <w:szCs w:val="24"/>
              </w:rPr>
              <w:t>Levantamento de requisitos;</w:t>
            </w:r>
          </w:p>
          <w:p w:rsidR="488E4C3E" w:rsidP="2A89A878" w:rsidRDefault="488E4C3E" w14:paraId="31F6D0B8" w14:textId="600B12A8">
            <w:pPr>
              <w:pStyle w:val="ListParagraph"/>
              <w:numPr>
                <w:ilvl w:val="0"/>
                <w:numId w:val="2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4"/>
              <w:ind/>
              <w:rPr>
                <w:rFonts w:ascii="Arial" w:hAnsi="Arial" w:cs="Arial"/>
                <w:color w:val="000000" w:themeColor="text1" w:themeTint="FF" w:themeShade="FF"/>
                <w:sz w:val="24"/>
                <w:szCs w:val="24"/>
              </w:rPr>
            </w:pPr>
            <w:r w:rsidRPr="2A89A878" w:rsidR="07B0E6CE">
              <w:rPr>
                <w:rFonts w:ascii="Arial" w:hAnsi="Arial" w:cs="Arial"/>
                <w:color w:val="000000" w:themeColor="text1" w:themeTint="FF" w:themeShade="FF"/>
                <w:sz w:val="24"/>
                <w:szCs w:val="24"/>
              </w:rPr>
              <w:t>Modelagem do sistema utilizando UML;</w:t>
            </w:r>
          </w:p>
          <w:p w:rsidR="488E4C3E" w:rsidP="2A89A878" w:rsidRDefault="488E4C3E" w14:paraId="70CE510F" w14:textId="6A5576BC">
            <w:pPr>
              <w:pStyle w:val="ListParagraph"/>
              <w:numPr>
                <w:ilvl w:val="0"/>
                <w:numId w:val="2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4"/>
              <w:ind/>
              <w:rPr>
                <w:rFonts w:ascii="Arial" w:hAnsi="Arial" w:cs="Arial"/>
                <w:color w:val="000000" w:themeColor="text1" w:themeTint="FF" w:themeShade="FF"/>
                <w:sz w:val="24"/>
                <w:szCs w:val="24"/>
              </w:rPr>
            </w:pPr>
            <w:r w:rsidRPr="2A89A878" w:rsidR="07B0E6CE">
              <w:rPr>
                <w:rFonts w:ascii="Arial" w:hAnsi="Arial" w:cs="Arial"/>
                <w:color w:val="000000" w:themeColor="text1" w:themeTint="FF" w:themeShade="FF"/>
                <w:sz w:val="24"/>
                <w:szCs w:val="24"/>
              </w:rPr>
              <w:t>Integração do chatbot com inteligência artificial;</w:t>
            </w:r>
          </w:p>
          <w:p w:rsidR="488E4C3E" w:rsidP="2A89A878" w:rsidRDefault="488E4C3E" w14:paraId="5F13B3C7" w14:textId="46BED6DC">
            <w:pPr>
              <w:pStyle w:val="ListParagraph"/>
              <w:numPr>
                <w:ilvl w:val="0"/>
                <w:numId w:val="2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4"/>
              <w:ind/>
              <w:rPr>
                <w:rFonts w:ascii="Arial" w:hAnsi="Arial" w:cs="Arial"/>
                <w:color w:val="000000" w:themeColor="text1" w:themeTint="FF" w:themeShade="FF"/>
                <w:sz w:val="24"/>
                <w:szCs w:val="24"/>
              </w:rPr>
            </w:pPr>
            <w:r w:rsidRPr="2A89A878" w:rsidR="07B0E6CE">
              <w:rPr>
                <w:rFonts w:ascii="Arial" w:hAnsi="Arial" w:cs="Arial"/>
                <w:color w:val="000000" w:themeColor="text1" w:themeTint="FF" w:themeShade="FF"/>
                <w:sz w:val="24"/>
                <w:szCs w:val="24"/>
              </w:rPr>
              <w:t>Definição dos fluxos de uso e comportamento do sistema;</w:t>
            </w:r>
          </w:p>
          <w:p w:rsidR="488E4C3E" w:rsidP="2A89A878" w:rsidRDefault="488E4C3E" w14:paraId="70CD39A9" w14:textId="43A24309">
            <w:pPr>
              <w:pStyle w:val="ListParagraph"/>
              <w:numPr>
                <w:ilvl w:val="0"/>
                <w:numId w:val="2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4"/>
              <w:ind/>
              <w:rPr>
                <w:rFonts w:ascii="Arial" w:hAnsi="Arial" w:cs="Arial"/>
                <w:color w:val="000000" w:themeColor="text1" w:themeTint="FF" w:themeShade="FF"/>
                <w:sz w:val="24"/>
                <w:szCs w:val="24"/>
              </w:rPr>
            </w:pPr>
            <w:r w:rsidRPr="2A89A878" w:rsidR="07B0E6CE">
              <w:rPr>
                <w:rFonts w:ascii="Arial" w:hAnsi="Arial" w:cs="Arial"/>
                <w:color w:val="000000" w:themeColor="text1" w:themeTint="FF" w:themeShade="FF"/>
                <w:sz w:val="24"/>
                <w:szCs w:val="24"/>
              </w:rPr>
              <w:t>Elaboração da documentação técnica das entidades do sistema.</w:t>
            </w:r>
          </w:p>
        </w:tc>
      </w:tr>
      <w:tr xmlns:wp14="http://schemas.microsoft.com/office/word/2010/wordml" w:rsidRPr="001E6501" w:rsidR="00777B29" w:rsidTr="2A89A878" w14:paraId="1885EAC7" wp14:textId="77777777">
        <w:trPr>
          <w:trHeight w:val="240"/>
        </w:trPr>
        <w:tc>
          <w:tcPr>
            <w:tcW w:w="436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488E4C3E" w:rsidP="488E4C3E" w:rsidRDefault="488E4C3E" wp14:noSpellErr="1" w14:paraId="75FB3F8F">
            <w:pPr>
              <w:spacing w:before="240" w:line="276" w:lineRule="auto"/>
              <w:ind w:left="100"/>
              <w:rPr>
                <w:rFonts w:ascii="Arial" w:hAnsi="Arial" w:cs="Arial"/>
              </w:rPr>
            </w:pPr>
            <w:r w:rsidRPr="488E4C3E" w:rsidR="488E4C3E">
              <w:rPr>
                <w:rFonts w:ascii="Arial" w:hAnsi="Arial" w:cs="Arial"/>
              </w:rPr>
              <w:t xml:space="preserve">CPF: </w:t>
            </w:r>
          </w:p>
        </w:tc>
        <w:tc>
          <w:tcPr>
            <w:tcW w:w="4063" w:type="dxa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488E4C3E" w:rsidP="488E4C3E" w:rsidRDefault="488E4C3E" wp14:noSpellErr="1" w14:paraId="2301B722">
            <w:pPr>
              <w:spacing w:line="276" w:lineRule="auto"/>
              <w:ind w:left="100"/>
              <w:rPr>
                <w:rFonts w:ascii="Arial" w:hAnsi="Arial" w:cs="Arial"/>
              </w:rPr>
            </w:pPr>
            <w:r w:rsidRPr="488E4C3E" w:rsidR="488E4C3E">
              <w:rPr>
                <w:rFonts w:ascii="Arial" w:hAnsi="Arial" w:cs="Arial"/>
              </w:rPr>
              <w:t>Nacionalidade: Brasileira</w:t>
            </w:r>
          </w:p>
        </w:tc>
      </w:tr>
      <w:tr xmlns:wp14="http://schemas.microsoft.com/office/word/2010/wordml" w:rsidRPr="001E6501" w:rsidR="00777B29" w:rsidTr="2A89A878" w14:paraId="4801CB08" wp14:textId="77777777">
        <w:trPr>
          <w:trHeight w:val="420"/>
        </w:trPr>
        <w:tc>
          <w:tcPr>
            <w:tcW w:w="8427" w:type="dxa"/>
            <w:gridSpan w:val="2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488E4C3E" w:rsidP="488E4C3E" w:rsidRDefault="488E4C3E" w14:paraId="083EA0CA" w14:textId="541BEFD1">
            <w:pPr>
              <w:rPr>
                <w:rFonts w:ascii="Arial" w:hAnsi="Arial" w:cs="Arial"/>
              </w:rPr>
            </w:pPr>
            <w:r w:rsidRPr="488E4C3E" w:rsidR="488E4C3E">
              <w:rPr>
                <w:rFonts w:ascii="Arial" w:hAnsi="Arial" w:cs="Arial"/>
              </w:rPr>
              <w:t>Qualificação Física: Estudante de graduação</w:t>
            </w:r>
          </w:p>
        </w:tc>
      </w:tr>
      <w:tr xmlns:wp14="http://schemas.microsoft.com/office/word/2010/wordml" w:rsidRPr="001E6501" w:rsidR="00777B29" w:rsidTr="2A89A878" w14:paraId="4803A7CA" wp14:textId="77777777">
        <w:trPr>
          <w:trHeight w:val="540"/>
        </w:trPr>
        <w:tc>
          <w:tcPr>
            <w:tcW w:w="8427" w:type="dxa"/>
            <w:gridSpan w:val="2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:rsidR="488E4C3E" w:rsidP="488E4C3E" w:rsidRDefault="488E4C3E" wp14:noSpellErr="1" w14:paraId="1DDC338E">
            <w:pPr>
              <w:spacing w:before="240" w:line="276" w:lineRule="auto"/>
              <w:ind w:left="100"/>
              <w:rPr>
                <w:rFonts w:ascii="Arial" w:hAnsi="Arial" w:cs="Arial"/>
              </w:rPr>
            </w:pPr>
            <w:r w:rsidRPr="488E4C3E" w:rsidR="488E4C3E">
              <w:rPr>
                <w:rFonts w:ascii="Arial" w:hAnsi="Arial" w:cs="Arial"/>
              </w:rPr>
              <w:t>Endereço:</w:t>
            </w:r>
          </w:p>
        </w:tc>
      </w:tr>
      <w:tr xmlns:wp14="http://schemas.microsoft.com/office/word/2010/wordml" w:rsidRPr="001E6501" w:rsidR="00777B29" w:rsidTr="2A89A878" w14:paraId="0BE4ED47" wp14:textId="77777777">
        <w:trPr>
          <w:trHeight w:val="240"/>
        </w:trPr>
        <w:tc>
          <w:tcPr>
            <w:tcW w:w="4364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:rsidR="488E4C3E" w:rsidP="488E4C3E" w:rsidRDefault="488E4C3E" wp14:noSpellErr="1" w14:paraId="4267ACC0">
            <w:pPr>
              <w:spacing w:before="240" w:line="276" w:lineRule="auto"/>
              <w:ind w:left="100"/>
              <w:rPr>
                <w:rFonts w:ascii="Arial" w:hAnsi="Arial" w:cs="Arial"/>
              </w:rPr>
            </w:pPr>
            <w:r w:rsidRPr="488E4C3E" w:rsidR="488E4C3E">
              <w:rPr>
                <w:rFonts w:ascii="Arial" w:hAnsi="Arial" w:cs="Arial"/>
              </w:rPr>
              <w:t>Cidade: São Luís</w:t>
            </w:r>
          </w:p>
        </w:tc>
        <w:tc>
          <w:tcPr>
            <w:tcW w:w="4063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:rsidR="488E4C3E" w:rsidP="488E4C3E" w:rsidRDefault="488E4C3E" wp14:noSpellErr="1" w14:paraId="3024D8DE">
            <w:pPr>
              <w:spacing w:line="276" w:lineRule="auto"/>
              <w:ind w:left="100"/>
              <w:rPr>
                <w:rFonts w:ascii="Arial" w:hAnsi="Arial" w:cs="Arial"/>
              </w:rPr>
            </w:pPr>
            <w:r w:rsidRPr="488E4C3E" w:rsidR="488E4C3E">
              <w:rPr>
                <w:rFonts w:ascii="Arial" w:hAnsi="Arial" w:cs="Arial"/>
              </w:rPr>
              <w:t>Estado: MA</w:t>
            </w:r>
          </w:p>
        </w:tc>
      </w:tr>
      <w:tr xmlns:wp14="http://schemas.microsoft.com/office/word/2010/wordml" w:rsidRPr="001E6501" w:rsidR="00777B29" w:rsidTr="2A89A878" w14:paraId="57860BE6" wp14:textId="77777777">
        <w:trPr>
          <w:trHeight w:val="240"/>
        </w:trPr>
        <w:tc>
          <w:tcPr>
            <w:tcW w:w="4364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:rsidR="488E4C3E" w:rsidP="488E4C3E" w:rsidRDefault="488E4C3E" wp14:noSpellErr="1" w14:paraId="487704DC">
            <w:pPr>
              <w:spacing w:before="240" w:line="276" w:lineRule="auto"/>
              <w:ind w:left="100"/>
              <w:rPr>
                <w:rFonts w:ascii="Arial" w:hAnsi="Arial" w:cs="Arial"/>
                <w:color w:val="222222"/>
                <w:highlight w:val="white"/>
              </w:rPr>
            </w:pPr>
            <w:r w:rsidRPr="488E4C3E" w:rsidR="488E4C3E">
              <w:rPr>
                <w:rFonts w:ascii="Arial" w:hAnsi="Arial" w:cs="Arial"/>
              </w:rPr>
              <w:t>CEP:</w:t>
            </w:r>
          </w:p>
        </w:tc>
        <w:tc>
          <w:tcPr>
            <w:tcW w:w="4063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:rsidR="488E4C3E" w:rsidP="488E4C3E" w:rsidRDefault="488E4C3E" wp14:noSpellErr="1" w14:paraId="3829B468">
            <w:pPr>
              <w:spacing w:line="276" w:lineRule="auto"/>
              <w:ind w:left="100"/>
              <w:rPr>
                <w:rFonts w:ascii="Arial" w:hAnsi="Arial" w:cs="Arial"/>
              </w:rPr>
            </w:pPr>
            <w:r w:rsidRPr="488E4C3E" w:rsidR="488E4C3E">
              <w:rPr>
                <w:rFonts w:ascii="Arial" w:hAnsi="Arial" w:cs="Arial"/>
              </w:rPr>
              <w:t>País: Brasil</w:t>
            </w:r>
          </w:p>
        </w:tc>
      </w:tr>
      <w:tr xmlns:wp14="http://schemas.microsoft.com/office/word/2010/wordml" w:rsidRPr="001E6501" w:rsidR="00777B29" w:rsidTr="2A89A878" w14:paraId="2142A658" wp14:textId="77777777">
        <w:trPr>
          <w:trHeight w:val="240"/>
        </w:trPr>
        <w:tc>
          <w:tcPr>
            <w:tcW w:w="4364" w:type="dxa"/>
            <w:tcBorders>
              <w:top w:val="nil"/>
              <w:left w:val="single" w:color="000000" w:themeColor="text1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:rsidR="488E4C3E" w:rsidP="488E4C3E" w:rsidRDefault="488E4C3E" wp14:noSpellErr="1" w14:paraId="525C22F2">
            <w:pPr>
              <w:spacing w:before="240" w:line="276" w:lineRule="auto"/>
              <w:ind w:left="100"/>
              <w:rPr>
                <w:rFonts w:ascii="Arial" w:hAnsi="Arial" w:cs="Arial"/>
              </w:rPr>
            </w:pPr>
            <w:r w:rsidRPr="488E4C3E" w:rsidR="488E4C3E">
              <w:rPr>
                <w:rFonts w:ascii="Arial" w:hAnsi="Arial" w:cs="Arial"/>
              </w:rPr>
              <w:t xml:space="preserve">Telefone: </w:t>
            </w:r>
          </w:p>
        </w:tc>
        <w:tc>
          <w:tcPr>
            <w:tcW w:w="4063" w:type="dxa"/>
            <w:tcBorders>
              <w:top w:val="nil"/>
              <w:left w:val="nil"/>
              <w:bottom w:val="single" w:color="auto" w:sz="4" w:space="0"/>
              <w:right w:val="single" w:color="000000" w:themeColor="text1" w:sz="8" w:spac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:rsidR="488E4C3E" w:rsidP="488E4C3E" w:rsidRDefault="488E4C3E" wp14:noSpellErr="1" w14:paraId="49A292C5">
            <w:pPr>
              <w:spacing w:line="276" w:lineRule="auto"/>
              <w:ind w:left="100"/>
              <w:rPr>
                <w:rFonts w:ascii="Arial" w:hAnsi="Arial" w:cs="Arial"/>
              </w:rPr>
            </w:pPr>
            <w:r w:rsidRPr="488E4C3E" w:rsidR="488E4C3E">
              <w:rPr>
                <w:rFonts w:ascii="Arial" w:hAnsi="Arial" w:cs="Arial"/>
              </w:rPr>
              <w:t>Fax:</w:t>
            </w:r>
          </w:p>
        </w:tc>
      </w:tr>
      <w:tr xmlns:wp14="http://schemas.microsoft.com/office/word/2010/wordml" w:rsidRPr="001E6501" w:rsidR="00777B29" w:rsidTr="2A89A878" w14:paraId="47E39D93" wp14:textId="77777777">
        <w:trPr>
          <w:trHeight w:val="240"/>
        </w:trPr>
        <w:tc>
          <w:tcPr>
            <w:tcW w:w="842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:rsidR="488E4C3E" w:rsidP="488E4C3E" w:rsidRDefault="488E4C3E" w14:paraId="524F340D" w14:textId="4684484B">
            <w:pPr>
              <w:spacing w:before="240" w:line="276" w:lineRule="auto"/>
              <w:ind w:left="100"/>
              <w:rPr>
                <w:rFonts w:ascii="Arial" w:hAnsi="Arial" w:cs="Arial"/>
              </w:rPr>
            </w:pPr>
            <w:r w:rsidRPr="488E4C3E" w:rsidR="488E4C3E">
              <w:rPr>
                <w:rFonts w:ascii="Arial" w:hAnsi="Arial" w:cs="Arial"/>
              </w:rPr>
              <w:t xml:space="preserve">E-mail: </w:t>
            </w:r>
            <w:r w:rsidRPr="488E4C3E" w:rsidR="38A359FE">
              <w:rPr>
                <w:rFonts w:ascii="Arial" w:hAnsi="Arial" w:eastAsia="Arial" w:cs="Arial"/>
                <w:i w:val="0"/>
                <w:iCs w:val="0"/>
                <w:noProof w:val="0"/>
                <w:sz w:val="24"/>
                <w:szCs w:val="24"/>
                <w:lang w:val="pt-BR"/>
              </w:rPr>
              <w:t>yasmin.cantanhede@discente.ufma.br</w:t>
            </w:r>
          </w:p>
        </w:tc>
      </w:tr>
      <w:tr xmlns:wp14="http://schemas.microsoft.com/office/word/2010/wordml" w:rsidRPr="001E6501" w:rsidR="00777B29" w:rsidTr="2A89A878" w14:paraId="6021CDB8" wp14:textId="77777777">
        <w:trPr>
          <w:trHeight w:val="240"/>
        </w:trPr>
        <w:tc>
          <w:tcPr>
            <w:tcW w:w="8427" w:type="dxa"/>
            <w:gridSpan w:val="2"/>
            <w:tcBorders>
              <w:top w:val="single" w:color="auto" w:sz="4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:rsidR="488E4C3E" w:rsidP="488E4C3E" w:rsidRDefault="488E4C3E" wp14:noSpellErr="1" w14:paraId="2025D0BD">
            <w:pPr>
              <w:spacing w:before="240" w:line="276" w:lineRule="auto"/>
              <w:ind w:left="100"/>
              <w:rPr>
                <w:rFonts w:ascii="Arial" w:hAnsi="Arial" w:cs="Arial"/>
              </w:rPr>
            </w:pPr>
            <w:r w:rsidRPr="488E4C3E" w:rsidR="488E4C3E">
              <w:rPr>
                <w:rFonts w:ascii="Arial" w:hAnsi="Arial" w:cs="Arial"/>
              </w:rPr>
              <w:t>Assinatura:</w:t>
            </w:r>
          </w:p>
        </w:tc>
      </w:tr>
    </w:tbl>
    <w:p xmlns:wp14="http://schemas.microsoft.com/office/word/2010/wordml" w:rsidRPr="001E6501" w:rsidR="00777B29" w:rsidP="00777B29" w:rsidRDefault="00777B29" w14:paraId="62486C05" wp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</w:rPr>
      </w:pPr>
    </w:p>
    <w:p xmlns:wp14="http://schemas.microsoft.com/office/word/2010/wordml" w:rsidRPr="001E6501" w:rsidR="00777B29" w:rsidP="00777B29" w:rsidRDefault="00777B29" w14:paraId="4101652C" wp14:textId="77777777">
      <w:pPr>
        <w:rPr>
          <w:rFonts w:ascii="Arial" w:hAnsi="Arial" w:cs="Arial"/>
        </w:rPr>
      </w:pPr>
    </w:p>
    <w:p xmlns:wp14="http://schemas.microsoft.com/office/word/2010/wordml" w:rsidRPr="001E6501" w:rsidR="00777B29" w:rsidP="00777B29" w:rsidRDefault="00777B29" w14:paraId="4B99056E" wp14:textId="77777777">
      <w:pPr>
        <w:jc w:val="both"/>
        <w:rPr>
          <w:rFonts w:ascii="Arial" w:hAnsi="Arial" w:cs="Arial"/>
        </w:rPr>
      </w:pPr>
    </w:p>
    <w:p xmlns:wp14="http://schemas.microsoft.com/office/word/2010/wordml" w:rsidRPr="001E6501" w:rsidR="00777B29" w:rsidP="00777B29" w:rsidRDefault="00777B29" w14:paraId="470C83C3" wp14:textId="14DE09F7">
      <w:pPr>
        <w:jc w:val="center"/>
        <w:rPr>
          <w:rFonts w:ascii="Arial" w:hAnsi="Arial" w:cs="Arial"/>
        </w:rPr>
      </w:pPr>
      <w:r w:rsidRPr="488E4C3E" w:rsidR="67967FE0">
        <w:rPr>
          <w:rFonts w:ascii="Arial" w:hAnsi="Arial" w:cs="Arial"/>
        </w:rPr>
        <w:t>São Luís</w:t>
      </w:r>
      <w:r w:rsidRPr="488E4C3E" w:rsidR="67967FE0">
        <w:rPr>
          <w:rFonts w:ascii="Arial" w:hAnsi="Arial" w:cs="Arial"/>
        </w:rPr>
        <w:t xml:space="preserve">   </w:t>
      </w:r>
      <w:r w:rsidRPr="488E4C3E" w:rsidR="68C75E25">
        <w:rPr>
          <w:rFonts w:ascii="Arial" w:hAnsi="Arial" w:cs="Arial"/>
        </w:rPr>
        <w:t xml:space="preserve">13 </w:t>
      </w:r>
      <w:r w:rsidRPr="488E4C3E" w:rsidR="67967FE0">
        <w:rPr>
          <w:rFonts w:ascii="Arial" w:hAnsi="Arial" w:cs="Arial"/>
        </w:rPr>
        <w:t xml:space="preserve">de </w:t>
      </w:r>
      <w:r w:rsidRPr="488E4C3E" w:rsidR="28E32390">
        <w:rPr>
          <w:rFonts w:ascii="Arial" w:hAnsi="Arial" w:cs="Arial"/>
        </w:rPr>
        <w:t>junho</w:t>
      </w:r>
      <w:r w:rsidRPr="488E4C3E" w:rsidR="67967FE0">
        <w:rPr>
          <w:rFonts w:ascii="Arial" w:hAnsi="Arial" w:cs="Arial"/>
        </w:rPr>
        <w:t xml:space="preserve"> </w:t>
      </w:r>
      <w:r w:rsidRPr="488E4C3E" w:rsidR="67967FE0">
        <w:rPr>
          <w:rFonts w:ascii="Arial" w:hAnsi="Arial" w:cs="Arial"/>
        </w:rPr>
        <w:t>de</w:t>
      </w:r>
      <w:r w:rsidRPr="488E4C3E" w:rsidR="060ABCE4">
        <w:rPr>
          <w:rFonts w:ascii="Arial" w:hAnsi="Arial" w:cs="Arial"/>
        </w:rPr>
        <w:t xml:space="preserve"> </w:t>
      </w:r>
      <w:r w:rsidRPr="488E4C3E" w:rsidR="67967FE0">
        <w:rPr>
          <w:rFonts w:ascii="Arial" w:hAnsi="Arial" w:cs="Arial"/>
        </w:rPr>
        <w:t>20</w:t>
      </w:r>
      <w:r w:rsidRPr="488E4C3E" w:rsidR="38AD9865">
        <w:rPr>
          <w:rFonts w:ascii="Arial" w:hAnsi="Arial" w:cs="Arial"/>
        </w:rPr>
        <w:t>25</w:t>
      </w:r>
    </w:p>
    <w:p xmlns:wp14="http://schemas.microsoft.com/office/word/2010/wordml" w:rsidRPr="001E6501" w:rsidR="00777B29" w:rsidP="00777B29" w:rsidRDefault="00777B29" w14:paraId="1299C43A" wp14:textId="77777777">
      <w:pPr>
        <w:jc w:val="center"/>
        <w:rPr>
          <w:rFonts w:ascii="Arial" w:hAnsi="Arial" w:cs="Arial"/>
        </w:rPr>
      </w:pPr>
    </w:p>
    <w:p xmlns:wp14="http://schemas.microsoft.com/office/word/2010/wordml" w:rsidR="00A67E63" w:rsidP="00A67E63" w:rsidRDefault="00A67E63" w14:paraId="4DDBEF00" wp14:textId="77777777">
      <w:pPr>
        <w:jc w:val="both"/>
        <w:rPr>
          <w:rFonts w:ascii="Arial" w:hAnsi="Arial" w:cs="Arial"/>
          <w:color w:val="C00000"/>
        </w:rPr>
      </w:pPr>
    </w:p>
    <w:p xmlns:wp14="http://schemas.microsoft.com/office/word/2010/wordml" w:rsidRPr="001E6501" w:rsidR="004E7BD7" w:rsidP="488E4C3E" w:rsidRDefault="004E7BD7" w14:paraId="3CF2D8B6" wp14:textId="4E1F0D72">
      <w:pPr>
        <w:jc w:val="both"/>
        <w:rPr>
          <w:ins w:author="LILIA ROSA COELHO MOURA" w:date="2025-07-19T15:03:04.91Z" w16du:dateUtc="2025-07-19T15:03:04.91Z" w:id="1279590721"/>
          <w:rFonts w:ascii="Arial" w:hAnsi="Arial" w:cs="Arial"/>
          <w:color w:val="FF0000"/>
        </w:rPr>
      </w:pPr>
    </w:p>
    <w:p w:rsidR="36F5F383" w:rsidP="36F5F383" w:rsidRDefault="36F5F383" w14:paraId="604ABA7D" w14:textId="58D78916">
      <w:pPr>
        <w:jc w:val="both"/>
        <w:rPr>
          <w:rFonts w:ascii="Arial" w:hAnsi="Arial" w:cs="Arial"/>
          <w:color w:val="FF0000"/>
        </w:rPr>
      </w:pPr>
    </w:p>
    <w:sectPr w:rsidRPr="001E6501" w:rsidR="004E7BD7" w:rsidSect="001E6501">
      <w:headerReference w:type="default" r:id="rId10"/>
      <w:footerReference w:type="default" r:id="rId11"/>
      <w:pgSz w:w="11906" w:h="16838" w:orient="portrait"/>
      <w:pgMar w:top="2268" w:right="1134" w:bottom="1134" w:left="1701" w:header="1928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xmlns:wp14="http://schemas.microsoft.com/office/word/2010/wordml" w:rsidR="00B476AC" w:rsidP="003C1008" w:rsidRDefault="00B476AC" w14:paraId="0FB78278" wp14:textId="77777777">
      <w:r>
        <w:separator/>
      </w:r>
    </w:p>
  </w:endnote>
  <w:endnote w:type="continuationSeparator" w:id="0">
    <w:p xmlns:wp14="http://schemas.microsoft.com/office/word/2010/wordml" w:rsidR="00B476AC" w:rsidP="003C1008" w:rsidRDefault="00B476AC" w14:paraId="1FC39945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Arial"/>
    <w:panose1 w:val="00000000000000000000"/>
    <w:charset w:val="00"/>
    <w:family w:val="modern"/>
    <w:notTrueType/>
    <w:pitch w:val="variable"/>
    <w:sig w:usb0="00000001" w:usb1="00000001" w:usb2="00000000" w:usb3="00000000" w:csb0="00000193" w:csb1="00000000"/>
  </w:font>
  <w:font w:name="Montserrat Light">
    <w:altName w:val="Courier New"/>
    <w:panose1 w:val="00000000000000000000"/>
    <w:charset w:val="00"/>
    <w:family w:val="modern"/>
    <w:notTrueType/>
    <w:pitch w:val="variable"/>
    <w:sig w:usb0="00000001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xmlns:wp14="http://schemas.microsoft.com/office/word/2010/wordml" w:rsidRPr="00351498" w:rsidR="00351498" w:rsidP="00351498" w:rsidRDefault="00351498" w14:paraId="1FB96D44" wp14:textId="77777777">
    <w:pPr>
      <w:pStyle w:val="Rodap"/>
      <w:spacing w:line="160" w:lineRule="exact"/>
      <w:jc w:val="right"/>
      <w:rPr>
        <w:rFonts w:ascii="Montserrat Light" w:hAnsi="Montserrat Light"/>
        <w:sz w:val="14"/>
        <w:szCs w:val="14"/>
      </w:rPr>
    </w:pPr>
    <w:r w:rsidRPr="00351498">
      <w:rPr>
        <w:rFonts w:ascii="Montserrat Light" w:hAnsi="Montserrat Light"/>
        <w:sz w:val="14"/>
        <w:szCs w:val="14"/>
      </w:rPr>
      <w:t xml:space="preserve">Cidade Universitária Dom Delgado ∙ </w:t>
    </w:r>
    <w:r w:rsidR="00A92F16">
      <w:rPr>
        <w:rFonts w:ascii="Montserrat Light" w:hAnsi="Montserrat Light"/>
        <w:sz w:val="14"/>
        <w:szCs w:val="14"/>
      </w:rPr>
      <w:t>Nome do Prédio</w:t>
    </w:r>
  </w:p>
  <w:p xmlns:wp14="http://schemas.microsoft.com/office/word/2010/wordml" w:rsidRPr="00351498" w:rsidR="00351498" w:rsidP="00351498" w:rsidRDefault="00351498" w14:paraId="6E239D67" wp14:textId="77777777">
    <w:pPr>
      <w:pStyle w:val="Rodap"/>
      <w:spacing w:line="160" w:lineRule="exact"/>
      <w:jc w:val="right"/>
      <w:rPr>
        <w:rFonts w:ascii="Montserrat Light" w:hAnsi="Montserrat Light"/>
        <w:sz w:val="14"/>
        <w:szCs w:val="14"/>
      </w:rPr>
    </w:pPr>
    <w:proofErr w:type="gramStart"/>
    <w:r w:rsidRPr="00351498">
      <w:rPr>
        <w:rFonts w:ascii="Montserrat Light" w:hAnsi="Montserrat Light"/>
        <w:sz w:val="14"/>
        <w:szCs w:val="14"/>
      </w:rPr>
      <w:t>Av.</w:t>
    </w:r>
    <w:proofErr w:type="gramEnd"/>
    <w:r w:rsidRPr="00351498">
      <w:rPr>
        <w:rFonts w:ascii="Montserrat Light" w:hAnsi="Montserrat Light"/>
        <w:sz w:val="14"/>
        <w:szCs w:val="14"/>
      </w:rPr>
      <w:t xml:space="preserve"> dos Portugueses, 1996 ∙ São Luís ∙ Maranhão ∙ CEP 65080-805</w:t>
    </w:r>
  </w:p>
  <w:p xmlns:wp14="http://schemas.microsoft.com/office/word/2010/wordml" w:rsidRPr="00351498" w:rsidR="00351498" w:rsidP="00351498" w:rsidRDefault="00351498" w14:paraId="25F644A0" wp14:textId="77777777">
    <w:pPr>
      <w:pStyle w:val="Rodap"/>
      <w:spacing w:line="160" w:lineRule="exact"/>
      <w:jc w:val="right"/>
      <w:rPr>
        <w:rFonts w:ascii="Montserrat Light" w:hAnsi="Montserrat Light"/>
        <w:sz w:val="14"/>
        <w:szCs w:val="14"/>
      </w:rPr>
    </w:pPr>
    <w:r w:rsidRPr="00351498">
      <w:rPr>
        <w:rFonts w:ascii="Montserrat Light" w:hAnsi="Montserrat Light"/>
        <w:sz w:val="14"/>
        <w:szCs w:val="14"/>
      </w:rPr>
      <w:t xml:space="preserve">(98) 3272 </w:t>
    </w:r>
    <w:r w:rsidR="00A92F16">
      <w:rPr>
        <w:rFonts w:ascii="Montserrat Light" w:hAnsi="Montserrat Light"/>
        <w:sz w:val="14"/>
        <w:szCs w:val="14"/>
      </w:rPr>
      <w:t>RAMAL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xmlns:wp14="http://schemas.microsoft.com/office/word/2010/wordml" w:rsidR="00B476AC" w:rsidP="003C1008" w:rsidRDefault="00B476AC" w14:paraId="0562CB0E" wp14:textId="77777777">
      <w:r>
        <w:separator/>
      </w:r>
    </w:p>
  </w:footnote>
  <w:footnote w:type="continuationSeparator" w:id="0">
    <w:p xmlns:wp14="http://schemas.microsoft.com/office/word/2010/wordml" w:rsidR="00B476AC" w:rsidP="003C1008" w:rsidRDefault="00B476AC" w14:paraId="34CE0A41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p xmlns:wp14="http://schemas.microsoft.com/office/word/2010/wordml" w:rsidRPr="00DF4584" w:rsidR="0074154E" w:rsidP="007F3113" w:rsidRDefault="00351498" w14:paraId="6E0C04B3" wp14:textId="77777777">
    <w:pPr>
      <w:pStyle w:val="Cabealho"/>
      <w:spacing w:line="140" w:lineRule="exact"/>
      <w:ind w:left="4167"/>
      <w:rPr>
        <w:rFonts w:ascii="Montserrat Light" w:hAnsi="Montserrat Light"/>
        <w:b/>
        <w:sz w:val="14"/>
        <w:szCs w:val="14"/>
      </w:rPr>
    </w:pPr>
    <w:r w:rsidRPr="00DF4584">
      <w:rPr>
        <w:rFonts w:ascii="Montserrat" w:hAnsi="Montserrat"/>
        <w:b/>
        <w:noProof/>
        <w:lang w:eastAsia="pt-BR"/>
      </w:rPr>
      <w:drawing>
        <wp:anchor xmlns:wp14="http://schemas.microsoft.com/office/word/2010/wordprocessingDrawing" distT="0" distB="0" distL="114300" distR="114300" simplePos="0" relativeHeight="251658240" behindDoc="1" locked="0" layoutInCell="1" allowOverlap="1" wp14:anchorId="12BE0D77" wp14:editId="777777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243" cy="10684057"/>
          <wp:effectExtent l="0" t="0" r="3810" b="3175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IMBRADO UFMA 2020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243" cy="106840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DF4584" w:rsidR="00A523B2">
      <w:rPr>
        <w:rFonts w:ascii="Montserrat Light" w:hAnsi="Montserrat Light"/>
        <w:b/>
        <w:sz w:val="14"/>
        <w:szCs w:val="14"/>
      </w:rPr>
      <w:t xml:space="preserve">AGÊNCIA DE INOVAÇÃO, EMPREENDEDORISMO, PESQUISA, PÓS-GRADUAÇÃO E </w:t>
    </w:r>
    <w:proofErr w:type="gramStart"/>
    <w:r w:rsidRPr="00DF4584" w:rsidR="00A523B2">
      <w:rPr>
        <w:rFonts w:ascii="Montserrat Light" w:hAnsi="Montserrat Light"/>
        <w:b/>
        <w:sz w:val="14"/>
        <w:szCs w:val="14"/>
      </w:rPr>
      <w:t>INTERNACIONALIZAÇÃO</w:t>
    </w:r>
    <w:proofErr w:type="gramEnd"/>
  </w:p>
  <w:p xmlns:wp14="http://schemas.microsoft.com/office/word/2010/wordml" w:rsidR="003C1008" w:rsidP="007F3113" w:rsidRDefault="00323D0B" w14:paraId="5CA871E4" wp14:textId="77777777">
    <w:pPr>
      <w:pStyle w:val="Cabealho"/>
      <w:spacing w:line="140" w:lineRule="exact"/>
      <w:ind w:left="4167"/>
      <w:rPr>
        <w:rFonts w:ascii="Montserrat Light" w:hAnsi="Montserrat Light"/>
        <w:sz w:val="14"/>
        <w:szCs w:val="14"/>
      </w:rPr>
    </w:pPr>
    <w:r>
      <w:rPr>
        <w:rFonts w:ascii="Montserrat Light" w:hAnsi="Montserrat Light"/>
        <w:sz w:val="14"/>
        <w:szCs w:val="14"/>
      </w:rPr>
      <w:t>Diretoria de</w:t>
    </w:r>
    <w:r w:rsidR="00161F9A">
      <w:rPr>
        <w:rFonts w:ascii="Montserrat Light" w:hAnsi="Montserrat Light"/>
        <w:sz w:val="14"/>
        <w:szCs w:val="14"/>
      </w:rPr>
      <w:t xml:space="preserve"> </w:t>
    </w:r>
    <w:r w:rsidRPr="00D10BBC" w:rsidR="00D10BBC">
      <w:rPr>
        <w:rFonts w:ascii="Montserrat Light" w:hAnsi="Montserrat Light"/>
        <w:sz w:val="14"/>
        <w:szCs w:val="14"/>
      </w:rPr>
      <w:t>Pesquisa e Inovação Tecnológica</w:t>
    </w:r>
  </w:p>
  <w:p xmlns:wp14="http://schemas.microsoft.com/office/word/2010/wordml" w:rsidRPr="00323D0B" w:rsidR="00D10BBC" w:rsidP="007F3113" w:rsidRDefault="00D10BBC" w14:paraId="62EBF3C5" wp14:textId="77777777">
    <w:pPr>
      <w:pStyle w:val="Cabealho"/>
      <w:spacing w:line="140" w:lineRule="exact"/>
      <w:ind w:left="4167"/>
      <w:rPr>
        <w:rFonts w:ascii="Montserrat Light" w:hAnsi="Montserrat Light"/>
        <w:sz w:val="14"/>
        <w:szCs w:val="14"/>
      </w:rPr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79327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38123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trackRevisions w:val="true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C1008"/>
    <w:rsid w:val="00007230"/>
    <w:rsid w:val="000250B4"/>
    <w:rsid w:val="000A4DEB"/>
    <w:rsid w:val="00120EB2"/>
    <w:rsid w:val="00131F23"/>
    <w:rsid w:val="0013207B"/>
    <w:rsid w:val="00161F9A"/>
    <w:rsid w:val="00180131"/>
    <w:rsid w:val="001A17BB"/>
    <w:rsid w:val="001E6501"/>
    <w:rsid w:val="00206C01"/>
    <w:rsid w:val="0022332B"/>
    <w:rsid w:val="0024174F"/>
    <w:rsid w:val="002A7C87"/>
    <w:rsid w:val="002B262C"/>
    <w:rsid w:val="002C6B5C"/>
    <w:rsid w:val="002F5262"/>
    <w:rsid w:val="00323D0B"/>
    <w:rsid w:val="00351498"/>
    <w:rsid w:val="0037620E"/>
    <w:rsid w:val="00380CC0"/>
    <w:rsid w:val="003A73C2"/>
    <w:rsid w:val="003C1008"/>
    <w:rsid w:val="003C1E0B"/>
    <w:rsid w:val="004E7BD7"/>
    <w:rsid w:val="00536AC4"/>
    <w:rsid w:val="005A6BF4"/>
    <w:rsid w:val="00673518"/>
    <w:rsid w:val="0072001D"/>
    <w:rsid w:val="0074154E"/>
    <w:rsid w:val="00777925"/>
    <w:rsid w:val="00777B29"/>
    <w:rsid w:val="007C75DD"/>
    <w:rsid w:val="007F3113"/>
    <w:rsid w:val="008B5B02"/>
    <w:rsid w:val="008B62BD"/>
    <w:rsid w:val="00971526"/>
    <w:rsid w:val="009861B5"/>
    <w:rsid w:val="00A05230"/>
    <w:rsid w:val="00A22A53"/>
    <w:rsid w:val="00A48BD0"/>
    <w:rsid w:val="00A523B2"/>
    <w:rsid w:val="00A67E63"/>
    <w:rsid w:val="00A92F16"/>
    <w:rsid w:val="00AB1513"/>
    <w:rsid w:val="00B15D1A"/>
    <w:rsid w:val="00B22F07"/>
    <w:rsid w:val="00B45A96"/>
    <w:rsid w:val="00B476AC"/>
    <w:rsid w:val="00B51F21"/>
    <w:rsid w:val="00C578C6"/>
    <w:rsid w:val="00D10BBC"/>
    <w:rsid w:val="00D57346"/>
    <w:rsid w:val="00D9664F"/>
    <w:rsid w:val="00DB5003"/>
    <w:rsid w:val="00DF4584"/>
    <w:rsid w:val="00E11485"/>
    <w:rsid w:val="00E52140"/>
    <w:rsid w:val="00EC6473"/>
    <w:rsid w:val="00FA7006"/>
    <w:rsid w:val="00FB68F5"/>
    <w:rsid w:val="0314CDC3"/>
    <w:rsid w:val="050DBBC3"/>
    <w:rsid w:val="060ABCE4"/>
    <w:rsid w:val="06C35283"/>
    <w:rsid w:val="07B0E6CE"/>
    <w:rsid w:val="088EE1FA"/>
    <w:rsid w:val="09892160"/>
    <w:rsid w:val="09A47BCD"/>
    <w:rsid w:val="0A2389B8"/>
    <w:rsid w:val="0C1C2EEF"/>
    <w:rsid w:val="0C2B0C70"/>
    <w:rsid w:val="0DED2B01"/>
    <w:rsid w:val="0DFFA9E6"/>
    <w:rsid w:val="0F23C230"/>
    <w:rsid w:val="10189BD9"/>
    <w:rsid w:val="10ECF3B7"/>
    <w:rsid w:val="110392B7"/>
    <w:rsid w:val="145DD782"/>
    <w:rsid w:val="145DD782"/>
    <w:rsid w:val="16FC5BAD"/>
    <w:rsid w:val="18919C23"/>
    <w:rsid w:val="18E42B0A"/>
    <w:rsid w:val="198B54E5"/>
    <w:rsid w:val="19E85FB1"/>
    <w:rsid w:val="1B9F0873"/>
    <w:rsid w:val="1BCC23AE"/>
    <w:rsid w:val="1E8C9528"/>
    <w:rsid w:val="1EA8EFC8"/>
    <w:rsid w:val="1EF8AF48"/>
    <w:rsid w:val="24B0A47C"/>
    <w:rsid w:val="25ECA3F7"/>
    <w:rsid w:val="26FED4F3"/>
    <w:rsid w:val="28E32390"/>
    <w:rsid w:val="294C7398"/>
    <w:rsid w:val="29965F81"/>
    <w:rsid w:val="2A89A878"/>
    <w:rsid w:val="2C6BE862"/>
    <w:rsid w:val="2D3AFC90"/>
    <w:rsid w:val="2F46D71A"/>
    <w:rsid w:val="2F884246"/>
    <w:rsid w:val="2FFACB2C"/>
    <w:rsid w:val="30AAB66C"/>
    <w:rsid w:val="30FBE925"/>
    <w:rsid w:val="35642007"/>
    <w:rsid w:val="36AF72CE"/>
    <w:rsid w:val="36F5F383"/>
    <w:rsid w:val="3810E0FC"/>
    <w:rsid w:val="38A359FE"/>
    <w:rsid w:val="38AD9865"/>
    <w:rsid w:val="38D1A345"/>
    <w:rsid w:val="3CF6585C"/>
    <w:rsid w:val="3FAEB82F"/>
    <w:rsid w:val="40540227"/>
    <w:rsid w:val="427A71F5"/>
    <w:rsid w:val="42D8CF86"/>
    <w:rsid w:val="42FDE9A0"/>
    <w:rsid w:val="434CA8D3"/>
    <w:rsid w:val="44C12FED"/>
    <w:rsid w:val="488E4C3E"/>
    <w:rsid w:val="49EA7001"/>
    <w:rsid w:val="4A8888E9"/>
    <w:rsid w:val="4F8AD996"/>
    <w:rsid w:val="5032C0F8"/>
    <w:rsid w:val="503C18BC"/>
    <w:rsid w:val="53C8C2F6"/>
    <w:rsid w:val="5566468E"/>
    <w:rsid w:val="58A2E3F3"/>
    <w:rsid w:val="59FF2BF9"/>
    <w:rsid w:val="5AB8C85A"/>
    <w:rsid w:val="5DF51AA6"/>
    <w:rsid w:val="5F35D3D6"/>
    <w:rsid w:val="5F9C410F"/>
    <w:rsid w:val="60CC169C"/>
    <w:rsid w:val="60ED521C"/>
    <w:rsid w:val="62A8F9BE"/>
    <w:rsid w:val="62FBF29E"/>
    <w:rsid w:val="66E6DBB6"/>
    <w:rsid w:val="67967FE0"/>
    <w:rsid w:val="68C75E25"/>
    <w:rsid w:val="6CA9F2B9"/>
    <w:rsid w:val="6DC21E6D"/>
    <w:rsid w:val="6DCAB99B"/>
    <w:rsid w:val="73618FDB"/>
    <w:rsid w:val="79CAD660"/>
    <w:rsid w:val="7B23CB3F"/>
    <w:rsid w:val="7C32EB7C"/>
    <w:rsid w:val="7C716110"/>
    <w:rsid w:val="7CAC88DB"/>
    <w:rsid w:val="7CAE7E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59A73074"/>
  <w15:docId w15:val="{0D353C99-3D1E-4616-8286-DFD4592055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D10BBC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C1008"/>
    <w:pPr>
      <w:tabs>
        <w:tab w:val="center" w:pos="4252"/>
        <w:tab w:val="right" w:pos="8504"/>
      </w:tabs>
    </w:pPr>
    <w:rPr>
      <w:rFonts w:asciiTheme="minorHAnsi" w:hAnsiTheme="minorHAnsi" w:eastAsiaTheme="minorHAnsi" w:cstheme="minorBidi"/>
      <w:sz w:val="22"/>
      <w:szCs w:val="22"/>
      <w:lang w:eastAsia="en-US"/>
    </w:rPr>
  </w:style>
  <w:style w:type="character" w:styleId="CabealhoChar" w:customStyle="1">
    <w:name w:val="Cabeçalho Char"/>
    <w:basedOn w:val="Fontepargpadro"/>
    <w:link w:val="Cabealho"/>
    <w:uiPriority w:val="99"/>
    <w:rsid w:val="003C1008"/>
  </w:style>
  <w:style w:type="paragraph" w:styleId="Rodap">
    <w:name w:val="footer"/>
    <w:basedOn w:val="Normal"/>
    <w:link w:val="RodapChar"/>
    <w:uiPriority w:val="99"/>
    <w:unhideWhenUsed/>
    <w:rsid w:val="003C1008"/>
    <w:pPr>
      <w:tabs>
        <w:tab w:val="center" w:pos="4252"/>
        <w:tab w:val="right" w:pos="8504"/>
      </w:tabs>
    </w:pPr>
    <w:rPr>
      <w:rFonts w:asciiTheme="minorHAnsi" w:hAnsiTheme="minorHAnsi" w:eastAsiaTheme="minorHAnsi" w:cstheme="minorBidi"/>
      <w:sz w:val="22"/>
      <w:szCs w:val="22"/>
      <w:lang w:eastAsia="en-US"/>
    </w:rPr>
  </w:style>
  <w:style w:type="character" w:styleId="RodapChar" w:customStyle="1">
    <w:name w:val="Rodapé Char"/>
    <w:basedOn w:val="Fontepargpadro"/>
    <w:link w:val="Rodap"/>
    <w:uiPriority w:val="99"/>
    <w:rsid w:val="003C1008"/>
  </w:style>
  <w:style w:type="paragraph" w:styleId="Textodebalo">
    <w:name w:val="Balloon Text"/>
    <w:basedOn w:val="Normal"/>
    <w:link w:val="TextodebaloChar"/>
    <w:uiPriority w:val="99"/>
    <w:semiHidden/>
    <w:unhideWhenUsed/>
    <w:rsid w:val="00E11485"/>
    <w:rPr>
      <w:rFonts w:ascii="Segoe UI" w:hAnsi="Segoe UI" w:cs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E11485"/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39"/>
    <w:rsid w:val="00E11485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-formataoHTML">
    <w:name w:val="HTML Preformatted"/>
    <w:basedOn w:val="Normal"/>
    <w:link w:val="Pr-formataoHTMLChar"/>
    <w:uiPriority w:val="99"/>
    <w:unhideWhenUsed/>
    <w:rsid w:val="00D573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Pr-formataoHTMLChar" w:customStyle="1">
    <w:name w:val="Pré-formatação HTML Char"/>
    <w:basedOn w:val="Fontepargpadro"/>
    <w:link w:val="Pr-formataoHTML"/>
    <w:uiPriority w:val="99"/>
    <w:rsid w:val="00D57346"/>
    <w:rPr>
      <w:rFonts w:ascii="Courier New" w:hAnsi="Courier New" w:eastAsia="Times New Roman" w:cs="Courier New"/>
      <w:sz w:val="20"/>
      <w:szCs w:val="20"/>
      <w:lang w:eastAsia="pt-BR"/>
    </w:rPr>
  </w:style>
  <w:style w:type="character" w:styleId="Hyperlink">
    <w:name w:val="Hyperlink"/>
    <w:basedOn w:val="Fontepargpadro"/>
    <w:uiPriority w:val="99"/>
    <w:unhideWhenUsed/>
    <w:rsid w:val="00777B29"/>
    <w:rPr>
      <w:color w:val="0563C1" w:themeColor="hyperlink"/>
      <w:u w:val="single"/>
    </w:rPr>
  </w:style>
  <w:style w:type="paragraph" w:styleId="ListParagraph">
    <w:uiPriority w:val="34"/>
    <w:name w:val="List Paragraph"/>
    <w:basedOn w:val="Normal"/>
    <w:qFormat/>
    <w:rsid w:val="488E4C3E"/>
    <w:pPr>
      <w:spacing/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ageufma.cprp@ufma.br" TargetMode="Externa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numbering" Target="numbering.xml" Id="R40c1a9fb57fc430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C42A56-913E-4A50-A0E0-0533274EBA1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ascom2</dc:creator>
  <lastModifiedBy>LILIA ROSA COELHO MOURA</lastModifiedBy>
  <revision>10</revision>
  <lastPrinted>2020-01-20T16:02:00.0000000Z</lastPrinted>
  <dcterms:created xsi:type="dcterms:W3CDTF">2020-03-25T15:09:00.0000000Z</dcterms:created>
  <dcterms:modified xsi:type="dcterms:W3CDTF">2025-07-19T15:02:55.8711051Z</dcterms:modified>
</coreProperties>
</file>