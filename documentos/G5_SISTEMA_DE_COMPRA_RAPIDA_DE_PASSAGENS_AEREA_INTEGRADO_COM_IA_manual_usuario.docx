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4C4CBE" w:rsidRPr="00A21660" w:rsidRDefault="00CB7FD7" w:rsidP="003546F0">
      <w:pPr>
        <w:spacing w:after="120" w:line="360" w:lineRule="auto"/>
        <w:jc w:val="center"/>
        <w:rPr>
          <w:ins w:id="0" w:author="RAYLAN BRUNO SANTANA CARVALHO" w:date="2025-06-30T18:43:00Z"/>
          <w:rFonts w:ascii="Times New Roman" w:hAnsi="Times New Roman" w:cs="Times New Roman"/>
          <w:rPrChange w:id="1" w:author="RAYLAN BRUNO SANTANA CARVALHO" w:date="2025-08-10T19:48:00Z">
            <w:rPr>
              <w:ins w:id="2" w:author="RAYLAN BRUNO SANTANA CARVALHO" w:date="2025-06-30T18:43:00Z"/>
            </w:rPr>
          </w:rPrChange>
        </w:rPr>
        <w:pPrChange w:id="3" w:author="RAYLAN BRUNO SANTANA CARVALHO" w:date="2025-08-10T20:07:00Z">
          <w:pPr>
            <w:jc w:val="center"/>
          </w:pPr>
        </w:pPrChange>
      </w:pPr>
      <w:ins w:id="4" w:author="RAYLAN BRUNO SANTANA CARVALHO" w:date="2025-06-30T18:43:00Z">
        <w:r w:rsidRPr="00A21660">
          <w:rPr>
            <w:rFonts w:ascii="Times New Roman" w:hAnsi="Times New Roman" w:cs="Times New Roman"/>
            <w:noProof/>
            <w:lang w:eastAsia="pt-BR"/>
            <w:rPrChange w:id="5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79C21BE2" wp14:editId="07777777">
              <wp:extent cx="1123950" cy="1123950"/>
              <wp:effectExtent l="0" t="0" r="0" b="0"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rawing"/>
                      <pic:cNvPicPr>
                        <a:picLocks noChangeAspect="1" noChangeArrowheads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1239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45D93286" w14:textId="77777777" w:rsidR="004C4CBE" w:rsidRPr="00A21660" w:rsidRDefault="00CB7FD7" w:rsidP="003546F0">
      <w:pPr>
        <w:spacing w:after="0" w:line="360" w:lineRule="auto"/>
        <w:jc w:val="center"/>
        <w:rPr>
          <w:ins w:id="6" w:author="RAYLAN BRUNO SANTANA CARVALHO" w:date="2025-06-30T18:43:00Z"/>
          <w:rFonts w:ascii="Times New Roman" w:eastAsia="Arial" w:hAnsi="Times New Roman" w:cs="Times New Roman"/>
          <w:color w:val="000000" w:themeColor="text1"/>
          <w:rPrChange w:id="7" w:author="RAYLAN BRUNO SANTANA CARVALHO" w:date="2025-08-10T19:48:00Z">
            <w:rPr>
              <w:ins w:id="8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9" w:author="RAYLAN BRUNO SANTANA CARVALHO" w:date="2025-08-10T20:08:00Z">
          <w:pPr/>
        </w:pPrChange>
      </w:pPr>
      <w:ins w:id="10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UNIVERSIDADE FEDERAL DO MARANHÃO</w:t>
        </w:r>
      </w:ins>
    </w:p>
    <w:p w14:paraId="592C857C" w14:textId="77777777" w:rsidR="004C4CBE" w:rsidRPr="00A21660" w:rsidRDefault="00CB7FD7" w:rsidP="003546F0">
      <w:pPr>
        <w:spacing w:after="0" w:line="360" w:lineRule="auto"/>
        <w:jc w:val="center"/>
        <w:rPr>
          <w:ins w:id="12" w:author="RAYLAN BRUNO SANTANA CARVALHO" w:date="2025-06-30T18:43:00Z"/>
          <w:rFonts w:ascii="Times New Roman" w:eastAsia="Arial" w:hAnsi="Times New Roman" w:cs="Times New Roman"/>
          <w:color w:val="000000" w:themeColor="text1"/>
          <w:rPrChange w:id="13" w:author="RAYLAN BRUNO SANTANA CARVALHO" w:date="2025-08-10T19:48:00Z">
            <w:rPr>
              <w:ins w:id="14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" w:author="RAYLAN BRUNO SANTANA CARVALHO" w:date="2025-08-10T20:08:00Z">
          <w:pPr/>
        </w:pPrChange>
      </w:pPr>
      <w:ins w:id="16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BACHARELADO INTERDISCIPLINAR EM CIÊNCIAS E TECNOLOGIA</w:t>
        </w:r>
      </w:ins>
    </w:p>
    <w:p w14:paraId="2BC7044F" w14:textId="77777777" w:rsidR="004C4CBE" w:rsidRPr="00A21660" w:rsidDel="003546F0" w:rsidRDefault="00CB7FD7" w:rsidP="003546F0">
      <w:pPr>
        <w:spacing w:after="0" w:line="360" w:lineRule="auto"/>
        <w:jc w:val="center"/>
        <w:rPr>
          <w:ins w:id="18" w:author="RAYLAN BRUNO SANTANA CARVALHO" w:date="2025-06-30T18:43:00Z"/>
          <w:del w:id="19" w:author="RAYLAN BRUNO SANTANA CARVALHO" w:date="2025-08-10T20:08:00Z"/>
          <w:rFonts w:ascii="Times New Roman" w:eastAsia="Arial" w:hAnsi="Times New Roman" w:cs="Times New Roman"/>
          <w:color w:val="000000" w:themeColor="text1"/>
          <w:rPrChange w:id="20" w:author="RAYLAN BRUNO SANTANA CARVALHO" w:date="2025-08-10T19:48:00Z">
            <w:rPr>
              <w:ins w:id="21" w:author="RAYLAN BRUNO SANTANA CARVALHO" w:date="2025-06-30T18:43:00Z"/>
              <w:del w:id="22" w:author="RAYLAN BRUNO SANTANA CARVALHO" w:date="2025-08-10T20:08:00Z"/>
              <w:rFonts w:ascii="Arial" w:eastAsia="Arial" w:hAnsi="Arial" w:cs="Arial"/>
              <w:color w:val="000000" w:themeColor="text1"/>
            </w:rPr>
          </w:rPrChange>
        </w:rPr>
        <w:pPrChange w:id="23" w:author="RAYLAN BRUNO SANTANA CARVALHO" w:date="2025-08-10T20:08:00Z">
          <w:pPr/>
        </w:pPrChange>
      </w:pPr>
      <w:ins w:id="24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2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PROJETO E DESENVOLVIMENTO DE SOFTWARE</w:t>
        </w:r>
      </w:ins>
    </w:p>
    <w:p w14:paraId="0A37501D" w14:textId="77777777" w:rsidR="004C4CBE" w:rsidRPr="00A21660" w:rsidRDefault="004C4CBE" w:rsidP="003546F0">
      <w:pPr>
        <w:spacing w:after="0" w:line="360" w:lineRule="auto"/>
        <w:jc w:val="center"/>
        <w:rPr>
          <w:ins w:id="26" w:author="RAYLAN BRUNO SANTANA CARVALHO" w:date="2025-06-30T18:43:00Z"/>
          <w:rFonts w:ascii="Times New Roman" w:eastAsia="Aptos" w:hAnsi="Times New Roman" w:cs="Times New Roman"/>
          <w:rPrChange w:id="27" w:author="RAYLAN BRUNO SANTANA CARVALHO" w:date="2025-08-10T19:48:00Z">
            <w:rPr>
              <w:ins w:id="28" w:author="RAYLAN BRUNO SANTANA CARVALHO" w:date="2025-06-30T18:43:00Z"/>
              <w:rFonts w:ascii="Aptos" w:eastAsia="Aptos" w:hAnsi="Aptos" w:cs="Aptos"/>
            </w:rPr>
          </w:rPrChange>
        </w:rPr>
        <w:pPrChange w:id="29" w:author="RAYLAN BRUNO SANTANA CARVALHO" w:date="2025-08-10T20:08:00Z">
          <w:pPr>
            <w:jc w:val="center"/>
          </w:pPr>
        </w:pPrChange>
      </w:pPr>
    </w:p>
    <w:p w14:paraId="5DAB6C7B" w14:textId="77777777" w:rsidR="004C4CBE" w:rsidRPr="00A21660" w:rsidRDefault="004C4CBE" w:rsidP="003546F0">
      <w:pPr>
        <w:spacing w:after="0" w:line="360" w:lineRule="auto"/>
        <w:jc w:val="center"/>
        <w:rPr>
          <w:ins w:id="30" w:author="RAYLAN BRUNO SANTANA CARVALHO" w:date="2025-06-30T18:43:00Z"/>
          <w:rFonts w:ascii="Times New Roman" w:eastAsia="Aptos" w:hAnsi="Times New Roman" w:cs="Times New Roman"/>
          <w:rPrChange w:id="31" w:author="RAYLAN BRUNO SANTANA CARVALHO" w:date="2025-08-10T19:48:00Z">
            <w:rPr>
              <w:ins w:id="32" w:author="RAYLAN BRUNO SANTANA CARVALHO" w:date="2025-06-30T18:43:00Z"/>
              <w:rFonts w:ascii="Aptos" w:eastAsia="Aptos" w:hAnsi="Aptos" w:cs="Aptos"/>
            </w:rPr>
          </w:rPrChange>
        </w:rPr>
        <w:pPrChange w:id="33" w:author="RAYLAN BRUNO SANTANA CARVALHO" w:date="2025-08-10T20:08:00Z">
          <w:pPr>
            <w:jc w:val="center"/>
          </w:pPr>
        </w:pPrChange>
      </w:pPr>
    </w:p>
    <w:p w14:paraId="6A58AD3E" w14:textId="77777777" w:rsidR="004C4CBE" w:rsidRPr="00A21660" w:rsidRDefault="00CB7FD7" w:rsidP="003546F0">
      <w:pPr>
        <w:spacing w:after="0" w:line="360" w:lineRule="auto"/>
        <w:jc w:val="center"/>
        <w:rPr>
          <w:ins w:id="34" w:author="RAYLAN BRUNO SANTANA CARVALHO" w:date="2025-06-30T18:43:00Z"/>
          <w:rFonts w:ascii="Times New Roman" w:eastAsia="Arial" w:hAnsi="Times New Roman" w:cs="Times New Roman"/>
          <w:color w:val="000000" w:themeColor="text1"/>
          <w:rPrChange w:id="35" w:author="RAYLAN BRUNO SANTANA CARVALHO" w:date="2025-08-10T19:48:00Z">
            <w:rPr>
              <w:ins w:id="36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37" w:author="RAYLAN BRUNO SANTANA CARVALHO" w:date="2025-08-10T20:08:00Z">
          <w:pPr/>
        </w:pPrChange>
      </w:pPr>
      <w:ins w:id="38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3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PROFESSOR DR. THALES LEVI AZEVEDO VALENTE</w:t>
        </w:r>
      </w:ins>
    </w:p>
    <w:p w14:paraId="310B7EE1" w14:textId="77777777" w:rsidR="004C4CBE" w:rsidRPr="00A21660" w:rsidRDefault="00CB7FD7" w:rsidP="003546F0">
      <w:pPr>
        <w:spacing w:after="0" w:line="360" w:lineRule="auto"/>
        <w:jc w:val="center"/>
        <w:rPr>
          <w:ins w:id="40" w:author="RAYLAN BRUNO SANTANA CARVALHO" w:date="2025-06-30T18:43:00Z"/>
          <w:rFonts w:ascii="Times New Roman" w:eastAsia="Arial" w:hAnsi="Times New Roman" w:cs="Times New Roman"/>
          <w:color w:val="000000" w:themeColor="text1"/>
          <w:rPrChange w:id="41" w:author="RAYLAN BRUNO SANTANA CARVALHO" w:date="2025-08-10T19:48:00Z">
            <w:rPr>
              <w:ins w:id="42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43" w:author="RAYLAN BRUNO SANTANA CARVALHO" w:date="2025-08-10T20:08:00Z">
          <w:pPr/>
        </w:pPrChange>
      </w:pPr>
      <w:ins w:id="44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4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KAUAN GUILHERME ALVES PINHEIRO SANTOS - 2021052316</w:t>
        </w:r>
      </w:ins>
    </w:p>
    <w:p w14:paraId="3268A900" w14:textId="77777777" w:rsidR="004C4CBE" w:rsidRPr="00A21660" w:rsidRDefault="00CB7FD7" w:rsidP="003546F0">
      <w:pPr>
        <w:spacing w:after="0" w:line="360" w:lineRule="auto"/>
        <w:jc w:val="center"/>
        <w:rPr>
          <w:ins w:id="46" w:author="RAYLAN BRUNO SANTANA CARVALHO" w:date="2025-06-30T18:43:00Z"/>
          <w:rFonts w:ascii="Times New Roman" w:eastAsia="Arial" w:hAnsi="Times New Roman" w:cs="Times New Roman"/>
          <w:color w:val="000000" w:themeColor="text1"/>
          <w:rPrChange w:id="47" w:author="RAYLAN BRUNO SANTANA CARVALHO" w:date="2025-08-10T19:48:00Z">
            <w:rPr>
              <w:ins w:id="48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49" w:author="RAYLAN BRUNO SANTANA CARVALHO" w:date="2025-08-10T20:08:00Z">
          <w:pPr/>
        </w:pPrChange>
      </w:pPr>
      <w:ins w:id="50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5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LILIA ROSA COELHO MOURA -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5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2021024732</w:t>
        </w:r>
      </w:ins>
    </w:p>
    <w:p w14:paraId="29554EF3" w14:textId="77777777" w:rsidR="004C4CBE" w:rsidRPr="00A21660" w:rsidRDefault="00CB7FD7" w:rsidP="003546F0">
      <w:pPr>
        <w:spacing w:after="0" w:line="360" w:lineRule="auto"/>
        <w:jc w:val="center"/>
        <w:rPr>
          <w:ins w:id="53" w:author="RAYLAN BRUNO SANTANA CARVALHO" w:date="2025-06-30T18:43:00Z"/>
          <w:rFonts w:ascii="Times New Roman" w:eastAsia="Arial" w:hAnsi="Times New Roman" w:cs="Times New Roman"/>
          <w:color w:val="000000" w:themeColor="text1"/>
          <w:rPrChange w:id="54" w:author="RAYLAN BRUNO SANTANA CARVALHO" w:date="2025-08-10T19:48:00Z">
            <w:rPr>
              <w:ins w:id="55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56" w:author="RAYLAN BRUNO SANTANA CARVALHO" w:date="2025-08-10T20:08:00Z">
          <w:pPr/>
        </w:pPrChange>
      </w:pPr>
      <w:ins w:id="57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5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RAYLAN BRUNO SANTANA CARVALHO - 2021068826</w:t>
        </w:r>
      </w:ins>
    </w:p>
    <w:p w14:paraId="49A958EC" w14:textId="77777777" w:rsidR="004C4CBE" w:rsidRPr="00A21660" w:rsidRDefault="00CB7FD7" w:rsidP="003546F0">
      <w:pPr>
        <w:spacing w:after="0" w:line="360" w:lineRule="auto"/>
        <w:jc w:val="center"/>
        <w:rPr>
          <w:ins w:id="59" w:author="RAYLAN BRUNO SANTANA CARVALHO" w:date="2025-06-30T18:43:00Z"/>
          <w:rFonts w:ascii="Times New Roman" w:eastAsia="Arial" w:hAnsi="Times New Roman" w:cs="Times New Roman"/>
          <w:color w:val="000000" w:themeColor="text1"/>
          <w:rPrChange w:id="60" w:author="RAYLAN BRUNO SANTANA CARVALHO" w:date="2025-08-10T19:48:00Z">
            <w:rPr>
              <w:ins w:id="61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62" w:author="RAYLAN BRUNO SANTANA CARVALHO" w:date="2025-08-10T20:08:00Z">
          <w:pPr/>
        </w:pPrChange>
      </w:pPr>
      <w:ins w:id="63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6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VIRGINIA MARIA MONDEGO FERREIRA - 2021069968</w:t>
        </w:r>
      </w:ins>
    </w:p>
    <w:p w14:paraId="6F328BE5" w14:textId="77777777" w:rsidR="004C4CBE" w:rsidRPr="00A21660" w:rsidRDefault="00CB7FD7" w:rsidP="003546F0">
      <w:pPr>
        <w:spacing w:after="0" w:line="360" w:lineRule="auto"/>
        <w:jc w:val="center"/>
        <w:rPr>
          <w:ins w:id="65" w:author="RAYLAN BRUNO SANTANA CARVALHO" w:date="2025-06-30T18:43:00Z"/>
          <w:rFonts w:ascii="Times New Roman" w:eastAsia="Arial" w:hAnsi="Times New Roman" w:cs="Times New Roman"/>
          <w:color w:val="000000" w:themeColor="text1"/>
          <w:rPrChange w:id="66" w:author="RAYLAN BRUNO SANTANA CARVALHO" w:date="2025-08-10T19:48:00Z">
            <w:rPr>
              <w:ins w:id="67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68" w:author="RAYLAN BRUNO SANTANA CARVALHO" w:date="2025-08-10T20:08:00Z">
          <w:pPr/>
        </w:pPrChange>
      </w:pPr>
      <w:ins w:id="69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7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YASMIN CANTANHEDE SANTOS - 2021066044</w:t>
        </w:r>
      </w:ins>
    </w:p>
    <w:p w14:paraId="02EB378F" w14:textId="77777777" w:rsidR="004C4CBE" w:rsidRPr="00A21660" w:rsidDel="003546F0" w:rsidRDefault="004C4CBE" w:rsidP="003546F0">
      <w:pPr>
        <w:spacing w:after="0" w:line="360" w:lineRule="auto"/>
        <w:jc w:val="center"/>
        <w:rPr>
          <w:ins w:id="71" w:author="RAYLAN BRUNO SANTANA CARVALHO" w:date="2025-06-30T18:43:00Z"/>
          <w:del w:id="72" w:author="RAYLAN BRUNO SANTANA CARVALHO" w:date="2025-08-10T20:08:00Z"/>
          <w:rFonts w:ascii="Times New Roman" w:eastAsia="Aptos" w:hAnsi="Times New Roman" w:cs="Times New Roman"/>
          <w:rPrChange w:id="73" w:author="RAYLAN BRUNO SANTANA CARVALHO" w:date="2025-08-10T19:48:00Z">
            <w:rPr>
              <w:ins w:id="74" w:author="RAYLAN BRUNO SANTANA CARVALHO" w:date="2025-06-30T18:43:00Z"/>
              <w:del w:id="75" w:author="RAYLAN BRUNO SANTANA CARVALHO" w:date="2025-08-10T20:08:00Z"/>
              <w:rFonts w:ascii="Aptos" w:eastAsia="Aptos" w:hAnsi="Aptos" w:cs="Aptos"/>
            </w:rPr>
          </w:rPrChange>
        </w:rPr>
        <w:pPrChange w:id="76" w:author="RAYLAN BRUNO SANTANA CARVALHO" w:date="2025-08-10T20:08:00Z">
          <w:pPr>
            <w:jc w:val="center"/>
          </w:pPr>
        </w:pPrChange>
      </w:pPr>
    </w:p>
    <w:p w14:paraId="6A05A809" w14:textId="77777777" w:rsidR="004C4CBE" w:rsidRPr="00A21660" w:rsidRDefault="004C4CBE" w:rsidP="003546F0">
      <w:pPr>
        <w:spacing w:after="0" w:line="360" w:lineRule="auto"/>
        <w:rPr>
          <w:ins w:id="77" w:author="RAYLAN BRUNO SANTANA CARVALHO" w:date="2025-06-30T18:43:00Z"/>
          <w:rFonts w:ascii="Times New Roman" w:eastAsia="Aptos" w:hAnsi="Times New Roman" w:cs="Times New Roman"/>
          <w:rPrChange w:id="78" w:author="RAYLAN BRUNO SANTANA CARVALHO" w:date="2025-08-10T19:48:00Z">
            <w:rPr>
              <w:ins w:id="79" w:author="RAYLAN BRUNO SANTANA CARVALHO" w:date="2025-06-30T18:43:00Z"/>
              <w:rFonts w:ascii="Aptos" w:eastAsia="Aptos" w:hAnsi="Aptos" w:cs="Aptos"/>
            </w:rPr>
          </w:rPrChange>
        </w:rPr>
        <w:pPrChange w:id="80" w:author="RAYLAN BRUNO SANTANA CARVALHO" w:date="2025-08-10T20:08:00Z">
          <w:pPr>
            <w:jc w:val="center"/>
          </w:pPr>
        </w:pPrChange>
      </w:pPr>
    </w:p>
    <w:p w14:paraId="5A39BBE3" w14:textId="77777777" w:rsidR="004C4CBE" w:rsidRPr="00A21660" w:rsidRDefault="004C4CBE" w:rsidP="003546F0">
      <w:pPr>
        <w:spacing w:after="0" w:line="360" w:lineRule="auto"/>
        <w:jc w:val="center"/>
        <w:rPr>
          <w:ins w:id="81" w:author="RAYLAN BRUNO SANTANA CARVALHO" w:date="2025-06-30T18:43:00Z"/>
          <w:rFonts w:ascii="Times New Roman" w:eastAsia="Aptos" w:hAnsi="Times New Roman" w:cs="Times New Roman"/>
          <w:rPrChange w:id="82" w:author="RAYLAN BRUNO SANTANA CARVALHO" w:date="2025-08-10T19:48:00Z">
            <w:rPr>
              <w:ins w:id="83" w:author="RAYLAN BRUNO SANTANA CARVALHO" w:date="2025-06-30T18:43:00Z"/>
              <w:rFonts w:ascii="Aptos" w:eastAsia="Aptos" w:hAnsi="Aptos" w:cs="Aptos"/>
            </w:rPr>
          </w:rPrChange>
        </w:rPr>
        <w:pPrChange w:id="84" w:author="RAYLAN BRUNO SANTANA CARVALHO" w:date="2025-08-10T20:08:00Z">
          <w:pPr>
            <w:jc w:val="center"/>
          </w:pPr>
        </w:pPrChange>
      </w:pPr>
    </w:p>
    <w:p w14:paraId="568D2871" w14:textId="77777777" w:rsidR="004C4CBE" w:rsidRPr="00A21660" w:rsidRDefault="00CB7FD7" w:rsidP="003546F0">
      <w:pPr>
        <w:spacing w:after="0" w:line="360" w:lineRule="auto"/>
        <w:jc w:val="center"/>
        <w:rPr>
          <w:ins w:id="85" w:author="RAYLAN BRUNO SANTANA CARVALHO" w:date="2025-06-30T18:43:00Z"/>
          <w:rFonts w:ascii="Times New Roman" w:eastAsia="Arial" w:hAnsi="Times New Roman" w:cs="Times New Roman"/>
          <w:color w:val="000000" w:themeColor="text1"/>
          <w:rPrChange w:id="86" w:author="RAYLAN BRUNO SANTANA CARVALHO" w:date="2025-08-10T19:48:00Z">
            <w:rPr>
              <w:ins w:id="87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88" w:author="RAYLAN BRUNO SANTANA CARVALHO" w:date="2025-08-10T20:08:00Z">
          <w:pPr/>
        </w:pPrChange>
      </w:pPr>
      <w:ins w:id="89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9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SISTEMA DE COMPRA RÁPIDA DE PASSAGEM AÉREA INTEGRADO COM</w:t>
        </w:r>
      </w:ins>
    </w:p>
    <w:p w14:paraId="63E395EB" w14:textId="77777777" w:rsidR="004C4CBE" w:rsidRPr="00A21660" w:rsidRDefault="00CB7FD7" w:rsidP="003546F0">
      <w:pPr>
        <w:spacing w:after="0" w:line="360" w:lineRule="auto"/>
        <w:jc w:val="center"/>
        <w:rPr>
          <w:ins w:id="91" w:author="RAYLAN BRUNO SANTANA CARVALHO" w:date="2025-06-30T18:43:00Z"/>
          <w:rFonts w:ascii="Times New Roman" w:eastAsia="Arial" w:hAnsi="Times New Roman" w:cs="Times New Roman"/>
          <w:color w:val="000000" w:themeColor="text1"/>
          <w:rPrChange w:id="92" w:author="RAYLAN BRUNO SANTANA CARVALHO" w:date="2025-08-10T19:48:00Z">
            <w:rPr>
              <w:ins w:id="93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94" w:author="RAYLAN BRUNO SANTANA CARVALHO" w:date="2025-08-10T20:08:00Z">
          <w:pPr/>
        </w:pPrChange>
      </w:pPr>
      <w:ins w:id="95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9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INTELIGÊNCIA ARTIFICIAL (PROJETO SKAI)</w:t>
        </w:r>
      </w:ins>
    </w:p>
    <w:p w14:paraId="41C8F396" w14:textId="77777777" w:rsidR="004C4CBE" w:rsidRPr="00A21660" w:rsidRDefault="004C4CBE" w:rsidP="003546F0">
      <w:pPr>
        <w:spacing w:after="0" w:line="360" w:lineRule="auto"/>
        <w:jc w:val="center"/>
        <w:rPr>
          <w:ins w:id="97" w:author="RAYLAN BRUNO SANTANA CARVALHO" w:date="2025-06-30T18:43:00Z"/>
          <w:rFonts w:ascii="Times New Roman" w:eastAsia="Aptos" w:hAnsi="Times New Roman" w:cs="Times New Roman"/>
          <w:rPrChange w:id="98" w:author="RAYLAN BRUNO SANTANA CARVALHO" w:date="2025-08-10T19:48:00Z">
            <w:rPr>
              <w:ins w:id="99" w:author="RAYLAN BRUNO SANTANA CARVALHO" w:date="2025-06-30T18:43:00Z"/>
              <w:rFonts w:ascii="Aptos" w:eastAsia="Aptos" w:hAnsi="Aptos" w:cs="Aptos"/>
            </w:rPr>
          </w:rPrChange>
        </w:rPr>
        <w:pPrChange w:id="100" w:author="RAYLAN BRUNO SANTANA CARVALHO" w:date="2025-08-10T20:08:00Z">
          <w:pPr>
            <w:jc w:val="center"/>
          </w:pPr>
        </w:pPrChange>
      </w:pPr>
    </w:p>
    <w:p w14:paraId="299D362A" w14:textId="77777777" w:rsidR="004C4CBE" w:rsidRPr="00A21660" w:rsidRDefault="00CB7FD7" w:rsidP="003546F0">
      <w:pPr>
        <w:spacing w:after="0" w:line="360" w:lineRule="auto"/>
        <w:jc w:val="center"/>
        <w:rPr>
          <w:ins w:id="101" w:author="RAYLAN BRUNO SANTANA CARVALHO" w:date="2025-06-30T18:43:00Z"/>
          <w:rFonts w:ascii="Times New Roman" w:eastAsia="Arial" w:hAnsi="Times New Roman" w:cs="Times New Roman"/>
          <w:color w:val="000000" w:themeColor="text1"/>
          <w:rPrChange w:id="102" w:author="RAYLAN BRUNO SANTANA CARVALHO" w:date="2025-08-10T19:48:00Z">
            <w:rPr>
              <w:ins w:id="103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04" w:author="RAYLAN BRUNO SANTANA CARVALHO" w:date="2025-08-10T20:08:00Z">
          <w:pPr/>
        </w:pPrChange>
      </w:pPr>
      <w:ins w:id="105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0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MANUAL DE </w:t>
        </w:r>
      </w:ins>
      <w:ins w:id="107" w:author="RAYLAN BRUNO SANTANA CARVALHO" w:date="2025-06-30T18:44:00Z">
        <w:r w:rsidRPr="00A21660">
          <w:rPr>
            <w:rFonts w:ascii="Times New Roman" w:eastAsia="Arial" w:hAnsi="Times New Roman" w:cs="Times New Roman"/>
            <w:color w:val="000000" w:themeColor="text1"/>
            <w:rPrChange w:id="10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USUÁ</w:t>
        </w:r>
      </w:ins>
      <w:ins w:id="109" w:author="RAYLAN BRUNO SANTANA CARVALHO" w:date="2025-06-30T20:20:00Z">
        <w:r w:rsidRPr="00A21660">
          <w:rPr>
            <w:rFonts w:ascii="Times New Roman" w:eastAsia="Arial" w:hAnsi="Times New Roman" w:cs="Times New Roman"/>
            <w:color w:val="000000" w:themeColor="text1"/>
            <w:rPrChange w:id="11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RIO</w:t>
        </w:r>
      </w:ins>
    </w:p>
    <w:p w14:paraId="72A3D3EC" w14:textId="77777777" w:rsidR="004C4CBE" w:rsidRPr="00A21660" w:rsidRDefault="004C4CBE" w:rsidP="003546F0">
      <w:pPr>
        <w:spacing w:after="0" w:line="360" w:lineRule="auto"/>
        <w:jc w:val="center"/>
        <w:rPr>
          <w:ins w:id="111" w:author="RAYLAN BRUNO SANTANA CARVALHO" w:date="2025-06-30T18:43:00Z"/>
          <w:rFonts w:ascii="Times New Roman" w:eastAsia="Aptos" w:hAnsi="Times New Roman" w:cs="Times New Roman"/>
          <w:rPrChange w:id="112" w:author="RAYLAN BRUNO SANTANA CARVALHO" w:date="2025-08-10T19:48:00Z">
            <w:rPr>
              <w:ins w:id="113" w:author="RAYLAN BRUNO SANTANA CARVALHO" w:date="2025-06-30T18:43:00Z"/>
              <w:rFonts w:ascii="Aptos" w:eastAsia="Aptos" w:hAnsi="Aptos" w:cs="Aptos"/>
            </w:rPr>
          </w:rPrChange>
        </w:rPr>
        <w:pPrChange w:id="114" w:author="RAYLAN BRUNO SANTANA CARVALHO" w:date="2025-08-10T20:08:00Z">
          <w:pPr>
            <w:jc w:val="center"/>
          </w:pPr>
        </w:pPrChange>
      </w:pPr>
    </w:p>
    <w:p w14:paraId="0D0B940D" w14:textId="77777777" w:rsidR="004C4CBE" w:rsidRPr="00A21660" w:rsidRDefault="004C4CBE" w:rsidP="003546F0">
      <w:pPr>
        <w:spacing w:after="0" w:line="360" w:lineRule="auto"/>
        <w:jc w:val="center"/>
        <w:rPr>
          <w:ins w:id="115" w:author="RAYLAN BRUNO SANTANA CARVALHO" w:date="2025-06-30T18:43:00Z"/>
          <w:rFonts w:ascii="Times New Roman" w:eastAsia="Aptos" w:hAnsi="Times New Roman" w:cs="Times New Roman"/>
          <w:rPrChange w:id="116" w:author="RAYLAN BRUNO SANTANA CARVALHO" w:date="2025-08-10T19:48:00Z">
            <w:rPr>
              <w:ins w:id="117" w:author="RAYLAN BRUNO SANTANA CARVALHO" w:date="2025-06-30T18:43:00Z"/>
              <w:rFonts w:ascii="Aptos" w:eastAsia="Aptos" w:hAnsi="Aptos" w:cs="Aptos"/>
            </w:rPr>
          </w:rPrChange>
        </w:rPr>
        <w:pPrChange w:id="118" w:author="RAYLAN BRUNO SANTANA CARVALHO" w:date="2025-08-10T20:08:00Z">
          <w:pPr>
            <w:jc w:val="center"/>
          </w:pPr>
        </w:pPrChange>
      </w:pPr>
    </w:p>
    <w:p w14:paraId="0E27B00A" w14:textId="77777777" w:rsidR="004C4CBE" w:rsidRPr="00A21660" w:rsidRDefault="004C4CBE" w:rsidP="003546F0">
      <w:pPr>
        <w:spacing w:after="0" w:line="360" w:lineRule="auto"/>
        <w:jc w:val="center"/>
        <w:rPr>
          <w:ins w:id="119" w:author="RAYLAN BRUNO SANTANA CARVALHO" w:date="2025-06-30T18:43:00Z"/>
          <w:rFonts w:ascii="Times New Roman" w:eastAsia="Aptos" w:hAnsi="Times New Roman" w:cs="Times New Roman"/>
          <w:rPrChange w:id="120" w:author="RAYLAN BRUNO SANTANA CARVALHO" w:date="2025-08-10T19:48:00Z">
            <w:rPr>
              <w:ins w:id="121" w:author="RAYLAN BRUNO SANTANA CARVALHO" w:date="2025-06-30T18:43:00Z"/>
              <w:rFonts w:ascii="Aptos" w:eastAsia="Aptos" w:hAnsi="Aptos" w:cs="Aptos"/>
            </w:rPr>
          </w:rPrChange>
        </w:rPr>
        <w:pPrChange w:id="122" w:author="RAYLAN BRUNO SANTANA CARVALHO" w:date="2025-08-10T20:08:00Z">
          <w:pPr>
            <w:jc w:val="center"/>
          </w:pPr>
        </w:pPrChange>
      </w:pPr>
    </w:p>
    <w:p w14:paraId="60061E4C" w14:textId="77777777" w:rsidR="004C4CBE" w:rsidRPr="00A21660" w:rsidRDefault="004C4CBE" w:rsidP="003546F0">
      <w:pPr>
        <w:spacing w:after="0" w:line="360" w:lineRule="auto"/>
        <w:jc w:val="center"/>
        <w:rPr>
          <w:ins w:id="123" w:author="RAYLAN BRUNO SANTANA CARVALHO" w:date="2025-06-30T18:43:00Z"/>
          <w:rFonts w:ascii="Times New Roman" w:eastAsia="Aptos" w:hAnsi="Times New Roman" w:cs="Times New Roman"/>
          <w:rPrChange w:id="124" w:author="RAYLAN BRUNO SANTANA CARVALHO" w:date="2025-08-10T19:48:00Z">
            <w:rPr>
              <w:ins w:id="125" w:author="RAYLAN BRUNO SANTANA CARVALHO" w:date="2025-06-30T18:43:00Z"/>
              <w:rFonts w:ascii="Aptos" w:eastAsia="Aptos" w:hAnsi="Aptos" w:cs="Aptos"/>
            </w:rPr>
          </w:rPrChange>
        </w:rPr>
        <w:pPrChange w:id="126" w:author="RAYLAN BRUNO SANTANA CARVALHO" w:date="2025-08-10T20:08:00Z">
          <w:pPr>
            <w:jc w:val="center"/>
          </w:pPr>
        </w:pPrChange>
      </w:pPr>
    </w:p>
    <w:p w14:paraId="44EAFD9C" w14:textId="77777777" w:rsidR="004C4CBE" w:rsidRPr="00A21660" w:rsidRDefault="004C4CBE" w:rsidP="003546F0">
      <w:pPr>
        <w:spacing w:after="0" w:line="360" w:lineRule="auto"/>
        <w:jc w:val="center"/>
        <w:rPr>
          <w:ins w:id="127" w:author="RAYLAN BRUNO SANTANA CARVALHO" w:date="2025-06-30T18:43:00Z"/>
          <w:rFonts w:ascii="Times New Roman" w:eastAsia="Aptos" w:hAnsi="Times New Roman" w:cs="Times New Roman"/>
          <w:rPrChange w:id="128" w:author="RAYLAN BRUNO SANTANA CARVALHO" w:date="2025-08-10T19:48:00Z">
            <w:rPr>
              <w:ins w:id="129" w:author="RAYLAN BRUNO SANTANA CARVALHO" w:date="2025-06-30T18:43:00Z"/>
              <w:rFonts w:ascii="Aptos" w:eastAsia="Aptos" w:hAnsi="Aptos" w:cs="Aptos"/>
            </w:rPr>
          </w:rPrChange>
        </w:rPr>
        <w:pPrChange w:id="130" w:author="RAYLAN BRUNO SANTANA CARVALHO" w:date="2025-08-10T20:08:00Z">
          <w:pPr>
            <w:jc w:val="center"/>
          </w:pPr>
        </w:pPrChange>
      </w:pPr>
    </w:p>
    <w:p w14:paraId="4B94D5A5" w14:textId="77777777" w:rsidR="004C4CBE" w:rsidRPr="00A21660" w:rsidRDefault="004C4CBE" w:rsidP="003546F0">
      <w:pPr>
        <w:spacing w:after="0" w:line="360" w:lineRule="auto"/>
        <w:jc w:val="center"/>
        <w:rPr>
          <w:ins w:id="131" w:author="RAYLAN BRUNO SANTANA CARVALHO" w:date="2025-08-10T19:48:00Z"/>
          <w:rFonts w:ascii="Times New Roman" w:eastAsia="Aptos" w:hAnsi="Times New Roman" w:cs="Times New Roman"/>
          <w:rPrChange w:id="132" w:author="RAYLAN BRUNO SANTANA CARVALHO" w:date="2025-08-10T19:48:00Z">
            <w:rPr>
              <w:ins w:id="133" w:author="RAYLAN BRUNO SANTANA CARVALHO" w:date="2025-08-10T19:48:00Z"/>
              <w:rFonts w:ascii="Aptos" w:eastAsia="Aptos" w:hAnsi="Aptos" w:cs="Aptos"/>
            </w:rPr>
          </w:rPrChange>
        </w:rPr>
        <w:pPrChange w:id="134" w:author="RAYLAN BRUNO SANTANA CARVALHO" w:date="2025-08-10T20:08:00Z">
          <w:pPr>
            <w:jc w:val="center"/>
          </w:pPr>
        </w:pPrChange>
      </w:pPr>
    </w:p>
    <w:p w14:paraId="3C26A67A" w14:textId="77777777" w:rsidR="00A21660" w:rsidRPr="00A21660" w:rsidRDefault="00A21660" w:rsidP="003546F0">
      <w:pPr>
        <w:spacing w:after="0" w:line="360" w:lineRule="auto"/>
        <w:jc w:val="center"/>
        <w:rPr>
          <w:ins w:id="135" w:author="RAYLAN BRUNO SANTANA CARVALHO" w:date="2025-08-10T19:48:00Z"/>
          <w:rFonts w:ascii="Times New Roman" w:eastAsia="Aptos" w:hAnsi="Times New Roman" w:cs="Times New Roman"/>
          <w:rPrChange w:id="136" w:author="RAYLAN BRUNO SANTANA CARVALHO" w:date="2025-08-10T19:48:00Z">
            <w:rPr>
              <w:ins w:id="137" w:author="RAYLAN BRUNO SANTANA CARVALHO" w:date="2025-08-10T19:48:00Z"/>
              <w:rFonts w:ascii="Aptos" w:eastAsia="Aptos" w:hAnsi="Aptos" w:cs="Aptos"/>
            </w:rPr>
          </w:rPrChange>
        </w:rPr>
        <w:pPrChange w:id="138" w:author="RAYLAN BRUNO SANTANA CARVALHO" w:date="2025-08-10T20:08:00Z">
          <w:pPr>
            <w:jc w:val="center"/>
          </w:pPr>
        </w:pPrChange>
      </w:pPr>
    </w:p>
    <w:p w14:paraId="729749EB" w14:textId="77777777" w:rsidR="00A21660" w:rsidRDefault="00A21660" w:rsidP="003546F0">
      <w:pPr>
        <w:spacing w:after="0" w:line="360" w:lineRule="auto"/>
        <w:jc w:val="center"/>
        <w:rPr>
          <w:ins w:id="139" w:author="RAYLAN BRUNO SANTANA CARVALHO" w:date="2025-08-10T19:48:00Z"/>
          <w:rFonts w:ascii="Times New Roman" w:eastAsia="Aptos" w:hAnsi="Times New Roman" w:cs="Times New Roman"/>
        </w:rPr>
        <w:pPrChange w:id="140" w:author="RAYLAN BRUNO SANTANA CARVALHO" w:date="2025-08-10T20:08:00Z">
          <w:pPr>
            <w:jc w:val="center"/>
          </w:pPr>
        </w:pPrChange>
      </w:pPr>
    </w:p>
    <w:p w14:paraId="31CD66B8" w14:textId="77777777" w:rsidR="00A21660" w:rsidRPr="00A21660" w:rsidRDefault="00A21660" w:rsidP="003546F0">
      <w:pPr>
        <w:spacing w:after="0" w:line="360" w:lineRule="auto"/>
        <w:jc w:val="center"/>
        <w:rPr>
          <w:ins w:id="141" w:author="RAYLAN BRUNO SANTANA CARVALHO" w:date="2025-06-30T18:43:00Z"/>
          <w:rFonts w:ascii="Times New Roman" w:eastAsia="Aptos" w:hAnsi="Times New Roman" w:cs="Times New Roman"/>
          <w:rPrChange w:id="142" w:author="RAYLAN BRUNO SANTANA CARVALHO" w:date="2025-08-10T19:48:00Z">
            <w:rPr>
              <w:ins w:id="143" w:author="RAYLAN BRUNO SANTANA CARVALHO" w:date="2025-06-30T18:43:00Z"/>
              <w:rFonts w:ascii="Aptos" w:eastAsia="Aptos" w:hAnsi="Aptos" w:cs="Aptos"/>
            </w:rPr>
          </w:rPrChange>
        </w:rPr>
        <w:pPrChange w:id="144" w:author="RAYLAN BRUNO SANTANA CARVALHO" w:date="2025-08-10T20:08:00Z">
          <w:pPr>
            <w:jc w:val="center"/>
          </w:pPr>
        </w:pPrChange>
      </w:pPr>
    </w:p>
    <w:p w14:paraId="3DEEC669" w14:textId="77777777" w:rsidR="004C4CBE" w:rsidRPr="00A21660" w:rsidRDefault="004C4CBE" w:rsidP="003546F0">
      <w:pPr>
        <w:spacing w:after="0" w:line="360" w:lineRule="auto"/>
        <w:jc w:val="center"/>
        <w:rPr>
          <w:ins w:id="145" w:author="RAYLAN BRUNO SANTANA CARVALHO" w:date="2025-06-30T18:43:00Z"/>
          <w:rFonts w:ascii="Times New Roman" w:eastAsia="Arial" w:hAnsi="Times New Roman" w:cs="Times New Roman"/>
          <w:color w:val="000000" w:themeColor="text1"/>
          <w:rPrChange w:id="146" w:author="RAYLAN BRUNO SANTANA CARVALHO" w:date="2025-08-10T19:48:00Z">
            <w:rPr>
              <w:ins w:id="147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48" w:author="RAYLAN BRUNO SANTANA CARVALHO" w:date="2025-08-10T20:08:00Z">
          <w:pPr/>
        </w:pPrChange>
      </w:pPr>
    </w:p>
    <w:p w14:paraId="153DA063" w14:textId="77777777" w:rsidR="004C4CBE" w:rsidRPr="00A21660" w:rsidRDefault="00CB7FD7" w:rsidP="003546F0">
      <w:pPr>
        <w:spacing w:after="0" w:line="360" w:lineRule="auto"/>
        <w:jc w:val="center"/>
        <w:rPr>
          <w:ins w:id="149" w:author="RAYLAN BRUNO SANTANA CARVALHO" w:date="2025-06-30T18:43:00Z"/>
          <w:rFonts w:ascii="Times New Roman" w:eastAsia="Arial" w:hAnsi="Times New Roman" w:cs="Times New Roman"/>
          <w:color w:val="000000" w:themeColor="text1"/>
          <w:rPrChange w:id="150" w:author="RAYLAN BRUNO SANTANA CARVALHO" w:date="2025-08-10T19:48:00Z">
            <w:rPr>
              <w:ins w:id="151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2" w:author="RAYLAN BRUNO SANTANA CARVALHO" w:date="2025-08-10T20:08:00Z">
          <w:pPr/>
        </w:pPrChange>
      </w:pPr>
      <w:ins w:id="153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SÃO LUÍS - MA</w:t>
        </w:r>
      </w:ins>
    </w:p>
    <w:p w14:paraId="3C32F1D6" w14:textId="77777777" w:rsidR="004C4CBE" w:rsidRPr="00A21660" w:rsidDel="00A21660" w:rsidRDefault="00CB7FD7" w:rsidP="003546F0">
      <w:pPr>
        <w:spacing w:after="0" w:line="360" w:lineRule="auto"/>
        <w:jc w:val="center"/>
        <w:rPr>
          <w:ins w:id="155" w:author="RAYLAN BRUNO SANTANA CARVALHO" w:date="2025-06-30T18:43:00Z"/>
          <w:del w:id="156" w:author="RAYLAN BRUNO SANTANA CARVALHO" w:date="2025-08-10T19:48:00Z"/>
          <w:rFonts w:ascii="Times New Roman" w:eastAsia="Arial" w:hAnsi="Times New Roman" w:cs="Times New Roman"/>
          <w:color w:val="000000" w:themeColor="text1"/>
          <w:rPrChange w:id="157" w:author="RAYLAN BRUNO SANTANA CARVALHO" w:date="2025-08-10T19:48:00Z">
            <w:rPr>
              <w:ins w:id="158" w:author="RAYLAN BRUNO SANTANA CARVALHO" w:date="2025-06-30T18:43:00Z"/>
              <w:del w:id="159" w:author="RAYLAN BRUNO SANTANA CARVALHO" w:date="2025-08-10T19:48:00Z"/>
              <w:rFonts w:ascii="Arial" w:eastAsia="Arial" w:hAnsi="Arial" w:cs="Arial"/>
              <w:color w:val="000000" w:themeColor="text1"/>
            </w:rPr>
          </w:rPrChange>
        </w:rPr>
        <w:pPrChange w:id="160" w:author="RAYLAN BRUNO SANTANA CARVALHO" w:date="2025-08-10T20:08:00Z">
          <w:pPr/>
        </w:pPrChange>
      </w:pPr>
      <w:ins w:id="161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6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2025</w:t>
        </w:r>
      </w:ins>
    </w:p>
    <w:p w14:paraId="3656B9AB" w14:textId="77777777" w:rsidR="004C4CBE" w:rsidRPr="00A21660" w:rsidRDefault="00CB7FD7" w:rsidP="003546F0">
      <w:pPr>
        <w:spacing w:after="0" w:line="360" w:lineRule="auto"/>
        <w:jc w:val="center"/>
        <w:rPr>
          <w:ins w:id="163" w:author="RAYLAN BRUNO SANTANA CARVALHO" w:date="2025-06-30T18:43:00Z"/>
          <w:rFonts w:ascii="Times New Roman" w:eastAsia="Aptos" w:hAnsi="Times New Roman" w:cs="Times New Roman"/>
          <w:rPrChange w:id="164" w:author="RAYLAN BRUNO SANTANA CARVALHO" w:date="2025-08-10T19:48:00Z">
            <w:rPr>
              <w:ins w:id="165" w:author="RAYLAN BRUNO SANTANA CARVALHO" w:date="2025-06-30T18:43:00Z"/>
              <w:rFonts w:ascii="Aptos" w:eastAsia="Aptos" w:hAnsi="Aptos" w:cs="Aptos"/>
            </w:rPr>
          </w:rPrChange>
        </w:rPr>
        <w:pPrChange w:id="166" w:author="RAYLAN BRUNO SANTANA CARVALHO" w:date="2025-08-10T20:08:00Z">
          <w:pPr/>
        </w:pPrChange>
      </w:pPr>
      <w:del w:id="167" w:author="RAYLAN BRUNO SANTANA CARVALHO" w:date="2025-08-10T19:48:00Z">
        <w:r w:rsidRPr="00A21660" w:rsidDel="00A21660">
          <w:rPr>
            <w:rFonts w:ascii="Times New Roman" w:hAnsi="Times New Roman" w:cs="Times New Roman"/>
            <w:rPrChange w:id="168" w:author="RAYLAN BRUNO SANTANA CARVALHO" w:date="2025-08-10T19:48:00Z">
              <w:rPr/>
            </w:rPrChange>
          </w:rPr>
          <w:br w:type="page"/>
        </w:r>
      </w:del>
    </w:p>
    <w:p w14:paraId="28E8BE6E" w14:textId="77777777" w:rsidR="004C4CBE" w:rsidRPr="00A21660" w:rsidRDefault="00CB7FD7" w:rsidP="003546F0">
      <w:pPr>
        <w:spacing w:after="120" w:line="360" w:lineRule="auto"/>
        <w:jc w:val="both"/>
        <w:rPr>
          <w:ins w:id="169" w:author="Yasmin Cantanhede" w:date="2025-08-09T21:58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170" w:author="RAYLAN BRUNO SANTANA CARVALHO" w:date="2025-08-10T19:48:00Z">
            <w:rPr>
              <w:ins w:id="171" w:author="Yasmin Cantanhede" w:date="2025-08-09T21:58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172" w:author="RAYLAN BRUNO SANTANA CARVALHO" w:date="2025-08-10T20:07:00Z">
          <w:pPr>
            <w:spacing w:after="0"/>
            <w:jc w:val="both"/>
          </w:pPr>
        </w:pPrChange>
      </w:pPr>
      <w:ins w:id="173" w:author="Yasmin Cantanhede" w:date="2025-08-09T21:5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74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lastRenderedPageBreak/>
          <w:t>Introdução</w:t>
        </w:r>
      </w:ins>
    </w:p>
    <w:p w14:paraId="5C061BC3" w14:textId="24747EC6" w:rsidR="004C4CBE" w:rsidRPr="00A21660" w:rsidDel="003546F0" w:rsidRDefault="00CB7FD7" w:rsidP="003546F0">
      <w:pPr>
        <w:pBdr>
          <w:bottom w:val="single" w:sz="6" w:space="1" w:color="000000"/>
        </w:pBdr>
        <w:spacing w:after="120" w:line="360" w:lineRule="auto"/>
        <w:ind w:firstLine="708"/>
        <w:jc w:val="both"/>
        <w:rPr>
          <w:ins w:id="175" w:author="Yasmin Cantanhede" w:date="2025-08-09T22:03:00Z"/>
          <w:del w:id="176" w:author="RAYLAN BRUNO SANTANA CARVALHO" w:date="2025-08-10T20:07:00Z"/>
          <w:rFonts w:ascii="Times New Roman" w:eastAsia="Arial" w:hAnsi="Times New Roman" w:cs="Times New Roman"/>
          <w:color w:val="000000" w:themeColor="text1"/>
          <w:rPrChange w:id="177" w:author="RAYLAN BRUNO SANTANA CARVALHO" w:date="2025-08-10T19:48:00Z">
            <w:rPr>
              <w:ins w:id="178" w:author="Yasmin Cantanhede" w:date="2025-08-09T22:03:00Z"/>
              <w:del w:id="179" w:author="RAYLAN BRUNO SANTANA CARVALHO" w:date="2025-08-10T20:07:00Z"/>
              <w:rFonts w:ascii="Arial" w:eastAsia="Arial" w:hAnsi="Arial" w:cs="Arial"/>
              <w:color w:val="000000" w:themeColor="text1"/>
            </w:rPr>
          </w:rPrChange>
        </w:rPr>
        <w:pPrChange w:id="180" w:author="RAYLAN BRUNO SANTANA CARVALHO" w:date="2025-08-10T20:09:00Z">
          <w:pPr>
            <w:spacing w:after="0"/>
            <w:jc w:val="both"/>
          </w:pPr>
        </w:pPrChange>
      </w:pPr>
      <w:ins w:id="181" w:author="Yasmin Cantanhede" w:date="2025-08-09T21:58:00Z">
        <w:r w:rsidRPr="00A21660">
          <w:rPr>
            <w:rFonts w:ascii="Times New Roman" w:eastAsia="Arial" w:hAnsi="Times New Roman" w:cs="Times New Roman"/>
            <w:color w:val="000000" w:themeColor="text1"/>
            <w:rPrChange w:id="18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8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Skai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8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é um sistema de passagens aéreas que oferece uma plataforma prática, intuitiva e inteligente para a compra de </w:t>
        </w:r>
      </w:ins>
      <w:ins w:id="185" w:author="Yasmin Cantanhede" w:date="2025-08-09T22:04:00Z">
        <w:r w:rsidRPr="00A21660">
          <w:rPr>
            <w:rFonts w:ascii="Times New Roman" w:eastAsia="Arial" w:hAnsi="Times New Roman" w:cs="Times New Roman"/>
            <w:color w:val="000000" w:themeColor="text1"/>
            <w:rPrChange w:id="18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passagens</w:t>
        </w:r>
      </w:ins>
      <w:ins w:id="187" w:author="Yasmin Cantanhede" w:date="2025-08-09T23:50:00Z">
        <w:r w:rsidRPr="00A21660">
          <w:rPr>
            <w:rFonts w:ascii="Times New Roman" w:eastAsia="Arial" w:hAnsi="Times New Roman" w:cs="Times New Roman"/>
            <w:color w:val="000000" w:themeColor="text1"/>
            <w:rPrChange w:id="18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áreas</w:t>
        </w:r>
      </w:ins>
      <w:ins w:id="189" w:author="Yasmin Cantanhede" w:date="2025-08-09T21:58:00Z">
        <w:r w:rsidRPr="00A21660">
          <w:rPr>
            <w:rFonts w:ascii="Times New Roman" w:eastAsia="Arial" w:hAnsi="Times New Roman" w:cs="Times New Roman"/>
            <w:color w:val="000000" w:themeColor="text1"/>
            <w:rPrChange w:id="19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tornando o processo simples e descomplicado. Com interface amigável, busca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9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personalizada, recomendações baseadas nas preferências do usuário e suporte por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9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9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9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Skai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9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elimina a complexidade e o cansaço comuns no planejamento de viagens, proporcionando uma experiência rápida, eficiente e agradável, especialmente para quem pref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9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ere evitar plataformas confusas e mal organizadas.</w:t>
        </w:r>
      </w:ins>
    </w:p>
    <w:p w14:paraId="45FB0818" w14:textId="77777777" w:rsidR="004C4CBE" w:rsidRPr="00A21660" w:rsidRDefault="004C4CBE" w:rsidP="003546F0">
      <w:pPr>
        <w:pBdr>
          <w:bottom w:val="single" w:sz="6" w:space="1" w:color="000000"/>
        </w:pBdr>
        <w:spacing w:after="120" w:line="360" w:lineRule="auto"/>
        <w:ind w:firstLine="708"/>
        <w:jc w:val="both"/>
        <w:rPr>
          <w:ins w:id="197" w:author="Yasmin Cantanhede" w:date="2025-08-09T21:58:00Z"/>
          <w:rFonts w:ascii="Times New Roman" w:eastAsia="Arial" w:hAnsi="Times New Roman" w:cs="Times New Roman"/>
          <w:color w:val="000000" w:themeColor="text1"/>
          <w:rPrChange w:id="198" w:author="RAYLAN BRUNO SANTANA CARVALHO" w:date="2025-08-10T19:48:00Z">
            <w:rPr>
              <w:ins w:id="199" w:author="Yasmin Cantanhede" w:date="2025-08-09T21:58:00Z"/>
              <w:rFonts w:ascii="Arial" w:eastAsia="Arial" w:hAnsi="Arial" w:cs="Arial"/>
              <w:color w:val="000000" w:themeColor="text1"/>
            </w:rPr>
          </w:rPrChange>
        </w:rPr>
        <w:pPrChange w:id="200" w:author="RAYLAN BRUNO SANTANA CARVALHO" w:date="2025-08-10T20:09:00Z">
          <w:pPr>
            <w:pBdr>
              <w:bottom w:val="single" w:sz="6" w:space="1" w:color="000000"/>
            </w:pBdr>
            <w:spacing w:after="240"/>
            <w:jc w:val="both"/>
          </w:pPr>
        </w:pPrChange>
      </w:pPr>
    </w:p>
    <w:p w14:paraId="15A0833E" w14:textId="77777777" w:rsidR="004C4CBE" w:rsidRPr="00A21660" w:rsidRDefault="00CB7FD7" w:rsidP="003546F0">
      <w:pPr>
        <w:spacing w:before="240" w:after="120" w:line="360" w:lineRule="auto"/>
        <w:jc w:val="both"/>
        <w:rPr>
          <w:ins w:id="201" w:author="RAYLAN BRUNO SANTANA CARVALHO" w:date="2025-06-30T18:44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202" w:author="RAYLAN BRUNO SANTANA CARVALHO" w:date="2025-08-10T19:48:00Z">
            <w:rPr>
              <w:ins w:id="203" w:author="RAYLAN BRUNO SANTANA CARVALHO" w:date="2025-06-30T18:44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204" w:author="RAYLAN BRUNO SANTANA CARVALHO" w:date="2025-08-10T20:07:00Z">
          <w:pPr/>
        </w:pPrChange>
      </w:pPr>
      <w:ins w:id="205" w:author="RAYLAN BRUNO SANTANA CARVALHO" w:date="2025-06-30T18:44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206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1. Acesso ao Site</w:t>
        </w:r>
      </w:ins>
    </w:p>
    <w:p w14:paraId="69997866" w14:textId="6B8AFF46" w:rsidR="004C4CBE" w:rsidRPr="00A21660" w:rsidDel="003546F0" w:rsidRDefault="00CB7FD7" w:rsidP="003546F0">
      <w:pPr>
        <w:pStyle w:val="PargrafodaLista"/>
        <w:numPr>
          <w:ilvl w:val="0"/>
          <w:numId w:val="5"/>
        </w:numPr>
        <w:spacing w:before="240" w:after="120" w:line="360" w:lineRule="auto"/>
        <w:jc w:val="both"/>
        <w:rPr>
          <w:ins w:id="207" w:author="RAYLAN BRUNO SANTANA CARVALHO" w:date="2025-06-30T18:45:00Z"/>
          <w:del w:id="208" w:author="RAYLAN BRUNO SANTANA CARVALHO" w:date="2025-08-10T20:09:00Z"/>
          <w:rFonts w:ascii="Times New Roman" w:eastAsia="Arial" w:hAnsi="Times New Roman" w:cs="Times New Roman"/>
          <w:b/>
          <w:bCs/>
          <w:color w:val="000000" w:themeColor="text1"/>
          <w:rPrChange w:id="209" w:author="RAYLAN BRUNO SANTANA CARVALHO" w:date="2025-08-10T19:48:00Z">
            <w:rPr>
              <w:ins w:id="210" w:author="RAYLAN BRUNO SANTANA CARVALHO" w:date="2025-06-30T18:45:00Z"/>
              <w:del w:id="211" w:author="RAYLAN BRUNO SANTANA CARVALHO" w:date="2025-08-10T20:09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212" w:author="RAYLAN BRUNO SANTANA CARVALHO" w:date="2025-08-10T20:07:00Z">
          <w:pPr>
            <w:spacing w:after="0"/>
            <w:jc w:val="both"/>
          </w:pPr>
        </w:pPrChange>
      </w:pPr>
      <w:ins w:id="213" w:author="Yasmin Cantanhede" w:date="2025-08-09T22:05:00Z">
        <w:del w:id="214" w:author="RAYLAN BRUNO SANTANA CARVALHO" w:date="2025-08-10T20:09:00Z">
          <w:r w:rsidRPr="00A21660" w:rsidDel="003546F0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215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 xml:space="preserve">1.1 </w:delText>
          </w:r>
          <w:r w:rsidR="24602F96" w:rsidRPr="00A21660" w:rsidDel="003546F0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216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Como acessar:</w:delText>
          </w:r>
        </w:del>
      </w:ins>
      <w:del w:id="217" w:author="RAYLAN BRUNO SANTANA CARVALHO" w:date="2025-08-10T20:09:00Z">
        <w:r w:rsidRPr="00A21660" w:rsidDel="003546F0">
          <w:rPr>
            <w:rFonts w:ascii="Times New Roman" w:eastAsia="Arial" w:hAnsi="Times New Roman" w:cs="Times New Roman"/>
            <w:b/>
            <w:bCs/>
            <w:color w:val="000000" w:themeColor="text1"/>
            <w:rPrChange w:id="21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delText>O que fazer:</w:delText>
        </w:r>
      </w:del>
    </w:p>
    <w:p w14:paraId="2389F559" w14:textId="1FA35EAE" w:rsidR="004C4CBE" w:rsidRPr="00A21660" w:rsidDel="003546F0" w:rsidRDefault="00CB7FD7" w:rsidP="003546F0">
      <w:pPr>
        <w:spacing w:after="120" w:line="360" w:lineRule="auto"/>
        <w:ind w:firstLine="360"/>
        <w:jc w:val="both"/>
        <w:rPr>
          <w:ins w:id="219" w:author="Yasmin Cantanhede" w:date="2025-08-09T21:31:00Z"/>
          <w:del w:id="220" w:author="RAYLAN BRUNO SANTANA CARVALHO" w:date="2025-08-10T20:08:00Z"/>
          <w:rFonts w:ascii="Times New Roman" w:eastAsia="Arial" w:hAnsi="Times New Roman" w:cs="Times New Roman"/>
          <w:color w:val="000000" w:themeColor="text1"/>
          <w:rPrChange w:id="221" w:author="RAYLAN BRUNO SANTANA CARVALHO" w:date="2025-08-10T19:48:00Z">
            <w:rPr>
              <w:ins w:id="222" w:author="Yasmin Cantanhede" w:date="2025-08-09T21:31:00Z"/>
              <w:del w:id="223" w:author="RAYLAN BRUNO SANTANA CARVALHO" w:date="2025-08-10T20:08:00Z"/>
              <w:rFonts w:ascii="Arial" w:eastAsia="Arial" w:hAnsi="Arial" w:cs="Arial"/>
              <w:color w:val="000000" w:themeColor="text1"/>
            </w:rPr>
          </w:rPrChange>
        </w:rPr>
        <w:pPrChange w:id="224" w:author="RAYLAN BRUNO SANTANA CARVALHO" w:date="2025-08-10T20:07:00Z">
          <w:pPr/>
        </w:pPrChange>
      </w:pPr>
      <w:ins w:id="225" w:author="RAYLAN BRUNO SANTANA CARVALHO" w:date="2025-06-30T18:45:00Z">
        <w:r w:rsidRPr="00A21660">
          <w:rPr>
            <w:rFonts w:ascii="Times New Roman" w:eastAsia="Arial" w:hAnsi="Times New Roman" w:cs="Times New Roman"/>
            <w:color w:val="000000" w:themeColor="text1"/>
            <w:rPrChange w:id="22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Acesse o site de compra de passagens através do navegador de sua preferência.   Como o sistema se trata de um protótipo, é necessário clonar o </w:t>
        </w:r>
        <w:del w:id="227" w:author="RAYLAN BRUNO SANTANA CARVALHO" w:date="2025-08-10T19:49:00Z"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228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repositório, </w:delText>
          </w:r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22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configurar</w:delText>
          </w:r>
        </w:del>
      </w:ins>
      <w:ins w:id="230" w:author="RAYLAN BRUNO SANTANA CARVALHO" w:date="2025-08-10T19:49:00Z">
        <w:r w:rsidR="00A21660" w:rsidRPr="003546F0">
          <w:rPr>
            <w:rFonts w:ascii="Times New Roman" w:eastAsia="Arial" w:hAnsi="Times New Roman" w:cs="Times New Roman"/>
            <w:color w:val="000000" w:themeColor="text1"/>
          </w:rPr>
          <w:t>repositório, configurar</w:t>
        </w:r>
      </w:ins>
      <w:ins w:id="231" w:author="RAYLAN BRUNO SANTANA CARVALHO" w:date="2025-06-30T18:45:00Z">
        <w:r w:rsidRPr="00A21660">
          <w:rPr>
            <w:rFonts w:ascii="Times New Roman" w:eastAsia="Arial" w:hAnsi="Times New Roman" w:cs="Times New Roman"/>
            <w:color w:val="000000" w:themeColor="text1"/>
            <w:rPrChange w:id="23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as variáveis do ambiente e ativar o servidor para ter acesso localmente   ao site. Tudo isso é explicado no manual de instalação desse projeto</w:t>
        </w:r>
      </w:ins>
      <w:ins w:id="233" w:author="Yasmin Cantanhede" w:date="2025-08-09T22:04:00Z">
        <w:r w:rsidRPr="00A21660">
          <w:rPr>
            <w:rFonts w:ascii="Times New Roman" w:eastAsia="Arial" w:hAnsi="Times New Roman" w:cs="Times New Roman"/>
            <w:color w:val="000000" w:themeColor="text1"/>
            <w:rPrChange w:id="23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.</w:t>
        </w:r>
      </w:ins>
    </w:p>
    <w:p w14:paraId="049F31CB" w14:textId="77777777" w:rsidR="004C4CBE" w:rsidRPr="00A21660" w:rsidRDefault="004C4CBE" w:rsidP="003546F0">
      <w:pPr>
        <w:spacing w:after="120" w:line="360" w:lineRule="auto"/>
        <w:ind w:firstLine="360"/>
        <w:jc w:val="both"/>
        <w:rPr>
          <w:ins w:id="235" w:author="RAYLAN BRUNO SANTANA CARVALHO" w:date="2025-06-30T18:44:00Z"/>
          <w:rFonts w:ascii="Times New Roman" w:hAnsi="Times New Roman" w:cs="Times New Roman"/>
          <w:rPrChange w:id="236" w:author="RAYLAN BRUNO SANTANA CARVALHO" w:date="2025-08-10T19:48:00Z">
            <w:rPr>
              <w:ins w:id="237" w:author="RAYLAN BRUNO SANTANA CARVALHO" w:date="2025-06-30T18:44:00Z"/>
            </w:rPr>
          </w:rPrChange>
        </w:rPr>
        <w:pPrChange w:id="238" w:author="RAYLAN BRUNO SANTANA CARVALHO" w:date="2025-08-10T20:08:00Z">
          <w:pPr/>
        </w:pPrChange>
      </w:pPr>
    </w:p>
    <w:p w14:paraId="0EA2FDF0" w14:textId="77777777" w:rsidR="004C4CBE" w:rsidRPr="00A21660" w:rsidRDefault="00CB7FD7" w:rsidP="003546F0">
      <w:pPr>
        <w:spacing w:after="120" w:line="360" w:lineRule="auto"/>
        <w:jc w:val="both"/>
        <w:rPr>
          <w:ins w:id="239" w:author="Yasmin Cantanhede" w:date="2025-08-09T22:09:00Z"/>
          <w:rFonts w:ascii="Times New Roman" w:eastAsia="Arial" w:hAnsi="Times New Roman" w:cs="Times New Roman"/>
          <w:color w:val="000000" w:themeColor="text1"/>
          <w:rPrChange w:id="240" w:author="RAYLAN BRUNO SANTANA CARVALHO" w:date="2025-08-10T19:48:00Z">
            <w:rPr>
              <w:ins w:id="241" w:author="Yasmin Cantanhede" w:date="2025-08-09T22:09:00Z"/>
              <w:rFonts w:ascii="Arial" w:eastAsia="Arial" w:hAnsi="Arial" w:cs="Arial"/>
              <w:color w:val="000000" w:themeColor="text1"/>
            </w:rPr>
          </w:rPrChange>
        </w:rPr>
        <w:pPrChange w:id="242" w:author="RAYLAN BRUNO SANTANA CARVALHO" w:date="2025-08-10T20:07:00Z">
          <w:pPr>
            <w:spacing w:after="0"/>
            <w:jc w:val="both"/>
          </w:pPr>
        </w:pPrChange>
      </w:pPr>
      <w:ins w:id="243" w:author="RAYLAN BRUNO SANTANA CARVALHO" w:date="2025-06-30T18:46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244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2. Cadastro de Usuário</w:t>
        </w:r>
      </w:ins>
    </w:p>
    <w:p w14:paraId="25C750DE" w14:textId="77777777" w:rsidR="000D695B" w:rsidRDefault="00CB7FD7" w:rsidP="000D695B">
      <w:pPr>
        <w:keepNext/>
        <w:spacing w:after="120" w:line="360" w:lineRule="auto"/>
        <w:ind w:firstLine="708"/>
        <w:rPr>
          <w:ins w:id="245" w:author="RAYLAN BRUNO SANTANA CARVALHO" w:date="2025-08-10T20:17:00Z"/>
          <w:rFonts w:ascii="Times New Roman" w:eastAsia="Arial" w:hAnsi="Times New Roman" w:cs="Times New Roman"/>
          <w:color w:val="000000" w:themeColor="text1"/>
        </w:rPr>
        <w:pPrChange w:id="246" w:author="RAYLAN BRUNO SANTANA CARVALHO" w:date="2025-08-10T20:17:00Z">
          <w:pPr>
            <w:spacing w:after="0"/>
            <w:jc w:val="both"/>
          </w:pPr>
        </w:pPrChange>
      </w:pPr>
      <w:ins w:id="247" w:author="RAYLAN BRUNO SANTANA CARVALHO" w:date="2025-06-30T18:47:00Z">
        <w:r w:rsidRPr="00A21660">
          <w:rPr>
            <w:rFonts w:ascii="Times New Roman" w:eastAsia="Arial" w:hAnsi="Times New Roman" w:cs="Times New Roman"/>
            <w:color w:val="000000" w:themeColor="text1"/>
            <w:rPrChange w:id="24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Após acessar a tela principal em localhost:5000/index.html, </w:t>
        </w:r>
      </w:ins>
      <w:ins w:id="249" w:author="Autor desconhecido" w:date="2025-08-09T21:22:00Z">
        <w:r w:rsidRPr="00A21660">
          <w:rPr>
            <w:rFonts w:ascii="Times New Roman" w:eastAsia="Arial" w:hAnsi="Times New Roman" w:cs="Times New Roman"/>
            <w:color w:val="000000" w:themeColor="text1"/>
            <w:rPrChange w:id="25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na figura 1, </w:t>
        </w:r>
      </w:ins>
      <w:ins w:id="251" w:author="RAYLAN BRUNO SANTANA CARVALHO" w:date="2025-06-30T18:47:00Z">
        <w:r w:rsidRPr="00A21660">
          <w:rPr>
            <w:rFonts w:ascii="Times New Roman" w:eastAsia="Arial" w:hAnsi="Times New Roman" w:cs="Times New Roman"/>
            <w:color w:val="000000" w:themeColor="text1"/>
            <w:rPrChange w:id="25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o usuário poderá ter acesso a   tela principal. Na implementação atual, é necessário que ele tenha um cadastro para </w:t>
        </w:r>
        <w:del w:id="253" w:author="RAYLAN BRUNO SANTANA CARVALHO" w:date="2025-08-10T19:49:00Z"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254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efetuar  </w:delText>
          </w:r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255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</w:delText>
          </w:r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256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a</w:delText>
          </w:r>
        </w:del>
      </w:ins>
      <w:ins w:id="257" w:author="RAYLAN BRUNO SANTANA CARVALHO" w:date="2025-08-10T19:49:00Z">
        <w:r w:rsidR="00A21660" w:rsidRPr="003546F0">
          <w:rPr>
            <w:rFonts w:ascii="Times New Roman" w:eastAsia="Arial" w:hAnsi="Times New Roman" w:cs="Times New Roman"/>
            <w:color w:val="000000" w:themeColor="text1"/>
          </w:rPr>
          <w:t>efetuar a</w:t>
        </w:r>
      </w:ins>
      <w:ins w:id="258" w:author="RAYLAN BRUNO SANTANA CARVALHO" w:date="2025-06-30T18:47:00Z">
        <w:r w:rsidRPr="00A21660">
          <w:rPr>
            <w:rFonts w:ascii="Times New Roman" w:eastAsia="Arial" w:hAnsi="Times New Roman" w:cs="Times New Roman"/>
            <w:color w:val="000000" w:themeColor="text1"/>
            <w:rPrChange w:id="25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reserva e compra de passagem, pois as informações serão salvas na aba histórico. </w:t>
        </w:r>
      </w:ins>
    </w:p>
    <w:p w14:paraId="50FC78F0" w14:textId="77777777" w:rsidR="000D695B" w:rsidRPr="00002CB8" w:rsidDel="000D695B" w:rsidRDefault="000D695B" w:rsidP="000D695B">
      <w:pPr>
        <w:keepNext/>
        <w:spacing w:after="120" w:line="360" w:lineRule="auto"/>
        <w:jc w:val="center"/>
        <w:rPr>
          <w:del w:id="260" w:author="RAYLAN BRUNO SANTANA CARVALHO" w:date="2025-08-10T20:17:00Z"/>
          <w:rFonts w:ascii="Times New Roman" w:eastAsia="Arial" w:hAnsi="Times New Roman" w:cs="Times New Roman"/>
          <w:color w:val="000000" w:themeColor="text1"/>
          <w:sz w:val="20"/>
        </w:rPr>
      </w:pPr>
      <w:moveToRangeStart w:id="261" w:author="RAYLAN BRUNO SANTANA CARVALHO" w:date="2025-08-10T20:17:00Z" w:name="move205749449"/>
      <w:moveTo w:id="262" w:author="RAYLAN BRUNO SANTANA CARVALHO" w:date="2025-08-10T20:17:00Z">
        <w:r w:rsidRPr="00002CB8">
          <w:rPr>
            <w:rFonts w:ascii="Times New Roman" w:eastAsia="Arial" w:hAnsi="Times New Roman" w:cs="Times New Roman"/>
            <w:color w:val="000000" w:themeColor="text1"/>
            <w:sz w:val="20"/>
          </w:rPr>
          <w:t>Figura 1 – Tela principal</w:t>
        </w:r>
      </w:moveTo>
    </w:p>
    <w:moveToRangeEnd w:id="261"/>
    <w:p w14:paraId="418FEBCC" w14:textId="6A7621D3" w:rsidR="004C4CBE" w:rsidRPr="00A21660" w:rsidDel="000D695B" w:rsidRDefault="00CB7FD7" w:rsidP="000D695B">
      <w:pPr>
        <w:spacing w:after="120" w:line="360" w:lineRule="auto"/>
        <w:ind w:firstLine="708"/>
        <w:jc w:val="both"/>
        <w:rPr>
          <w:ins w:id="263" w:author="Yasmin Cantanhede" w:date="2025-08-09T22:10:00Z"/>
          <w:del w:id="264" w:author="RAYLAN BRUNO SANTANA CARVALHO" w:date="2025-08-10T20:10:00Z"/>
          <w:rFonts w:ascii="Times New Roman" w:eastAsia="Arial" w:hAnsi="Times New Roman" w:cs="Times New Roman"/>
          <w:color w:val="000000" w:themeColor="text1"/>
          <w:rPrChange w:id="265" w:author="RAYLAN BRUNO SANTANA CARVALHO" w:date="2025-08-10T19:48:00Z">
            <w:rPr>
              <w:ins w:id="266" w:author="Yasmin Cantanhede" w:date="2025-08-09T22:10:00Z"/>
              <w:del w:id="267" w:author="RAYLAN BRUNO SANTANA CARVALHO" w:date="2025-08-10T20:10:00Z"/>
              <w:rFonts w:ascii="Arial" w:eastAsia="Arial" w:hAnsi="Arial" w:cs="Arial"/>
              <w:color w:val="000000" w:themeColor="text1"/>
            </w:rPr>
          </w:rPrChange>
        </w:rPr>
        <w:pPrChange w:id="268" w:author="RAYLAN BRUNO SANTANA CARVALHO" w:date="2025-08-10T20:11:00Z">
          <w:pPr>
            <w:spacing w:after="0"/>
            <w:jc w:val="both"/>
          </w:pPr>
        </w:pPrChange>
      </w:pPr>
      <w:del w:id="269" w:author="Yasmin Cantanhede" w:date="2025-08-09T22:09:00Z">
        <w:r w:rsidRPr="00A21660">
          <w:rPr>
            <w:rFonts w:ascii="Times New Roman" w:eastAsia="Arial" w:hAnsi="Times New Roman" w:cs="Times New Roman"/>
            <w:color w:val="000000" w:themeColor="text1"/>
            <w:rPrChange w:id="27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Para   fazer isso bast</w:delText>
        </w:r>
        <w:r w:rsidRPr="00A21660">
          <w:rPr>
            <w:rFonts w:ascii="Times New Roman" w:eastAsia="Arial" w:hAnsi="Times New Roman" w:cs="Times New Roman"/>
            <w:color w:val="000000" w:themeColor="text1"/>
            <w:rPrChange w:id="27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a</w:delText>
        </w:r>
        <w:r w:rsidRPr="00A21660">
          <w:rPr>
            <w:rFonts w:ascii="Times New Roman" w:eastAsia="Arial" w:hAnsi="Times New Roman" w:cs="Times New Roman"/>
            <w:color w:val="000000" w:themeColor="text1"/>
            <w:rPrChange w:id="27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:</w:delText>
        </w:r>
      </w:del>
    </w:p>
    <w:p w14:paraId="6609FD73" w14:textId="77777777" w:rsidR="000D695B" w:rsidDel="000D695B" w:rsidRDefault="000D695B" w:rsidP="000D695B">
      <w:pPr>
        <w:spacing w:after="120" w:line="360" w:lineRule="auto"/>
        <w:ind w:firstLine="708"/>
        <w:jc w:val="both"/>
        <w:rPr>
          <w:del w:id="273" w:author="RAYLAN BRUNO SANTANA CARVALHO" w:date="2025-08-10T20:10:00Z"/>
          <w:rFonts w:ascii="Times New Roman" w:eastAsia="Arial" w:hAnsi="Times New Roman" w:cs="Times New Roman"/>
          <w:color w:val="000000" w:themeColor="text1"/>
        </w:rPr>
        <w:pPrChange w:id="274" w:author="RAYLAN BRUNO SANTANA CARVALHO" w:date="2025-08-10T20:11:00Z">
          <w:pPr>
            <w:spacing w:after="0"/>
            <w:jc w:val="both"/>
          </w:pPr>
        </w:pPrChange>
      </w:pPr>
    </w:p>
    <w:p w14:paraId="2FDBC206" w14:textId="77777777" w:rsidR="000D695B" w:rsidDel="000D695B" w:rsidRDefault="000D695B" w:rsidP="000D695B">
      <w:pPr>
        <w:keepNext/>
        <w:spacing w:after="120" w:line="360" w:lineRule="auto"/>
        <w:jc w:val="center"/>
        <w:rPr>
          <w:del w:id="275" w:author="RAYLAN BRUNO SANTANA CARVALHO" w:date="2025-08-10T20:10:00Z"/>
          <w:rFonts w:ascii="Times New Roman" w:eastAsia="Arial" w:hAnsi="Times New Roman" w:cs="Times New Roman"/>
          <w:color w:val="000000" w:themeColor="text1"/>
        </w:rPr>
        <w:pPrChange w:id="276" w:author="RAYLAN BRUNO SANTANA CARVALHO" w:date="2025-08-10T20:10:00Z">
          <w:pPr>
            <w:spacing w:after="0"/>
            <w:jc w:val="both"/>
          </w:pPr>
        </w:pPrChange>
      </w:pPr>
    </w:p>
    <w:p w14:paraId="1FB6A38C" w14:textId="77777777" w:rsidR="000D695B" w:rsidRDefault="000D695B" w:rsidP="000D695B">
      <w:pPr>
        <w:keepNext/>
        <w:spacing w:after="120" w:line="360" w:lineRule="auto"/>
        <w:jc w:val="center"/>
        <w:rPr>
          <w:ins w:id="277" w:author="RAYLAN BRUNO SANTANA CARVALHO" w:date="2025-08-10T20:11:00Z"/>
          <w:rFonts w:ascii="Times New Roman" w:eastAsia="Arial" w:hAnsi="Times New Roman" w:cs="Times New Roman"/>
          <w:color w:val="000000" w:themeColor="text1"/>
        </w:rPr>
        <w:pPrChange w:id="278" w:author="RAYLAN BRUNO SANTANA CARVALHO" w:date="2025-08-10T20:17:00Z">
          <w:pPr>
            <w:spacing w:after="0"/>
            <w:jc w:val="both"/>
          </w:pPr>
        </w:pPrChange>
      </w:pPr>
    </w:p>
    <w:p w14:paraId="078E4164" w14:textId="683C1FC4" w:rsidR="004C4CBE" w:rsidRPr="000D695B" w:rsidDel="000D695B" w:rsidRDefault="00CB7FD7" w:rsidP="000D695B">
      <w:pPr>
        <w:keepNext/>
        <w:spacing w:after="120" w:line="360" w:lineRule="auto"/>
        <w:jc w:val="center"/>
        <w:rPr>
          <w:ins w:id="279" w:author="Yasmin Cantanhede" w:date="2025-08-09T21:32:00Z"/>
          <w:rFonts w:ascii="Times New Roman" w:eastAsia="Arial" w:hAnsi="Times New Roman" w:cs="Times New Roman"/>
          <w:color w:val="000000" w:themeColor="text1"/>
          <w:sz w:val="20"/>
          <w:rPrChange w:id="280" w:author="RAYLAN BRUNO SANTANA CARVALHO" w:date="2025-08-10T20:16:00Z">
            <w:rPr>
              <w:ins w:id="281" w:author="Yasmin Cantanhede" w:date="2025-08-09T21:32:00Z"/>
              <w:rFonts w:ascii="Arial" w:eastAsia="Arial" w:hAnsi="Arial" w:cs="Arial"/>
              <w:color w:val="000000" w:themeColor="text1"/>
            </w:rPr>
          </w:rPrChange>
        </w:rPr>
        <w:pPrChange w:id="282" w:author="RAYLAN BRUNO SANTANA CARVALHO" w:date="2025-08-10T20:10:00Z">
          <w:pPr>
            <w:spacing w:after="0"/>
            <w:jc w:val="both"/>
          </w:pPr>
        </w:pPrChange>
      </w:pPr>
      <w:moveFromRangeStart w:id="283" w:author="RAYLAN BRUNO SANTANA CARVALHO" w:date="2025-08-10T20:17:00Z" w:name="move205749449"/>
      <w:moveFrom w:id="284" w:author="RAYLAN BRUNO SANTANA CARVALHO" w:date="2025-08-10T20:17:00Z">
        <w:ins w:id="285" w:author="Yasmin Cantanhede" w:date="2025-08-09T22:07:00Z">
          <w:r w:rsidRPr="000D695B" w:rsidDel="000D695B">
            <w:rPr>
              <w:rFonts w:ascii="Times New Roman" w:eastAsia="Arial" w:hAnsi="Times New Roman" w:cs="Times New Roman"/>
              <w:color w:val="000000" w:themeColor="text1"/>
              <w:sz w:val="20"/>
              <w:rPrChange w:id="286" w:author="RAYLAN BRUNO SANTANA CARVALHO" w:date="2025-08-10T20:16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t xml:space="preserve">Figura 1 – Tela </w:t>
          </w:r>
          <w:r w:rsidRPr="000D695B" w:rsidDel="000D695B">
            <w:rPr>
              <w:rFonts w:ascii="Times New Roman" w:eastAsia="Arial" w:hAnsi="Times New Roman" w:cs="Times New Roman"/>
              <w:color w:val="000000" w:themeColor="text1"/>
              <w:sz w:val="20"/>
              <w:rPrChange w:id="287" w:author="RAYLAN BRUNO SANTANA CARVALHO" w:date="2025-08-10T20:16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t>principal</w:t>
          </w:r>
        </w:ins>
      </w:moveFrom>
    </w:p>
    <w:moveFromRangeEnd w:id="283"/>
    <w:p w14:paraId="0181FB79" w14:textId="77777777" w:rsidR="000D695B" w:rsidRDefault="24602F96" w:rsidP="000D695B">
      <w:pPr>
        <w:spacing w:after="120" w:line="360" w:lineRule="auto"/>
        <w:jc w:val="center"/>
        <w:rPr>
          <w:ins w:id="288" w:author="RAYLAN BRUNO SANTANA CARVALHO" w:date="2025-08-10T20:11:00Z"/>
          <w:rFonts w:ascii="Times New Roman" w:eastAsia="Arial" w:hAnsi="Times New Roman" w:cs="Times New Roman"/>
          <w:b/>
          <w:bCs/>
          <w:color w:val="000000" w:themeColor="text1"/>
        </w:rPr>
        <w:pPrChange w:id="289" w:author="RAYLAN BRUNO SANTANA CARVALHO" w:date="2025-08-10T20:11:00Z">
          <w:pPr>
            <w:spacing w:after="0"/>
            <w:jc w:val="both"/>
          </w:pPr>
        </w:pPrChange>
      </w:pPr>
      <w:ins w:id="290" w:author="Yasmin Cantanhede" w:date="2025-08-09T21:32:00Z">
        <w:r w:rsidRPr="00A21660">
          <w:rPr>
            <w:rFonts w:ascii="Times New Roman" w:hAnsi="Times New Roman" w:cs="Times New Roman"/>
            <w:noProof/>
            <w:lang w:eastAsia="pt-BR"/>
            <w:rPrChange w:id="291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5D3509E9" wp14:editId="008572B3">
              <wp:extent cx="5939624" cy="2773024"/>
              <wp:effectExtent l="0" t="0" r="0" b="0"/>
              <wp:docPr id="2" name="Figura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Figura2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8"/>
                      <a:srcRect l="3150" t="11243"/>
                      <a:stretch/>
                    </pic:blipFill>
                    <pic:spPr bwMode="auto">
                      <a:xfrm>
                        <a:off x="0" y="0"/>
                        <a:ext cx="5997595" cy="28000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DDA7A54" w14:textId="72990255" w:rsidR="003546F0" w:rsidRPr="000D695B" w:rsidRDefault="003546F0" w:rsidP="000D695B">
      <w:pPr>
        <w:spacing w:after="120" w:line="360" w:lineRule="auto"/>
        <w:jc w:val="center"/>
        <w:rPr>
          <w:ins w:id="292" w:author="Yasmin Cantanhede" w:date="2025-08-09T21:32:00Z"/>
          <w:rFonts w:ascii="Times New Roman" w:eastAsia="Arial" w:hAnsi="Times New Roman" w:cs="Times New Roman"/>
          <w:b/>
          <w:bCs/>
          <w:color w:val="000000" w:themeColor="text1"/>
          <w:sz w:val="20"/>
          <w:rPrChange w:id="293" w:author="RAYLAN BRUNO SANTANA CARVALHO" w:date="2025-08-10T20:17:00Z">
            <w:rPr>
              <w:ins w:id="294" w:author="Yasmin Cantanhede" w:date="2025-08-09T21:32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295" w:author="RAYLAN BRUNO SANTANA CARVALHO" w:date="2025-08-10T20:11:00Z">
          <w:pPr>
            <w:spacing w:after="0"/>
            <w:jc w:val="both"/>
          </w:pPr>
        </w:pPrChange>
      </w:pPr>
      <w:ins w:id="296" w:author="RAYLAN BRUNO SANTANA CARVALHO" w:date="2025-08-10T20:06:00Z">
        <w:r w:rsidRPr="000D695B">
          <w:rPr>
            <w:rFonts w:ascii="Times New Roman" w:hAnsi="Times New Roman" w:cs="Times New Roman"/>
            <w:sz w:val="20"/>
            <w:rPrChange w:id="297" w:author="RAYLAN BRUNO SANTANA CARVALHO" w:date="2025-08-10T20:17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1A0D88F7" w14:textId="500BB0A9" w:rsidR="004C4CBE" w:rsidRPr="00A21660" w:rsidDel="000D695B" w:rsidRDefault="00CB7FD7" w:rsidP="000D695B">
      <w:pPr>
        <w:pStyle w:val="PargrafodaLista"/>
        <w:numPr>
          <w:ilvl w:val="0"/>
          <w:numId w:val="6"/>
        </w:numPr>
        <w:spacing w:before="240" w:after="120" w:line="360" w:lineRule="auto"/>
        <w:jc w:val="both"/>
        <w:rPr>
          <w:ins w:id="298" w:author="Yasmin Cantanhede" w:date="2025-08-09T23:44:00Z"/>
          <w:del w:id="299" w:author="RAYLAN BRUNO SANTANA CARVALHO" w:date="2025-08-10T20:11:00Z"/>
          <w:rFonts w:ascii="Times New Roman" w:eastAsia="Arial" w:hAnsi="Times New Roman" w:cs="Times New Roman"/>
          <w:b/>
          <w:bCs/>
          <w:color w:val="000000" w:themeColor="text1"/>
          <w:rPrChange w:id="300" w:author="RAYLAN BRUNO SANTANA CARVALHO" w:date="2025-08-10T19:48:00Z">
            <w:rPr>
              <w:ins w:id="301" w:author="Yasmin Cantanhede" w:date="2025-08-09T23:44:00Z"/>
              <w:del w:id="302" w:author="RAYLAN BRUNO SANTANA CARVALHO" w:date="2025-08-10T20:11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303" w:author="RAYLAN BRUNO SANTANA CARVALHO" w:date="2025-08-10T20:12:00Z">
          <w:pPr>
            <w:spacing w:after="0"/>
            <w:jc w:val="both"/>
          </w:pPr>
        </w:pPrChange>
      </w:pPr>
      <w:ins w:id="304" w:author="Yasmin Cantanhede" w:date="2025-08-09T22:12:00Z">
        <w:del w:id="305" w:author="RAYLAN BRUNO SANTANA CARVALHO" w:date="2025-08-10T20:11:00Z">
          <w:r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306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lastRenderedPageBreak/>
            <w:delText xml:space="preserve">2.1 </w:delText>
          </w:r>
          <w:r w:rsidR="24602F96"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307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Como se cadastrar:</w:delText>
          </w:r>
        </w:del>
      </w:ins>
    </w:p>
    <w:p w14:paraId="622F269B" w14:textId="582B9B3A" w:rsidR="004C4CBE" w:rsidRPr="00A21660" w:rsidRDefault="24602F96" w:rsidP="000D695B">
      <w:pPr>
        <w:spacing w:after="120" w:line="360" w:lineRule="auto"/>
        <w:jc w:val="both"/>
        <w:rPr>
          <w:del w:id="308" w:author="Autor desconhecido" w:date="2025-08-09T21:22:00Z"/>
          <w:rFonts w:ascii="Times New Roman" w:hAnsi="Times New Roman" w:cs="Times New Roman"/>
          <w:rPrChange w:id="309" w:author="RAYLAN BRUNO SANTANA CARVALHO" w:date="2025-08-10T19:48:00Z">
            <w:rPr>
              <w:del w:id="310" w:author="Autor desconhecido" w:date="2025-08-09T21:22:00Z"/>
            </w:rPr>
          </w:rPrChange>
        </w:rPr>
        <w:pPrChange w:id="311" w:author="RAYLAN BRUNO SANTANA CARVALHO" w:date="2025-08-10T20:12:00Z">
          <w:pPr>
            <w:spacing w:after="0" w:line="240" w:lineRule="auto"/>
            <w:jc w:val="both"/>
          </w:pPr>
        </w:pPrChange>
      </w:pPr>
      <w:ins w:id="312" w:author="Yasmin Cantanhede" w:date="2025-08-09T23:44:00Z">
        <w:r w:rsidRPr="00A21660">
          <w:rPr>
            <w:rFonts w:ascii="Times New Roman" w:eastAsia="Arial" w:hAnsi="Times New Roman" w:cs="Times New Roman"/>
            <w:color w:val="000000" w:themeColor="text1"/>
            <w:rPrChange w:id="31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1. Clique em “Entrar” no canto superior direito da tela. Essa primeira tela</w:t>
        </w:r>
      </w:ins>
      <w:ins w:id="314" w:author="Autor desconhecido" w:date="2025-08-09T21:22:00Z">
        <w:r w:rsidRPr="00A21660">
          <w:rPr>
            <w:rFonts w:ascii="Times New Roman" w:eastAsia="Arial" w:hAnsi="Times New Roman" w:cs="Times New Roman"/>
            <w:color w:val="000000" w:themeColor="text1"/>
            <w:rPrChange w:id="31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 conforme figura 2,</w:t>
        </w:r>
      </w:ins>
      <w:ins w:id="316" w:author="Yasmin Cantanhede" w:date="2025-08-09T23:44:00Z">
        <w:r w:rsidRPr="00A21660">
          <w:rPr>
            <w:rFonts w:ascii="Times New Roman" w:eastAsia="Arial" w:hAnsi="Times New Roman" w:cs="Times New Roman"/>
            <w:color w:val="000000" w:themeColor="text1"/>
            <w:rPrChange w:id="31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é a</w:t>
        </w:r>
      </w:ins>
      <w:ins w:id="318" w:author="RAYLAN BRUNO SANTANA CARVALHO" w:date="2025-08-10T20:17:00Z">
        <w:r w:rsidR="000D695B">
          <w:rPr>
            <w:rFonts w:ascii="Times New Roman" w:eastAsia="Arial" w:hAnsi="Times New Roman" w:cs="Times New Roman"/>
            <w:color w:val="000000" w:themeColor="text1"/>
          </w:rPr>
          <w:t xml:space="preserve"> tela</w:t>
        </w:r>
      </w:ins>
      <w:ins w:id="319" w:author="RAYLAN BRUNO SANTANA CARVALHO" w:date="2025-08-10T19:54:00Z">
        <w:r w:rsidR="00A21660">
          <w:rPr>
            <w:rFonts w:ascii="Times New Roman" w:eastAsia="Arial" w:hAnsi="Times New Roman" w:cs="Times New Roman"/>
            <w:color w:val="000000" w:themeColor="text1"/>
          </w:rPr>
          <w:t xml:space="preserve"> </w:t>
        </w:r>
      </w:ins>
      <w:del w:id="320" w:author="Autor desconhecido" w:date="2025-08-09T21:22:00Z">
        <w:r w:rsidR="00CB7FD7" w:rsidRPr="00A21660" w:rsidDel="24602F96">
          <w:rPr>
            <w:rFonts w:ascii="Times New Roman" w:hAnsi="Times New Roman" w:cs="Times New Roman"/>
            <w:rPrChange w:id="321" w:author="RAYLAN BRUNO SANTANA CARVALHO" w:date="2025-08-10T19:48:00Z">
              <w:rPr/>
            </w:rPrChange>
          </w:rPr>
          <w:delText xml:space="preserve"> </w:delText>
        </w:r>
      </w:del>
    </w:p>
    <w:p w14:paraId="6CD3D311" w14:textId="16A56917" w:rsidR="004C4CBE" w:rsidRPr="00A21660" w:rsidDel="00A21660" w:rsidRDefault="24602F96" w:rsidP="000D695B">
      <w:pPr>
        <w:spacing w:after="120" w:line="360" w:lineRule="auto"/>
        <w:jc w:val="both"/>
        <w:rPr>
          <w:ins w:id="322" w:author="Yasmin Cantanhede" w:date="2025-08-09T23:44:00Z"/>
          <w:del w:id="323" w:author="RAYLAN BRUNO SANTANA CARVALHO" w:date="2025-08-10T19:53:00Z"/>
          <w:rFonts w:ascii="Times New Roman" w:hAnsi="Times New Roman" w:cs="Times New Roman"/>
          <w:rPrChange w:id="324" w:author="RAYLAN BRUNO SANTANA CARVALHO" w:date="2025-08-10T19:48:00Z">
            <w:rPr>
              <w:ins w:id="325" w:author="Yasmin Cantanhede" w:date="2025-08-09T23:44:00Z"/>
              <w:del w:id="326" w:author="RAYLAN BRUNO SANTANA CARVALHO" w:date="2025-08-10T19:53:00Z"/>
            </w:rPr>
          </w:rPrChange>
        </w:rPr>
        <w:pPrChange w:id="327" w:author="RAYLAN BRUNO SANTANA CARVALHO" w:date="2025-08-10T20:12:00Z">
          <w:pPr>
            <w:spacing w:before="240" w:after="240" w:line="240" w:lineRule="auto"/>
            <w:jc w:val="both"/>
          </w:pPr>
        </w:pPrChange>
      </w:pPr>
      <w:proofErr w:type="gramStart"/>
      <w:ins w:id="328" w:author="Yasmin Cantanhede" w:date="2025-08-09T23:44:00Z">
        <w:r w:rsidRPr="00A21660">
          <w:rPr>
            <w:rFonts w:ascii="Times New Roman" w:hAnsi="Times New Roman" w:cs="Times New Roman"/>
            <w:rPrChange w:id="329" w:author="RAYLAN BRUNO SANTANA CARVALHO" w:date="2025-08-10T19:48:00Z">
              <w:rPr/>
            </w:rPrChange>
          </w:rPr>
          <w:t>de</w:t>
        </w:r>
        <w:proofErr w:type="gramEnd"/>
        <w:r w:rsidRPr="00A21660">
          <w:rPr>
            <w:rFonts w:ascii="Times New Roman" w:hAnsi="Times New Roman" w:cs="Times New Roman"/>
            <w:rPrChange w:id="330" w:author="RAYLAN BRUNO SANTANA CARVALHO" w:date="2025-08-10T19:48:00Z">
              <w:rPr/>
            </w:rPrChange>
          </w:rPr>
          <w:t xml:space="preserve"> </w:t>
        </w:r>
        <w:proofErr w:type="spellStart"/>
        <w:r w:rsidRPr="00A21660">
          <w:rPr>
            <w:rFonts w:ascii="Times New Roman" w:hAnsi="Times New Roman" w:cs="Times New Roman"/>
            <w:rPrChange w:id="331" w:author="RAYLAN BRUNO SANTANA CARVALHO" w:date="2025-08-10T19:48:00Z">
              <w:rPr/>
            </w:rPrChange>
          </w:rPr>
          <w:t>login</w:t>
        </w:r>
        <w:proofErr w:type="spellEnd"/>
        <w:r w:rsidRPr="00A21660">
          <w:rPr>
            <w:rFonts w:ascii="Times New Roman" w:hAnsi="Times New Roman" w:cs="Times New Roman"/>
            <w:rPrChange w:id="332" w:author="RAYLAN BRUNO SANTANA CARVALHO" w:date="2025-08-10T19:48:00Z">
              <w:rPr/>
            </w:rPrChange>
          </w:rPr>
          <w:t xml:space="preserve">. Caso já tenha credenciais, basta efetuar o </w:t>
        </w:r>
        <w:proofErr w:type="spellStart"/>
        <w:r w:rsidRPr="00A21660">
          <w:rPr>
            <w:rFonts w:ascii="Times New Roman" w:hAnsi="Times New Roman" w:cs="Times New Roman"/>
            <w:rPrChange w:id="333" w:author="RAYLAN BRUNO SANTANA CARVALHO" w:date="2025-08-10T19:48:00Z">
              <w:rPr/>
            </w:rPrChange>
          </w:rPr>
          <w:t>login</w:t>
        </w:r>
        <w:proofErr w:type="spellEnd"/>
        <w:r w:rsidRPr="00A21660">
          <w:rPr>
            <w:rFonts w:ascii="Times New Roman" w:hAnsi="Times New Roman" w:cs="Times New Roman"/>
            <w:rPrChange w:id="334" w:author="RAYLAN BRUNO SANTANA CARVALHO" w:date="2025-08-10T19:48:00Z">
              <w:rPr/>
            </w:rPrChange>
          </w:rPr>
          <w:t xml:space="preserve"> colocando </w:t>
        </w:r>
        <w:proofErr w:type="spellStart"/>
        <w:r w:rsidRPr="00A21660">
          <w:rPr>
            <w:rFonts w:ascii="Times New Roman" w:hAnsi="Times New Roman" w:cs="Times New Roman"/>
            <w:rPrChange w:id="335" w:author="RAYLAN BRUNO SANTANA CARVALHO" w:date="2025-08-10T19:48:00Z">
              <w:rPr/>
            </w:rPrChange>
          </w:rPr>
          <w:t>Email</w:t>
        </w:r>
        <w:proofErr w:type="spellEnd"/>
        <w:r w:rsidRPr="00A21660">
          <w:rPr>
            <w:rFonts w:ascii="Times New Roman" w:hAnsi="Times New Roman" w:cs="Times New Roman"/>
            <w:rPrChange w:id="336" w:author="RAYLAN BRUNO SANTANA CARVALHO" w:date="2025-08-10T19:48:00Z">
              <w:rPr/>
            </w:rPrChange>
          </w:rPr>
          <w:t xml:space="preserve"> e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33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senha e clicando “Entrar”. Se não tiver, clique em “Cadastra-se”</w:t>
        </w:r>
        <w:del w:id="338" w:author="RAYLAN BRUNO SANTANA CARVALHO" w:date="2025-08-10T19:54:00Z"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33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e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34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na parte</w:t>
        </w:r>
      </w:ins>
      <w:ins w:id="341" w:author="RAYLAN BRUNO SANTANA CARVALHO" w:date="2025-08-10T19:53:00Z">
        <w:r w:rsidR="00A21660">
          <w:rPr>
            <w:rFonts w:ascii="Times New Roman" w:eastAsia="Arial" w:hAnsi="Times New Roman" w:cs="Times New Roman"/>
            <w:color w:val="000000" w:themeColor="text1"/>
          </w:rPr>
          <w:t xml:space="preserve"> </w:t>
        </w:r>
      </w:ins>
      <w:ins w:id="342" w:author="Yasmin Cantanhede" w:date="2025-08-09T23:44:00Z">
        <w:del w:id="343" w:author="RAYLAN BRUNO SANTANA CARVALHO" w:date="2025-08-10T19:53:00Z"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344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</w:delText>
          </w:r>
        </w:del>
      </w:ins>
    </w:p>
    <w:p w14:paraId="2DA1B53C" w14:textId="1D0CFF28" w:rsidR="004C4CBE" w:rsidRPr="00A21660" w:rsidRDefault="24602F96" w:rsidP="000D695B">
      <w:pPr>
        <w:spacing w:after="120" w:line="360" w:lineRule="auto"/>
        <w:jc w:val="both"/>
        <w:rPr>
          <w:ins w:id="345" w:author="Yasmin Cantanhede" w:date="2025-08-09T23:53:00Z"/>
          <w:rFonts w:ascii="Times New Roman" w:hAnsi="Times New Roman" w:cs="Times New Roman"/>
          <w:rPrChange w:id="346" w:author="RAYLAN BRUNO SANTANA CARVALHO" w:date="2025-08-10T19:48:00Z">
            <w:rPr>
              <w:ins w:id="347" w:author="Yasmin Cantanhede" w:date="2025-08-09T23:53:00Z"/>
            </w:rPr>
          </w:rPrChange>
        </w:rPr>
        <w:pPrChange w:id="348" w:author="RAYLAN BRUNO SANTANA CARVALHO" w:date="2025-08-10T20:12:00Z">
          <w:pPr>
            <w:spacing w:before="240" w:after="240"/>
            <w:jc w:val="both"/>
          </w:pPr>
        </w:pPrChange>
      </w:pPr>
      <w:ins w:id="349" w:author="Yasmin Cantanhede" w:date="2025-08-09T23:44:00Z">
        <w:del w:id="350" w:author="RAYLAN BRUNO SANTANA CARVALHO" w:date="2025-08-10T19:53:00Z"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351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inferior</w:delText>
          </w:r>
        </w:del>
      </w:ins>
      <w:proofErr w:type="gramStart"/>
      <w:ins w:id="352" w:author="RAYLAN BRUNO SANTANA CARVALHO" w:date="2025-08-10T19:53:00Z">
        <w:r w:rsidR="00A21660">
          <w:rPr>
            <w:rFonts w:ascii="Times New Roman" w:eastAsia="Arial" w:hAnsi="Times New Roman" w:cs="Times New Roman"/>
            <w:color w:val="000000" w:themeColor="text1"/>
          </w:rPr>
          <w:t>i</w:t>
        </w:r>
        <w:r w:rsidR="00A21660" w:rsidRPr="003546F0">
          <w:rPr>
            <w:rFonts w:ascii="Times New Roman" w:eastAsia="Arial" w:hAnsi="Times New Roman" w:cs="Times New Roman"/>
            <w:color w:val="000000" w:themeColor="text1"/>
          </w:rPr>
          <w:t>nferior</w:t>
        </w:r>
      </w:ins>
      <w:proofErr w:type="gramEnd"/>
      <w:ins w:id="353" w:author="Yasmin Cantanhede" w:date="2025-08-09T23:44:00Z">
        <w:r w:rsidRPr="00A21660">
          <w:rPr>
            <w:rFonts w:ascii="Times New Roman" w:eastAsia="Arial" w:hAnsi="Times New Roman" w:cs="Times New Roman"/>
            <w:color w:val="000000" w:themeColor="text1"/>
            <w:rPrChange w:id="35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da tela.</w:t>
        </w:r>
      </w:ins>
    </w:p>
    <w:p w14:paraId="2B0C109A" w14:textId="77777777" w:rsidR="004C4CBE" w:rsidRPr="000D695B" w:rsidRDefault="00CB7FD7" w:rsidP="003546F0">
      <w:pPr>
        <w:spacing w:after="120" w:line="360" w:lineRule="auto"/>
        <w:jc w:val="center"/>
        <w:rPr>
          <w:del w:id="355" w:author="Yasmin Cantanhede" w:date="2025-08-09T23:20:00Z"/>
          <w:rFonts w:ascii="Times New Roman" w:eastAsia="Arial" w:hAnsi="Times New Roman" w:cs="Times New Roman"/>
          <w:color w:val="000000" w:themeColor="text1"/>
          <w:sz w:val="20"/>
          <w:rPrChange w:id="356" w:author="RAYLAN BRUNO SANTANA CARVALHO" w:date="2025-08-10T20:16:00Z">
            <w:rPr>
              <w:del w:id="357" w:author="Yasmin Cantanhede" w:date="2025-08-09T23:20:00Z"/>
              <w:rFonts w:ascii="Arial" w:eastAsia="Arial" w:hAnsi="Arial" w:cs="Arial"/>
              <w:color w:val="000000" w:themeColor="text1"/>
            </w:rPr>
          </w:rPrChange>
        </w:rPr>
        <w:pPrChange w:id="358" w:author="RAYLAN BRUNO SANTANA CARVALHO" w:date="2025-08-10T20:07:00Z">
          <w:pPr>
            <w:spacing w:after="0" w:line="240" w:lineRule="auto"/>
            <w:jc w:val="both"/>
          </w:pPr>
        </w:pPrChange>
      </w:pPr>
      <w:ins w:id="359" w:author="Yasmin Cantanhede" w:date="2025-08-09T23:53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360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Figura 2 – Tela de </w:t>
        </w:r>
        <w:proofErr w:type="spellStart"/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361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login</w:t>
        </w:r>
      </w:ins>
      <w:proofErr w:type="spellEnd"/>
    </w:p>
    <w:p w14:paraId="62486C05" w14:textId="77777777" w:rsidR="004C4CBE" w:rsidRDefault="24602F96" w:rsidP="003546F0">
      <w:pPr>
        <w:keepNext/>
        <w:spacing w:after="120" w:line="360" w:lineRule="auto"/>
        <w:contextualSpacing/>
        <w:jc w:val="center"/>
        <w:rPr>
          <w:ins w:id="362" w:author="RAYLAN BRUNO SANTANA CARVALHO" w:date="2025-08-10T19:55:00Z"/>
          <w:rFonts w:ascii="Times New Roman" w:hAnsi="Times New Roman" w:cs="Times New Roman"/>
        </w:rPr>
        <w:pPrChange w:id="363" w:author="RAYLAN BRUNO SANTANA CARVALHO" w:date="2025-08-10T20:07:00Z">
          <w:pPr>
            <w:keepNext/>
            <w:spacing w:after="0"/>
            <w:contextualSpacing/>
            <w:jc w:val="center"/>
          </w:pPr>
        </w:pPrChange>
      </w:pPr>
      <w:ins w:id="364" w:author="Yasmin Cantanhede" w:date="2025-08-09T23:43:00Z">
        <w:r w:rsidRPr="00A21660">
          <w:rPr>
            <w:rFonts w:ascii="Times New Roman" w:hAnsi="Times New Roman" w:cs="Times New Roman"/>
            <w:noProof/>
            <w:lang w:eastAsia="pt-BR"/>
            <w:rPrChange w:id="365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6871EB07" wp14:editId="6117C4C6">
              <wp:extent cx="5367117" cy="2538730"/>
              <wp:effectExtent l="0" t="0" r="0" b="0"/>
              <wp:docPr id="3" name="Figura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Figura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9"/>
                      <a:srcRect l="3157" t="11131" b="1"/>
                      <a:stretch/>
                    </pic:blipFill>
                    <pic:spPr bwMode="auto">
                      <a:xfrm>
                        <a:off x="0" y="0"/>
                        <a:ext cx="5368597" cy="2539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159BA025" w14:textId="0CD11ADF" w:rsidR="00A21660" w:rsidRPr="000D695B" w:rsidDel="000D695B" w:rsidRDefault="00A21660" w:rsidP="000D695B">
      <w:pPr>
        <w:keepNext/>
        <w:spacing w:after="120" w:line="360" w:lineRule="auto"/>
        <w:contextualSpacing/>
        <w:jc w:val="center"/>
        <w:rPr>
          <w:del w:id="366" w:author="RAYLAN BRUNO SANTANA CARVALHO" w:date="2025-08-10T20:12:00Z"/>
          <w:rFonts w:ascii="Times New Roman" w:eastAsia="Arial" w:hAnsi="Times New Roman" w:cs="Times New Roman"/>
          <w:color w:val="000000" w:themeColor="text1"/>
          <w:sz w:val="20"/>
          <w:rPrChange w:id="367" w:author="RAYLAN BRUNO SANTANA CARVALHO" w:date="2025-08-10T20:16:00Z">
            <w:rPr>
              <w:del w:id="368" w:author="RAYLAN BRUNO SANTANA CARVALHO" w:date="2025-08-10T20:12:00Z"/>
              <w:rFonts w:ascii="Times New Roman" w:eastAsia="Arial" w:hAnsi="Times New Roman" w:cs="Times New Roman"/>
              <w:color w:val="000000" w:themeColor="text1"/>
            </w:rPr>
          </w:rPrChange>
        </w:rPr>
        <w:pPrChange w:id="369" w:author="RAYLAN BRUNO SANTANA CARVALHO" w:date="2025-08-10T20:12:00Z">
          <w:pPr>
            <w:spacing w:before="240" w:after="0"/>
            <w:jc w:val="both"/>
          </w:pPr>
        </w:pPrChange>
      </w:pPr>
      <w:ins w:id="370" w:author="RAYLAN BRUNO SANTANA CARVALHO" w:date="2025-08-10T19:55:00Z">
        <w:r w:rsidRPr="000D695B">
          <w:rPr>
            <w:rFonts w:ascii="Times New Roman" w:hAnsi="Times New Roman" w:cs="Times New Roman"/>
            <w:sz w:val="20"/>
            <w:rPrChange w:id="371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1A8DE15F" w14:textId="77777777" w:rsidR="000D695B" w:rsidRPr="00A21660" w:rsidRDefault="000D695B" w:rsidP="003546F0">
      <w:pPr>
        <w:keepNext/>
        <w:spacing w:after="120" w:line="360" w:lineRule="auto"/>
        <w:contextualSpacing/>
        <w:jc w:val="center"/>
        <w:rPr>
          <w:ins w:id="372" w:author="RAYLAN BRUNO SANTANA CARVALHO" w:date="2025-08-10T20:12:00Z"/>
          <w:rFonts w:ascii="Times New Roman" w:hAnsi="Times New Roman" w:cs="Times New Roman"/>
          <w:rPrChange w:id="373" w:author="RAYLAN BRUNO SANTANA CARVALHO" w:date="2025-08-10T19:48:00Z">
            <w:rPr>
              <w:ins w:id="374" w:author="RAYLAN BRUNO SANTANA CARVALHO" w:date="2025-08-10T20:12:00Z"/>
            </w:rPr>
          </w:rPrChange>
        </w:rPr>
        <w:pPrChange w:id="375" w:author="RAYLAN BRUNO SANTANA CARVALHO" w:date="2025-08-10T20:07:00Z">
          <w:pPr>
            <w:keepNext/>
            <w:spacing w:after="0"/>
            <w:contextualSpacing/>
            <w:jc w:val="center"/>
          </w:pPr>
        </w:pPrChange>
      </w:pPr>
    </w:p>
    <w:p w14:paraId="0A83EDFB" w14:textId="77777777" w:rsidR="004C4CBE" w:rsidRPr="00A21660" w:rsidRDefault="00CB7FD7" w:rsidP="000D695B">
      <w:pPr>
        <w:keepNext/>
        <w:spacing w:after="120" w:line="360" w:lineRule="auto"/>
        <w:contextualSpacing/>
        <w:jc w:val="both"/>
        <w:rPr>
          <w:ins w:id="376" w:author="Yasmin Cantanhede" w:date="2025-08-09T23:33:00Z"/>
          <w:rFonts w:ascii="Times New Roman" w:eastAsia="Arial" w:hAnsi="Times New Roman" w:cs="Times New Roman"/>
          <w:color w:val="000000" w:themeColor="text1"/>
          <w:rPrChange w:id="377" w:author="RAYLAN BRUNO SANTANA CARVALHO" w:date="2025-08-10T19:48:00Z">
            <w:rPr>
              <w:ins w:id="378" w:author="Yasmin Cantanhede" w:date="2025-08-09T23:33:00Z"/>
              <w:rFonts w:ascii="Arial" w:eastAsia="Arial" w:hAnsi="Arial" w:cs="Arial"/>
              <w:color w:val="000000" w:themeColor="text1"/>
            </w:rPr>
          </w:rPrChange>
        </w:rPr>
        <w:pPrChange w:id="379" w:author="RAYLAN BRUNO SANTANA CARVALHO" w:date="2025-08-10T20:12:00Z">
          <w:pPr>
            <w:spacing w:before="240" w:after="0"/>
            <w:jc w:val="both"/>
          </w:pPr>
        </w:pPrChange>
      </w:pPr>
      <w:r w:rsidRPr="00A21660">
        <w:rPr>
          <w:rFonts w:ascii="Times New Roman" w:eastAsia="Arial" w:hAnsi="Times New Roman" w:cs="Times New Roman"/>
          <w:color w:val="000000" w:themeColor="text1"/>
          <w:rPrChange w:id="380" w:author="RAYLAN BRUNO SANTANA CARVALHO" w:date="2025-08-10T19:48:00Z">
            <w:rPr>
              <w:rFonts w:ascii="Arial" w:eastAsia="Arial" w:hAnsi="Arial" w:cs="Arial"/>
              <w:color w:val="000000" w:themeColor="text1"/>
            </w:rPr>
          </w:rPrChange>
        </w:rPr>
        <w:t>2.</w:t>
      </w:r>
      <w:ins w:id="381" w:author="Yasmin Cantanhede" w:date="2025-08-09T23:21:00Z">
        <w:r w:rsidRPr="00A21660">
          <w:rPr>
            <w:rFonts w:ascii="Times New Roman" w:eastAsia="Arial" w:hAnsi="Times New Roman" w:cs="Times New Roman"/>
            <w:color w:val="000000" w:themeColor="text1"/>
            <w:rPrChange w:id="38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</w:t>
        </w:r>
      </w:ins>
      <w:ins w:id="383" w:author="Yasmin Cantanhede" w:date="2025-08-09T22:16:00Z">
        <w:r w:rsidRPr="00A21660">
          <w:rPr>
            <w:rFonts w:ascii="Times New Roman" w:eastAsia="Arial" w:hAnsi="Times New Roman" w:cs="Times New Roman"/>
            <w:color w:val="000000" w:themeColor="text1"/>
            <w:rPrChange w:id="38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Ao clicar em cadastre-se</w:t>
        </w:r>
      </w:ins>
      <w:ins w:id="385" w:author="Autor desconhecido" w:date="2025-08-09T21:23:00Z">
        <w:r w:rsidRPr="00A21660">
          <w:rPr>
            <w:rFonts w:ascii="Times New Roman" w:eastAsia="Arial" w:hAnsi="Times New Roman" w:cs="Times New Roman"/>
            <w:color w:val="000000" w:themeColor="text1"/>
            <w:rPrChange w:id="38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aparecerá a tela de cadastro, conforme figura 3. </w:t>
        </w:r>
      </w:ins>
      <w:ins w:id="387" w:author="Yasmin Cantanhede" w:date="2025-08-09T22:16:00Z">
        <w:del w:id="388" w:author="Autor desconhecido" w:date="2025-08-09T21:23:00Z">
          <w:r w:rsidRPr="00A21660">
            <w:rPr>
              <w:rFonts w:ascii="Times New Roman" w:eastAsia="Arial" w:hAnsi="Times New Roman" w:cs="Times New Roman"/>
              <w:color w:val="000000" w:themeColor="text1"/>
              <w:rPrChange w:id="38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</w:delText>
          </w:r>
        </w:del>
      </w:ins>
      <w:ins w:id="390" w:author="Autor desconhecido" w:date="2025-08-09T21:23:00Z">
        <w:r w:rsidRPr="00A21660">
          <w:rPr>
            <w:rFonts w:ascii="Times New Roman" w:eastAsia="Arial" w:hAnsi="Times New Roman" w:cs="Times New Roman"/>
            <w:color w:val="000000" w:themeColor="text1"/>
            <w:rPrChange w:id="39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</w:t>
        </w:r>
      </w:ins>
      <w:ins w:id="392" w:author="Yasmin Cantanhede" w:date="2025-08-09T22:16:00Z">
        <w:del w:id="393" w:author="Autor desconhecido" w:date="2025-08-09T21:23:00Z">
          <w:r w:rsidRPr="00A21660">
            <w:rPr>
              <w:rFonts w:ascii="Times New Roman" w:eastAsia="Arial" w:hAnsi="Times New Roman" w:cs="Times New Roman"/>
              <w:color w:val="000000" w:themeColor="text1"/>
              <w:rPrChange w:id="394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p</w:delText>
          </w:r>
        </w:del>
      </w:ins>
      <w:ins w:id="395" w:author="RAYLAN BRUNO SANTANA CARVALHO" w:date="2025-06-30T18:46:00Z">
        <w:r w:rsidRPr="00A21660">
          <w:rPr>
            <w:rFonts w:ascii="Times New Roman" w:eastAsia="Arial" w:hAnsi="Times New Roman" w:cs="Times New Roman"/>
            <w:color w:val="000000" w:themeColor="text1"/>
            <w:rPrChange w:id="39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reencha os campos obrigatórios: nome, e-mail,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3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telefone, senha etc.</w:t>
        </w:r>
      </w:ins>
    </w:p>
    <w:p w14:paraId="6E95CAA3" w14:textId="77777777" w:rsidR="004C4CBE" w:rsidRPr="000D695B" w:rsidRDefault="00CB7FD7" w:rsidP="003546F0">
      <w:pPr>
        <w:pStyle w:val="PargrafodaLista"/>
        <w:keepNext/>
        <w:spacing w:before="240" w:after="120" w:line="360" w:lineRule="auto"/>
        <w:jc w:val="center"/>
        <w:rPr>
          <w:ins w:id="398" w:author="Yasmin Cantanhede" w:date="2025-08-09T21:33:00Z"/>
          <w:rFonts w:ascii="Times New Roman" w:eastAsia="Arial" w:hAnsi="Times New Roman" w:cs="Times New Roman"/>
          <w:color w:val="000000" w:themeColor="text1"/>
          <w:sz w:val="20"/>
          <w:rPrChange w:id="399" w:author="RAYLAN BRUNO SANTANA CARVALHO" w:date="2025-08-10T20:16:00Z">
            <w:rPr>
              <w:ins w:id="400" w:author="Yasmin Cantanhede" w:date="2025-08-09T21:33:00Z"/>
              <w:rFonts w:ascii="Arial" w:eastAsia="Arial" w:hAnsi="Arial" w:cs="Arial"/>
              <w:color w:val="000000" w:themeColor="text1"/>
            </w:rPr>
          </w:rPrChange>
        </w:rPr>
        <w:pPrChange w:id="401" w:author="RAYLAN BRUNO SANTANA CARVALHO" w:date="2025-08-10T20:07:00Z">
          <w:pPr>
            <w:pStyle w:val="PargrafodaLista"/>
            <w:spacing w:before="240" w:after="0"/>
            <w:jc w:val="both"/>
          </w:pPr>
        </w:pPrChange>
      </w:pPr>
      <w:ins w:id="402" w:author="Yasmin Cantanhede" w:date="2025-08-09T22:17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403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Figura 3 – Tela de </w:t>
        </w:r>
      </w:ins>
      <w:ins w:id="404" w:author="Yasmin Cantanhede" w:date="2025-08-09T23:09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405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c</w:t>
        </w:r>
      </w:ins>
      <w:ins w:id="406" w:author="Yasmin Cantanhede" w:date="2025-08-09T22:17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407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adastro</w:t>
        </w:r>
      </w:ins>
    </w:p>
    <w:p w14:paraId="4101652C" w14:textId="77777777" w:rsidR="004C4CBE" w:rsidRDefault="24602F96" w:rsidP="003546F0">
      <w:pPr>
        <w:spacing w:after="120" w:line="360" w:lineRule="auto"/>
        <w:jc w:val="center"/>
        <w:rPr>
          <w:ins w:id="408" w:author="RAYLAN BRUNO SANTANA CARVALHO" w:date="2025-08-10T19:55:00Z"/>
          <w:rFonts w:ascii="Times New Roman" w:hAnsi="Times New Roman" w:cs="Times New Roman"/>
        </w:rPr>
        <w:pPrChange w:id="409" w:author="RAYLAN BRUNO SANTANA CARVALHO" w:date="2025-08-10T20:07:00Z">
          <w:pPr>
            <w:spacing w:after="0"/>
            <w:jc w:val="both"/>
          </w:pPr>
        </w:pPrChange>
      </w:pPr>
      <w:ins w:id="410" w:author="Yasmin Cantanhede" w:date="2025-08-09T21:33:00Z">
        <w:r w:rsidRPr="00A21660">
          <w:rPr>
            <w:rFonts w:ascii="Times New Roman" w:hAnsi="Times New Roman" w:cs="Times New Roman"/>
            <w:noProof/>
            <w:lang w:eastAsia="pt-BR"/>
            <w:rPrChange w:id="411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55AE1DB5" wp14:editId="565375FE">
              <wp:extent cx="5305094" cy="2511277"/>
              <wp:effectExtent l="0" t="0" r="0" b="0"/>
              <wp:docPr id="4" name="Figura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Figura4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0"/>
                      <a:srcRect l="3473" t="11241"/>
                      <a:stretch/>
                    </pic:blipFill>
                    <pic:spPr bwMode="auto">
                      <a:xfrm>
                        <a:off x="0" y="0"/>
                        <a:ext cx="5306253" cy="25118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248FC96" w14:textId="1667D290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412" w:author="RAYLAN BRUNO SANTANA CARVALHO" w:date="2025-06-30T18:46:00Z"/>
          <w:rFonts w:ascii="Times New Roman" w:hAnsi="Times New Roman" w:cs="Times New Roman"/>
          <w:sz w:val="20"/>
          <w:rPrChange w:id="413" w:author="RAYLAN BRUNO SANTANA CARVALHO" w:date="2025-08-10T20:16:00Z">
            <w:rPr>
              <w:ins w:id="414" w:author="RAYLAN BRUNO SANTANA CARVALHO" w:date="2025-06-30T18:46:00Z"/>
            </w:rPr>
          </w:rPrChange>
        </w:rPr>
        <w:pPrChange w:id="415" w:author="RAYLAN BRUNO SANTANA CARVALHO" w:date="2025-08-10T20:07:00Z">
          <w:pPr>
            <w:spacing w:after="0"/>
            <w:jc w:val="both"/>
          </w:pPr>
        </w:pPrChange>
      </w:pPr>
      <w:ins w:id="416" w:author="RAYLAN BRUNO SANTANA CARVALHO" w:date="2025-08-10T19:55:00Z">
        <w:r w:rsidRPr="000D695B">
          <w:rPr>
            <w:rFonts w:ascii="Times New Roman" w:hAnsi="Times New Roman" w:cs="Times New Roman"/>
            <w:sz w:val="20"/>
            <w:rPrChange w:id="417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225BA5E2" w14:textId="77777777" w:rsidR="004C4CBE" w:rsidRPr="00A21660" w:rsidDel="000D695B" w:rsidRDefault="00CB7FD7" w:rsidP="003546F0">
      <w:pPr>
        <w:spacing w:before="240" w:after="120" w:line="360" w:lineRule="auto"/>
        <w:jc w:val="both"/>
        <w:rPr>
          <w:ins w:id="418" w:author="RAYLAN BRUNO SANTANA CARVALHO" w:date="2025-06-30T18:48:00Z"/>
          <w:del w:id="419" w:author="RAYLAN BRUNO SANTANA CARVALHO" w:date="2025-08-10T20:17:00Z"/>
          <w:rFonts w:ascii="Times New Roman" w:eastAsia="Arial" w:hAnsi="Times New Roman" w:cs="Times New Roman"/>
          <w:color w:val="000000" w:themeColor="text1"/>
          <w:rPrChange w:id="420" w:author="RAYLAN BRUNO SANTANA CARVALHO" w:date="2025-08-10T19:48:00Z">
            <w:rPr>
              <w:ins w:id="421" w:author="RAYLAN BRUNO SANTANA CARVALHO" w:date="2025-06-30T18:48:00Z"/>
              <w:del w:id="422" w:author="RAYLAN BRUNO SANTANA CARVALHO" w:date="2025-08-10T20:17:00Z"/>
              <w:rFonts w:ascii="Arial" w:eastAsia="Arial" w:hAnsi="Arial" w:cs="Arial"/>
              <w:color w:val="000000" w:themeColor="text1"/>
            </w:rPr>
          </w:rPrChange>
        </w:rPr>
        <w:pPrChange w:id="423" w:author="RAYLAN BRUNO SANTANA CARVALHO" w:date="2025-08-10T20:07:00Z">
          <w:pPr/>
        </w:pPrChange>
      </w:pPr>
      <w:ins w:id="424" w:author="Yasmin Cantanhede" w:date="2025-08-09T23:22:00Z">
        <w:r w:rsidRPr="00A21660">
          <w:rPr>
            <w:rFonts w:ascii="Times New Roman" w:eastAsia="Arial" w:hAnsi="Times New Roman" w:cs="Times New Roman"/>
            <w:color w:val="000000" w:themeColor="text1"/>
            <w:rPrChange w:id="42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3. </w:t>
        </w:r>
      </w:ins>
      <w:ins w:id="426" w:author="RAYLAN BRUNO SANTANA CARVALHO" w:date="2025-06-30T18:46:00Z">
        <w:r w:rsidRPr="00A21660">
          <w:rPr>
            <w:rFonts w:ascii="Times New Roman" w:eastAsia="Arial" w:hAnsi="Times New Roman" w:cs="Times New Roman"/>
            <w:color w:val="000000" w:themeColor="text1"/>
            <w:rPrChange w:id="42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Clique em “Cadastrar”.</w:t>
        </w:r>
      </w:ins>
    </w:p>
    <w:p w14:paraId="4B99056E" w14:textId="77777777" w:rsidR="004C4CBE" w:rsidRPr="00A21660" w:rsidRDefault="004C4CBE" w:rsidP="000D695B">
      <w:pPr>
        <w:spacing w:before="240" w:after="120" w:line="360" w:lineRule="auto"/>
        <w:jc w:val="both"/>
        <w:rPr>
          <w:ins w:id="428" w:author="RAYLAN BRUNO SANTANA CARVALHO" w:date="2025-06-30T18:48:00Z"/>
          <w:rFonts w:ascii="Times New Roman" w:eastAsia="Arial" w:hAnsi="Times New Roman" w:cs="Times New Roman"/>
          <w:color w:val="000000" w:themeColor="text1"/>
          <w:rPrChange w:id="429" w:author="RAYLAN BRUNO SANTANA CARVALHO" w:date="2025-08-10T19:48:00Z">
            <w:rPr>
              <w:ins w:id="430" w:author="RAYLAN BRUNO SANTANA CARVALHO" w:date="2025-06-30T18:48:00Z"/>
              <w:rFonts w:ascii="Arial" w:eastAsia="Arial" w:hAnsi="Arial" w:cs="Arial"/>
              <w:color w:val="000000" w:themeColor="text1"/>
            </w:rPr>
          </w:rPrChange>
        </w:rPr>
        <w:pPrChange w:id="431" w:author="RAYLAN BRUNO SANTANA CARVALHO" w:date="2025-08-10T20:17:00Z">
          <w:pPr/>
        </w:pPrChange>
      </w:pPr>
    </w:p>
    <w:p w14:paraId="533ABC6B" w14:textId="77777777" w:rsidR="004C4CBE" w:rsidRPr="00A21660" w:rsidRDefault="00CB7FD7" w:rsidP="003546F0">
      <w:pPr>
        <w:spacing w:after="120" w:line="360" w:lineRule="auto"/>
        <w:jc w:val="both"/>
        <w:rPr>
          <w:ins w:id="432" w:author="KAUAN GUILHERME ALVES PINHEIRO SANTOS" w:date="2025-06-30T19:05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433" w:author="RAYLAN BRUNO SANTANA CARVALHO" w:date="2025-08-10T19:48:00Z">
            <w:rPr>
              <w:ins w:id="434" w:author="KAUAN GUILHERME ALVES PINHEIRO SANTOS" w:date="2025-06-30T19:05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435" w:author="RAYLAN BRUNO SANTANA CARVALHO" w:date="2025-08-10T20:07:00Z">
          <w:pPr>
            <w:spacing w:after="0"/>
            <w:jc w:val="both"/>
          </w:pPr>
        </w:pPrChange>
      </w:pPr>
      <w:ins w:id="436" w:author="RAYLAN BRUNO SANTANA CARVALHO" w:date="2025-06-30T18:4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437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3. </w:t>
        </w:r>
        <w:proofErr w:type="spellStart"/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43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Login</w:t>
        </w:r>
        <w:proofErr w:type="spellEnd"/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43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 no Sistema</w:t>
        </w:r>
      </w:ins>
    </w:p>
    <w:p w14:paraId="4EB5B97E" w14:textId="38CA9937" w:rsidR="004C4CBE" w:rsidRPr="00A21660" w:rsidDel="000D695B" w:rsidRDefault="00CB7FD7" w:rsidP="003546F0">
      <w:pPr>
        <w:pStyle w:val="PargrafodaLista"/>
        <w:numPr>
          <w:ilvl w:val="0"/>
          <w:numId w:val="4"/>
        </w:numPr>
        <w:spacing w:after="120" w:line="360" w:lineRule="auto"/>
        <w:jc w:val="both"/>
        <w:rPr>
          <w:ins w:id="440" w:author="KAUAN GUILHERME ALVES PINHEIRO SANTOS" w:date="2025-06-30T19:05:00Z"/>
          <w:del w:id="441" w:author="RAYLAN BRUNO SANTANA CARVALHO" w:date="2025-08-10T20:12:00Z"/>
          <w:rFonts w:ascii="Times New Roman" w:eastAsia="Arial" w:hAnsi="Times New Roman" w:cs="Times New Roman"/>
          <w:b/>
          <w:bCs/>
          <w:color w:val="000000" w:themeColor="text1"/>
          <w:rPrChange w:id="442" w:author="RAYLAN BRUNO SANTANA CARVALHO" w:date="2025-08-10T19:48:00Z">
            <w:rPr>
              <w:ins w:id="443" w:author="KAUAN GUILHERME ALVES PINHEIRO SANTOS" w:date="2025-06-30T19:05:00Z"/>
              <w:del w:id="444" w:author="RAYLAN BRUNO SANTANA CARVALHO" w:date="2025-08-10T20:12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445" w:author="RAYLAN BRUNO SANTANA CARVALHO" w:date="2025-08-10T20:07:00Z">
          <w:pPr>
            <w:spacing w:after="0"/>
            <w:jc w:val="both"/>
          </w:pPr>
        </w:pPrChange>
      </w:pPr>
      <w:ins w:id="446" w:author="Yasmin Cantanhede" w:date="2025-08-09T22:17:00Z">
        <w:del w:id="447" w:author="RAYLAN BRUNO SANTANA CARVALHO" w:date="2025-08-10T20:12:00Z">
          <w:r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448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3.1</w:delText>
          </w:r>
          <w:r w:rsidR="24602F96"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449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 xml:space="preserve"> </w:delText>
          </w:r>
        </w:del>
      </w:ins>
      <w:ins w:id="450" w:author="KAUAN GUILHERME ALVES PINHEIRO SANTOS" w:date="2025-06-30T19:05:00Z">
        <w:del w:id="451" w:author="RAYLAN BRUNO SANTANA CARVALHO" w:date="2025-08-10T20:12:00Z">
          <w:r w:rsidR="24602F96"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452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Como fazer login:</w:delText>
          </w:r>
        </w:del>
      </w:ins>
    </w:p>
    <w:p w14:paraId="3775A78E" w14:textId="77777777" w:rsidR="004C4CBE" w:rsidRPr="00A21660" w:rsidRDefault="00CB7FD7" w:rsidP="003546F0">
      <w:pPr>
        <w:spacing w:after="120" w:line="360" w:lineRule="auto"/>
        <w:jc w:val="both"/>
        <w:rPr>
          <w:del w:id="453" w:author="Yasmin Cantanhede" w:date="2025-08-09T22:18:00Z"/>
          <w:rFonts w:ascii="Times New Roman" w:eastAsia="Arial" w:hAnsi="Times New Roman" w:cs="Times New Roman"/>
          <w:color w:val="000000" w:themeColor="text1"/>
          <w:rPrChange w:id="454" w:author="RAYLAN BRUNO SANTANA CARVALHO" w:date="2025-08-10T19:48:00Z">
            <w:rPr>
              <w:del w:id="455" w:author="Yasmin Cantanhede" w:date="2025-08-09T22:18:00Z"/>
              <w:rFonts w:ascii="Arial" w:eastAsia="Arial" w:hAnsi="Arial" w:cs="Arial"/>
              <w:color w:val="000000" w:themeColor="text1"/>
            </w:rPr>
          </w:rPrChange>
        </w:rPr>
        <w:pPrChange w:id="456" w:author="RAYLAN BRUNO SANTANA CARVALHO" w:date="2025-08-10T20:07:00Z">
          <w:pPr/>
        </w:pPrChange>
      </w:pPr>
      <w:del w:id="457" w:author="Yasmin Cantanhede" w:date="2025-08-09T22:18:00Z">
        <w:r w:rsidRPr="00A21660">
          <w:rPr>
            <w:rFonts w:ascii="Times New Roman" w:eastAsia="Arial" w:hAnsi="Times New Roman" w:cs="Times New Roman"/>
            <w:color w:val="000000" w:themeColor="text1"/>
            <w:rPrChange w:id="45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Para efetuar o login é muito simples, basta:</w:delText>
        </w:r>
      </w:del>
    </w:p>
    <w:p w14:paraId="382B9736" w14:textId="77777777" w:rsidR="004C4CBE" w:rsidRPr="00A21660" w:rsidRDefault="00CB7FD7" w:rsidP="003546F0">
      <w:pPr>
        <w:spacing w:after="120" w:line="360" w:lineRule="auto"/>
        <w:jc w:val="both"/>
        <w:rPr>
          <w:ins w:id="459" w:author="KAUAN GUILHERME ALVES PINHEIRO SANTOS" w:date="2025-06-30T19:06:00Z"/>
          <w:rFonts w:ascii="Times New Roman" w:eastAsia="Arial" w:hAnsi="Times New Roman" w:cs="Times New Roman"/>
          <w:color w:val="000000" w:themeColor="text1"/>
          <w:rPrChange w:id="460" w:author="RAYLAN BRUNO SANTANA CARVALHO" w:date="2025-08-10T19:48:00Z">
            <w:rPr>
              <w:ins w:id="461" w:author="KAUAN GUILHERME ALVES PINHEIRO SANTOS" w:date="2025-06-30T19:06:00Z"/>
              <w:rFonts w:ascii="Arial" w:eastAsia="Arial" w:hAnsi="Arial" w:cs="Arial"/>
              <w:color w:val="000000" w:themeColor="text1"/>
            </w:rPr>
          </w:rPrChange>
        </w:rPr>
        <w:pPrChange w:id="462" w:author="RAYLAN BRUNO SANTANA CARVALHO" w:date="2025-08-10T20:07:00Z">
          <w:pPr/>
        </w:pPrChange>
      </w:pPr>
      <w:ins w:id="463" w:author="KAUAN GUILHERME ALVES PINHEIRO SANTOS" w:date="2025-06-30T19:05:00Z">
        <w:r w:rsidRPr="00A21660">
          <w:rPr>
            <w:rFonts w:ascii="Times New Roman" w:eastAsia="Arial" w:hAnsi="Times New Roman" w:cs="Times New Roman"/>
            <w:color w:val="000000" w:themeColor="text1"/>
            <w:rPrChange w:id="46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1.</w:t>
        </w:r>
      </w:ins>
      <w:ins w:id="465" w:author="KAUAN GUILHERME ALVES PINHEIRO SANTOS" w:date="2025-06-30T19:06:00Z">
        <w:r w:rsidRPr="00A21660">
          <w:rPr>
            <w:rFonts w:ascii="Times New Roman" w:eastAsia="Arial" w:hAnsi="Times New Roman" w:cs="Times New Roman"/>
            <w:color w:val="000000" w:themeColor="text1"/>
            <w:rPrChange w:id="46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Clicar em 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467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“Entrar”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46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no canto superior da tela inicial.</w:t>
        </w:r>
      </w:ins>
    </w:p>
    <w:p w14:paraId="7010821E" w14:textId="77777777" w:rsidR="004C4CBE" w:rsidRPr="00A21660" w:rsidRDefault="00CB7FD7" w:rsidP="003546F0">
      <w:pPr>
        <w:spacing w:after="120" w:line="360" w:lineRule="auto"/>
        <w:jc w:val="both"/>
        <w:rPr>
          <w:ins w:id="469" w:author="Yasmin Cantanhede" w:date="2025-08-09T23:23:00Z"/>
          <w:rFonts w:ascii="Times New Roman" w:eastAsia="Arial" w:hAnsi="Times New Roman" w:cs="Times New Roman"/>
          <w:color w:val="000000" w:themeColor="text1"/>
          <w:rPrChange w:id="470" w:author="RAYLAN BRUNO SANTANA CARVALHO" w:date="2025-08-10T19:48:00Z">
            <w:rPr>
              <w:ins w:id="471" w:author="Yasmin Cantanhede" w:date="2025-08-09T23:23:00Z"/>
              <w:rFonts w:ascii="Arial" w:eastAsia="Arial" w:hAnsi="Arial" w:cs="Arial"/>
              <w:color w:val="000000" w:themeColor="text1"/>
            </w:rPr>
          </w:rPrChange>
        </w:rPr>
        <w:pPrChange w:id="472" w:author="RAYLAN BRUNO SANTANA CARVALHO" w:date="2025-08-10T20:07:00Z">
          <w:pPr>
            <w:spacing w:after="240"/>
            <w:jc w:val="both"/>
          </w:pPr>
        </w:pPrChange>
      </w:pPr>
      <w:ins w:id="473" w:author="KAUAN GUILHERME ALVES PINHEIRO SANTOS" w:date="2025-06-30T19:06:00Z">
        <w:r w:rsidRPr="00A21660">
          <w:rPr>
            <w:rFonts w:ascii="Times New Roman" w:eastAsia="Arial" w:hAnsi="Times New Roman" w:cs="Times New Roman"/>
            <w:color w:val="000000" w:themeColor="text1"/>
            <w:rPrChange w:id="47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lastRenderedPageBreak/>
          <w:t>2.</w:t>
        </w:r>
      </w:ins>
      <w:ins w:id="475" w:author="Autor desconhecido" w:date="2025-08-09T21:24:00Z">
        <w:r w:rsidRPr="00A21660">
          <w:rPr>
            <w:rFonts w:ascii="Times New Roman" w:eastAsia="Arial" w:hAnsi="Times New Roman" w:cs="Times New Roman"/>
            <w:color w:val="000000" w:themeColor="text1"/>
            <w:rPrChange w:id="47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Conforme figura 4 demonstra,</w:t>
        </w:r>
      </w:ins>
      <w:ins w:id="477" w:author="KAUAN GUILHERME ALVES PINHEIRO SANTOS" w:date="2025-06-30T19:06:00Z">
        <w:r w:rsidRPr="00A21660">
          <w:rPr>
            <w:rFonts w:ascii="Times New Roman" w:eastAsia="Arial" w:hAnsi="Times New Roman" w:cs="Times New Roman"/>
            <w:color w:val="000000" w:themeColor="text1"/>
            <w:rPrChange w:id="47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</w:t>
        </w:r>
      </w:ins>
      <w:ins w:id="479" w:author="Autor desconhecido" w:date="2025-08-09T21:24:00Z">
        <w:r w:rsidRPr="00A21660">
          <w:rPr>
            <w:rFonts w:ascii="Times New Roman" w:eastAsia="Arial" w:hAnsi="Times New Roman" w:cs="Times New Roman"/>
            <w:color w:val="000000" w:themeColor="text1"/>
            <w:rPrChange w:id="48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i</w:t>
        </w:r>
      </w:ins>
      <w:ins w:id="481" w:author="KAUAN GUILHERME ALVES PINHEIRO SANTOS" w:date="2025-06-30T19:06:00Z">
        <w:del w:id="482" w:author="Autor desconhecido" w:date="2025-08-09T21:24:00Z">
          <w:r w:rsidRPr="00A21660">
            <w:rPr>
              <w:rFonts w:ascii="Times New Roman" w:eastAsia="Arial" w:hAnsi="Times New Roman" w:cs="Times New Roman"/>
              <w:color w:val="000000" w:themeColor="text1"/>
              <w:rPrChange w:id="483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I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48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nform</w:t>
        </w:r>
      </w:ins>
      <w:ins w:id="485" w:author="Autor desconhecido" w:date="2025-08-09T21:24:00Z">
        <w:r w:rsidRPr="00A21660">
          <w:rPr>
            <w:rFonts w:ascii="Times New Roman" w:eastAsia="Arial" w:hAnsi="Times New Roman" w:cs="Times New Roman"/>
            <w:color w:val="000000" w:themeColor="text1"/>
            <w:rPrChange w:id="48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ar</w:t>
        </w:r>
      </w:ins>
      <w:ins w:id="487" w:author="KAUAN GUILHERME ALVES PINHEIRO SANTOS" w:date="2025-06-30T19:06:00Z">
        <w:del w:id="488" w:author="Autor desconhecido" w:date="2025-08-09T21:24:00Z">
          <w:r w:rsidRPr="00A21660">
            <w:rPr>
              <w:rFonts w:ascii="Times New Roman" w:eastAsia="Arial" w:hAnsi="Times New Roman" w:cs="Times New Roman"/>
              <w:color w:val="000000" w:themeColor="text1"/>
              <w:rPrChange w:id="48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ar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49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seu 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491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e-mail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49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e 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493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senha cadastrados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49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.</w:t>
        </w:r>
      </w:ins>
    </w:p>
    <w:p w14:paraId="1C59789C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495" w:author="Yasmin Cantanhede" w:date="2025-08-09T22:19:00Z"/>
          <w:rFonts w:ascii="Times New Roman" w:eastAsia="Arial" w:hAnsi="Times New Roman" w:cs="Times New Roman"/>
          <w:color w:val="000000" w:themeColor="text1"/>
          <w:sz w:val="20"/>
          <w:rPrChange w:id="496" w:author="RAYLAN BRUNO SANTANA CARVALHO" w:date="2025-08-10T20:16:00Z">
            <w:rPr>
              <w:ins w:id="497" w:author="Yasmin Cantanhede" w:date="2025-08-09T22:19:00Z"/>
              <w:rFonts w:ascii="Arial" w:eastAsia="Arial" w:hAnsi="Arial" w:cs="Arial"/>
              <w:color w:val="000000" w:themeColor="text1"/>
            </w:rPr>
          </w:rPrChange>
        </w:rPr>
        <w:pPrChange w:id="498" w:author="RAYLAN BRUNO SANTANA CARVALHO" w:date="2025-08-10T20:07:00Z">
          <w:pPr>
            <w:spacing w:after="0"/>
            <w:jc w:val="both"/>
          </w:pPr>
        </w:pPrChange>
      </w:pPr>
      <w:ins w:id="499" w:author="Yasmin Cantanhede" w:date="2025-08-09T22:19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500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Figura 4 – Tela de </w:t>
        </w:r>
        <w:proofErr w:type="spellStart"/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501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login</w:t>
        </w:r>
        <w:proofErr w:type="spellEnd"/>
      </w:ins>
    </w:p>
    <w:p w14:paraId="1299C43A" w14:textId="77777777" w:rsidR="004C4CBE" w:rsidRDefault="24602F96" w:rsidP="003546F0">
      <w:pPr>
        <w:spacing w:after="120" w:line="360" w:lineRule="auto"/>
        <w:jc w:val="center"/>
        <w:rPr>
          <w:ins w:id="502" w:author="RAYLAN BRUNO SANTANA CARVALHO" w:date="2025-08-10T19:55:00Z"/>
          <w:rFonts w:ascii="Times New Roman" w:hAnsi="Times New Roman" w:cs="Times New Roman"/>
        </w:rPr>
        <w:pPrChange w:id="503" w:author="RAYLAN BRUNO SANTANA CARVALHO" w:date="2025-08-10T20:07:00Z">
          <w:pPr>
            <w:spacing w:after="0"/>
            <w:jc w:val="both"/>
          </w:pPr>
        </w:pPrChange>
      </w:pPr>
      <w:ins w:id="504" w:author="Yasmin Cantanhede" w:date="2025-08-09T22:19:00Z">
        <w:r w:rsidRPr="00A21660">
          <w:rPr>
            <w:rFonts w:ascii="Times New Roman" w:hAnsi="Times New Roman" w:cs="Times New Roman"/>
            <w:noProof/>
            <w:lang w:eastAsia="pt-BR"/>
            <w:rPrChange w:id="505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4D02AE0A" wp14:editId="57B51412">
              <wp:extent cx="5357826" cy="2540400"/>
              <wp:effectExtent l="0" t="0" r="0" b="0"/>
              <wp:docPr id="5" name="Figura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Figura5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9"/>
                      <a:srcRect l="3161" t="11617"/>
                      <a:stretch/>
                    </pic:blipFill>
                    <pic:spPr bwMode="auto">
                      <a:xfrm>
                        <a:off x="0" y="0"/>
                        <a:ext cx="5359716" cy="25412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28059E01" w14:textId="4D6192A7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506" w:author="KAUAN GUILHERME ALVES PINHEIRO SANTOS" w:date="2025-06-30T19:05:00Z"/>
          <w:rFonts w:ascii="Times New Roman" w:hAnsi="Times New Roman" w:cs="Times New Roman"/>
          <w:sz w:val="20"/>
          <w:rPrChange w:id="507" w:author="RAYLAN BRUNO SANTANA CARVALHO" w:date="2025-08-10T20:16:00Z">
            <w:rPr>
              <w:ins w:id="508" w:author="KAUAN GUILHERME ALVES PINHEIRO SANTOS" w:date="2025-06-30T19:05:00Z"/>
            </w:rPr>
          </w:rPrChange>
        </w:rPr>
        <w:pPrChange w:id="509" w:author="RAYLAN BRUNO SANTANA CARVALHO" w:date="2025-08-10T20:07:00Z">
          <w:pPr>
            <w:spacing w:after="0"/>
            <w:jc w:val="both"/>
          </w:pPr>
        </w:pPrChange>
      </w:pPr>
      <w:ins w:id="510" w:author="RAYLAN BRUNO SANTANA CARVALHO" w:date="2025-08-10T19:55:00Z">
        <w:r w:rsidRPr="000D695B">
          <w:rPr>
            <w:rFonts w:ascii="Times New Roman" w:hAnsi="Times New Roman" w:cs="Times New Roman"/>
            <w:sz w:val="20"/>
            <w:rPrChange w:id="511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1344E36F" w14:textId="77777777" w:rsidR="004C4CBE" w:rsidRPr="00A21660" w:rsidDel="000D695B" w:rsidRDefault="00CB7FD7" w:rsidP="003546F0">
      <w:pPr>
        <w:spacing w:before="240" w:after="120" w:line="360" w:lineRule="auto"/>
        <w:jc w:val="both"/>
        <w:rPr>
          <w:ins w:id="512" w:author="Yasmin Cantanhede" w:date="2025-08-09T22:19:00Z"/>
          <w:del w:id="513" w:author="RAYLAN BRUNO SANTANA CARVALHO" w:date="2025-08-10T20:12:00Z"/>
          <w:rFonts w:ascii="Times New Roman" w:eastAsia="Arial" w:hAnsi="Times New Roman" w:cs="Times New Roman"/>
          <w:color w:val="000000" w:themeColor="text1"/>
          <w:rPrChange w:id="514" w:author="RAYLAN BRUNO SANTANA CARVALHO" w:date="2025-08-10T19:48:00Z">
            <w:rPr>
              <w:ins w:id="515" w:author="Yasmin Cantanhede" w:date="2025-08-09T22:19:00Z"/>
              <w:del w:id="516" w:author="RAYLAN BRUNO SANTANA CARVALHO" w:date="2025-08-10T20:12:00Z"/>
              <w:rFonts w:ascii="Arial" w:eastAsia="Arial" w:hAnsi="Arial" w:cs="Arial"/>
              <w:color w:val="000000" w:themeColor="text1"/>
            </w:rPr>
          </w:rPrChange>
        </w:rPr>
        <w:pPrChange w:id="517" w:author="RAYLAN BRUNO SANTANA CARVALHO" w:date="2025-08-10T20:07:00Z">
          <w:pPr>
            <w:spacing w:before="240" w:after="0"/>
            <w:jc w:val="both"/>
          </w:pPr>
        </w:pPrChange>
      </w:pPr>
      <w:ins w:id="518" w:author="KAUAN GUILHERME ALVES PINHEIRO SANTOS" w:date="2025-06-30T19:05:00Z">
        <w:r w:rsidRPr="00A21660">
          <w:rPr>
            <w:rFonts w:ascii="Times New Roman" w:eastAsia="Arial" w:hAnsi="Times New Roman" w:cs="Times New Roman"/>
            <w:color w:val="000000" w:themeColor="text1"/>
            <w:rPrChange w:id="51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3. </w:t>
        </w:r>
        <w:del w:id="520" w:author="Yasmin Cantanhede" w:date="2025-08-09T22:19:00Z">
          <w:r w:rsidRPr="00A21660">
            <w:rPr>
              <w:rFonts w:ascii="Times New Roman" w:eastAsia="Arial" w:hAnsi="Times New Roman" w:cs="Times New Roman"/>
              <w:color w:val="000000" w:themeColor="text1"/>
              <w:rPrChange w:id="521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Ciclar</w:delText>
          </w:r>
        </w:del>
      </w:ins>
      <w:ins w:id="522" w:author="Yasmin Cantanhede" w:date="2025-08-09T22:19:00Z">
        <w:r w:rsidRPr="00A21660">
          <w:rPr>
            <w:rFonts w:ascii="Times New Roman" w:eastAsia="Arial" w:hAnsi="Times New Roman" w:cs="Times New Roman"/>
            <w:color w:val="000000" w:themeColor="text1"/>
            <w:rPrChange w:id="52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Clicar</w:t>
        </w:r>
      </w:ins>
      <w:ins w:id="524" w:author="KAUAN GUILHERME ALVES PINHEIRO SANTOS" w:date="2025-06-30T19:05:00Z">
        <w:r w:rsidRPr="00A21660">
          <w:rPr>
            <w:rFonts w:ascii="Times New Roman" w:eastAsia="Arial" w:hAnsi="Times New Roman" w:cs="Times New Roman"/>
            <w:color w:val="000000" w:themeColor="text1"/>
            <w:rPrChange w:id="52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em 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526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“Entrar”</w:t>
        </w:r>
      </w:ins>
      <w:ins w:id="527" w:author="Autor desconhecido" w:date="2025-08-09T21:24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52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 </w:t>
        </w:r>
        <w:r w:rsidRPr="000D695B">
          <w:rPr>
            <w:rFonts w:ascii="Times New Roman" w:eastAsia="Arial" w:hAnsi="Times New Roman" w:cs="Times New Roman"/>
            <w:bCs/>
            <w:color w:val="000000" w:themeColor="text1"/>
            <w:rPrChange w:id="529" w:author="RAYLAN BRUNO SANTANA CARVALHO" w:date="2025-08-10T20:13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e aparecerá confirmação de </w:t>
        </w:r>
        <w:proofErr w:type="spellStart"/>
        <w:r w:rsidRPr="000D695B">
          <w:rPr>
            <w:rFonts w:ascii="Times New Roman" w:eastAsia="Arial" w:hAnsi="Times New Roman" w:cs="Times New Roman"/>
            <w:bCs/>
            <w:color w:val="000000" w:themeColor="text1"/>
            <w:rPrChange w:id="530" w:author="RAYLAN BRUNO SANTANA CARVALHO" w:date="2025-08-10T20:13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login</w:t>
        </w:r>
        <w:proofErr w:type="spellEnd"/>
        <w:r w:rsidRPr="000D695B">
          <w:rPr>
            <w:rFonts w:ascii="Times New Roman" w:eastAsia="Arial" w:hAnsi="Times New Roman" w:cs="Times New Roman"/>
            <w:bCs/>
            <w:color w:val="000000" w:themeColor="text1"/>
            <w:rPrChange w:id="531" w:author="RAYLAN BRUNO SANTANA CARVALHO" w:date="2025-08-10T20:13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, conforme figura 5</w:t>
        </w:r>
      </w:ins>
      <w:ins w:id="532" w:author="KAUAN GUILHERME ALVES PINHEIRO SANTOS" w:date="2025-06-30T19:05:00Z">
        <w:r w:rsidRPr="00A21660">
          <w:rPr>
            <w:rFonts w:ascii="Times New Roman" w:eastAsia="Arial" w:hAnsi="Times New Roman" w:cs="Times New Roman"/>
            <w:color w:val="000000" w:themeColor="text1"/>
            <w:rPrChange w:id="53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.</w:t>
        </w:r>
      </w:ins>
    </w:p>
    <w:p w14:paraId="4DDBEF00" w14:textId="77777777" w:rsidR="004C4CBE" w:rsidRPr="00A21660" w:rsidRDefault="004C4CBE" w:rsidP="000D695B">
      <w:pPr>
        <w:spacing w:before="240" w:after="120" w:line="360" w:lineRule="auto"/>
        <w:jc w:val="both"/>
        <w:rPr>
          <w:ins w:id="534" w:author="Yasmin Cantanhede" w:date="2025-08-09T21:35:00Z"/>
          <w:rFonts w:ascii="Times New Roman" w:eastAsia="Arial" w:hAnsi="Times New Roman" w:cs="Times New Roman"/>
          <w:color w:val="000000" w:themeColor="text1"/>
          <w:rPrChange w:id="535" w:author="RAYLAN BRUNO SANTANA CARVALHO" w:date="2025-08-10T19:48:00Z">
            <w:rPr>
              <w:ins w:id="536" w:author="Yasmin Cantanhede" w:date="2025-08-09T21:35:00Z"/>
              <w:rFonts w:ascii="Arial" w:eastAsia="Arial" w:hAnsi="Arial" w:cs="Arial"/>
              <w:color w:val="000000" w:themeColor="text1"/>
            </w:rPr>
          </w:rPrChange>
        </w:rPr>
        <w:pPrChange w:id="537" w:author="RAYLAN BRUNO SANTANA CARVALHO" w:date="2025-08-10T20:12:00Z">
          <w:pPr>
            <w:spacing w:after="0"/>
            <w:ind w:left="708"/>
            <w:jc w:val="both"/>
          </w:pPr>
        </w:pPrChange>
      </w:pPr>
    </w:p>
    <w:p w14:paraId="7B55F528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538" w:author="Yasmin Cantanhede" w:date="2025-08-09T21:37:00Z"/>
          <w:rFonts w:ascii="Times New Roman" w:eastAsia="Arial" w:hAnsi="Times New Roman" w:cs="Times New Roman"/>
          <w:sz w:val="20"/>
          <w:rPrChange w:id="539" w:author="RAYLAN BRUNO SANTANA CARVALHO" w:date="2025-08-10T20:16:00Z">
            <w:rPr>
              <w:ins w:id="540" w:author="Yasmin Cantanhede" w:date="2025-08-09T21:37:00Z"/>
              <w:rFonts w:ascii="Arial" w:eastAsia="Arial" w:hAnsi="Arial" w:cs="Arial"/>
            </w:rPr>
          </w:rPrChange>
        </w:rPr>
        <w:pPrChange w:id="541" w:author="RAYLAN BRUNO SANTANA CARVALHO" w:date="2025-08-10T20:07:00Z">
          <w:pPr/>
        </w:pPrChange>
      </w:pPr>
      <w:ins w:id="542" w:author="Yasmin Cantanhede" w:date="2025-08-09T22:20:00Z">
        <w:r w:rsidRPr="000D695B">
          <w:rPr>
            <w:rFonts w:ascii="Times New Roman" w:eastAsia="Arial" w:hAnsi="Times New Roman" w:cs="Times New Roman"/>
            <w:sz w:val="20"/>
            <w:rPrChange w:id="543" w:author="RAYLAN BRUNO SANTANA CARVALHO" w:date="2025-08-10T20:16:00Z">
              <w:rPr>
                <w:rFonts w:ascii="Arial" w:eastAsia="Arial" w:hAnsi="Arial" w:cs="Arial"/>
              </w:rPr>
            </w:rPrChange>
          </w:rPr>
          <w:t xml:space="preserve">Figura 5 - Confirmação de </w:t>
        </w:r>
        <w:proofErr w:type="spellStart"/>
        <w:r w:rsidRPr="000D695B">
          <w:rPr>
            <w:rFonts w:ascii="Times New Roman" w:eastAsia="Arial" w:hAnsi="Times New Roman" w:cs="Times New Roman"/>
            <w:sz w:val="20"/>
            <w:rPrChange w:id="544" w:author="RAYLAN BRUNO SANTANA CARVALHO" w:date="2025-08-10T20:16:00Z">
              <w:rPr>
                <w:rFonts w:ascii="Arial" w:eastAsia="Arial" w:hAnsi="Arial" w:cs="Arial"/>
              </w:rPr>
            </w:rPrChange>
          </w:rPr>
          <w:t>login</w:t>
        </w:r>
      </w:ins>
      <w:proofErr w:type="spellEnd"/>
    </w:p>
    <w:p w14:paraId="3461D779" w14:textId="77777777" w:rsidR="004C4CBE" w:rsidRDefault="24602F96" w:rsidP="003546F0">
      <w:pPr>
        <w:spacing w:after="120" w:line="360" w:lineRule="auto"/>
        <w:jc w:val="center"/>
        <w:rPr>
          <w:ins w:id="545" w:author="RAYLAN BRUNO SANTANA CARVALHO" w:date="2025-08-10T19:55:00Z"/>
          <w:rFonts w:ascii="Times New Roman" w:hAnsi="Times New Roman" w:cs="Times New Roman"/>
        </w:rPr>
        <w:pPrChange w:id="546" w:author="RAYLAN BRUNO SANTANA CARVALHO" w:date="2025-08-10T20:07:00Z">
          <w:pPr>
            <w:spacing w:after="0"/>
            <w:jc w:val="both"/>
          </w:pPr>
        </w:pPrChange>
      </w:pPr>
      <w:ins w:id="547" w:author="Yasmin Cantanhede" w:date="2025-08-09T21:37:00Z">
        <w:r w:rsidRPr="00A21660">
          <w:rPr>
            <w:rFonts w:ascii="Times New Roman" w:hAnsi="Times New Roman" w:cs="Times New Roman"/>
            <w:noProof/>
            <w:lang w:eastAsia="pt-BR"/>
            <w:rPrChange w:id="548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560A5DC1" wp14:editId="79C536C9">
              <wp:extent cx="5342477" cy="2489835"/>
              <wp:effectExtent l="0" t="0" r="0" b="0"/>
              <wp:docPr id="6" name="Figura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Figura6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1"/>
                      <a:srcRect l="3449" t="12563"/>
                      <a:stretch/>
                    </pic:blipFill>
                    <pic:spPr bwMode="auto">
                      <a:xfrm>
                        <a:off x="0" y="0"/>
                        <a:ext cx="5343213" cy="24901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343F599" w14:textId="7BFCDEC2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549" w:author="KAUAN GUILHERME ALVES PINHEIRO SANTOS" w:date="2025-06-30T19:05:00Z"/>
          <w:rFonts w:ascii="Times New Roman" w:hAnsi="Times New Roman" w:cs="Times New Roman"/>
          <w:sz w:val="20"/>
          <w:rPrChange w:id="550" w:author="RAYLAN BRUNO SANTANA CARVALHO" w:date="2025-08-10T20:16:00Z">
            <w:rPr>
              <w:ins w:id="551" w:author="KAUAN GUILHERME ALVES PINHEIRO SANTOS" w:date="2025-06-30T19:05:00Z"/>
            </w:rPr>
          </w:rPrChange>
        </w:rPr>
        <w:pPrChange w:id="552" w:author="RAYLAN BRUNO SANTANA CARVALHO" w:date="2025-08-10T20:07:00Z">
          <w:pPr>
            <w:spacing w:after="0"/>
            <w:jc w:val="both"/>
          </w:pPr>
        </w:pPrChange>
      </w:pPr>
      <w:ins w:id="553" w:author="RAYLAN BRUNO SANTANA CARVALHO" w:date="2025-08-10T19:55:00Z">
        <w:r w:rsidRPr="000D695B">
          <w:rPr>
            <w:rFonts w:ascii="Times New Roman" w:hAnsi="Times New Roman" w:cs="Times New Roman"/>
            <w:sz w:val="20"/>
            <w:rPrChange w:id="554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42764F66" w14:textId="77777777" w:rsidR="004C4CBE" w:rsidRPr="00A21660" w:rsidDel="00A21660" w:rsidRDefault="00CB7FD7" w:rsidP="000D695B">
      <w:pPr>
        <w:spacing w:before="240" w:after="120" w:line="360" w:lineRule="auto"/>
        <w:ind w:firstLine="708"/>
        <w:jc w:val="both"/>
        <w:rPr>
          <w:ins w:id="555" w:author="KAUAN GUILHERME ALVES PINHEIRO SANTOS" w:date="2025-06-30T19:08:00Z"/>
          <w:del w:id="556" w:author="RAYLAN BRUNO SANTANA CARVALHO" w:date="2025-08-10T19:56:00Z"/>
          <w:rFonts w:ascii="Times New Roman" w:eastAsia="Arial" w:hAnsi="Times New Roman" w:cs="Times New Roman"/>
          <w:color w:val="000000" w:themeColor="text1"/>
          <w:rPrChange w:id="557" w:author="RAYLAN BRUNO SANTANA CARVALHO" w:date="2025-08-10T19:48:00Z">
            <w:rPr>
              <w:ins w:id="558" w:author="KAUAN GUILHERME ALVES PINHEIRO SANTOS" w:date="2025-06-30T19:08:00Z"/>
              <w:del w:id="559" w:author="RAYLAN BRUNO SANTANA CARVALHO" w:date="2025-08-10T19:56:00Z"/>
              <w:rFonts w:ascii="Arial" w:eastAsia="Arial" w:hAnsi="Arial" w:cs="Arial"/>
              <w:color w:val="000000" w:themeColor="text1"/>
            </w:rPr>
          </w:rPrChange>
        </w:rPr>
        <w:pPrChange w:id="560" w:author="RAYLAN BRUNO SANTANA CARVALHO" w:date="2025-08-10T20:13:00Z">
          <w:pPr/>
        </w:pPrChange>
      </w:pPr>
      <w:ins w:id="561" w:author="KAUAN GUILHERME ALVES PINHEIRO SANTOS" w:date="2025-06-30T19:05:00Z">
        <w:r w:rsidRPr="00A21660">
          <w:rPr>
            <w:rFonts w:ascii="Times New Roman" w:eastAsia="Arial" w:hAnsi="Times New Roman" w:cs="Times New Roman"/>
            <w:color w:val="000000" w:themeColor="text1"/>
            <w:rPrChange w:id="56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Vale observar que é possível fazer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56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login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56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/cadastro diretamente com 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56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google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56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clicando no ícone da logo “</w:t>
        </w:r>
      </w:ins>
      <w:ins w:id="567" w:author="Yasmin Cantanhede" w:date="2025-08-09T23:10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56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G</w:t>
        </w:r>
      </w:ins>
      <w:ins w:id="569" w:author="KAUAN GUILHERME ALVES PINHEIRO SANTOS" w:date="2025-06-30T19:05:00Z">
        <w:del w:id="570" w:author="Yasmin Cantanhede" w:date="2025-08-09T23:10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571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g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572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oogle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57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” na tela de cadastro ou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57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login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57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.</w:t>
        </w:r>
      </w:ins>
    </w:p>
    <w:p w14:paraId="3CF2D8B6" w14:textId="77777777" w:rsidR="004C4CBE" w:rsidRPr="00A21660" w:rsidRDefault="004C4CBE" w:rsidP="000D695B">
      <w:pPr>
        <w:spacing w:before="240" w:after="120" w:line="360" w:lineRule="auto"/>
        <w:ind w:firstLine="708"/>
        <w:jc w:val="both"/>
        <w:rPr>
          <w:ins w:id="576" w:author="RAYLAN BRUNO SANTANA CARVALHO" w:date="2025-06-30T18:48:00Z"/>
          <w:rFonts w:ascii="Times New Roman" w:eastAsia="Arial" w:hAnsi="Times New Roman" w:cs="Times New Roman"/>
          <w:color w:val="000000" w:themeColor="text1"/>
          <w:rPrChange w:id="577" w:author="RAYLAN BRUNO SANTANA CARVALHO" w:date="2025-08-10T19:48:00Z">
            <w:rPr>
              <w:ins w:id="578" w:author="RAYLAN BRUNO SANTANA CARVALHO" w:date="2025-06-30T18:48:00Z"/>
              <w:rFonts w:ascii="Arial" w:eastAsia="Arial" w:hAnsi="Arial" w:cs="Arial"/>
              <w:color w:val="000000" w:themeColor="text1"/>
            </w:rPr>
          </w:rPrChange>
        </w:rPr>
        <w:pPrChange w:id="579" w:author="RAYLAN BRUNO SANTANA CARVALHO" w:date="2025-08-10T20:13:00Z">
          <w:pPr>
            <w:spacing w:after="0"/>
            <w:jc w:val="both"/>
          </w:pPr>
        </w:pPrChange>
      </w:pPr>
    </w:p>
    <w:p w14:paraId="5EC0D3CC" w14:textId="77777777" w:rsidR="004C4CBE" w:rsidRPr="00A21660" w:rsidRDefault="00CB7FD7" w:rsidP="003546F0">
      <w:pPr>
        <w:spacing w:after="120" w:line="360" w:lineRule="auto"/>
        <w:jc w:val="both"/>
        <w:rPr>
          <w:ins w:id="580" w:author="KAUAN GUILHERME ALVES PINHEIRO SANTOS" w:date="2025-06-30T19:10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581" w:author="RAYLAN BRUNO SANTANA CARVALHO" w:date="2025-08-10T19:48:00Z">
            <w:rPr>
              <w:ins w:id="582" w:author="KAUAN GUILHERME ALVES PINHEIRO SANTOS" w:date="2025-06-30T19:10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583" w:author="RAYLAN BRUNO SANTANA CARVALHO" w:date="2025-08-10T20:07:00Z">
          <w:pPr>
            <w:spacing w:after="0"/>
            <w:jc w:val="both"/>
          </w:pPr>
        </w:pPrChange>
      </w:pPr>
      <w:ins w:id="584" w:author="RAYLAN BRUNO SANTANA CARVALHO" w:date="2025-06-30T18:4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585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4. </w:t>
        </w:r>
        <w:del w:id="586" w:author="KAUAN GUILHERME ALVES PINHEIRO SANTOS" w:date="2025-06-30T19:10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587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Login no Sistema</w:delText>
          </w:r>
        </w:del>
      </w:ins>
      <w:ins w:id="588" w:author="KAUAN GUILHERME ALVES PINHEIRO SANTOS" w:date="2025-06-30T19:10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58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 Tela Inicial (Home)</w:t>
        </w:r>
      </w:ins>
    </w:p>
    <w:p w14:paraId="2037EDD7" w14:textId="2EFABE26" w:rsidR="004C4CBE" w:rsidRPr="00A21660" w:rsidRDefault="00CB7FD7" w:rsidP="000D695B">
      <w:pPr>
        <w:spacing w:before="240" w:after="120" w:line="360" w:lineRule="auto"/>
        <w:ind w:firstLine="360"/>
        <w:jc w:val="both"/>
        <w:rPr>
          <w:ins w:id="590" w:author="KAUAN GUILHERME ALVES PINHEIRO SANTOS" w:date="2025-06-30T19:10:00Z"/>
          <w:rFonts w:ascii="Times New Roman" w:eastAsia="Arial" w:hAnsi="Times New Roman" w:cs="Times New Roman"/>
          <w:color w:val="000000" w:themeColor="text1"/>
          <w:rPrChange w:id="591" w:author="RAYLAN BRUNO SANTANA CARVALHO" w:date="2025-08-10T19:48:00Z">
            <w:rPr>
              <w:ins w:id="592" w:author="KAUAN GUILHERME ALVES PINHEIRO SANTOS" w:date="2025-06-30T19:10:00Z"/>
              <w:rFonts w:ascii="Arial" w:eastAsia="Arial" w:hAnsi="Arial" w:cs="Arial"/>
              <w:color w:val="000000" w:themeColor="text1"/>
            </w:rPr>
          </w:rPrChange>
        </w:rPr>
        <w:pPrChange w:id="593" w:author="RAYLAN BRUNO SANTANA CARVALHO" w:date="2025-08-10T20:13:00Z">
          <w:pPr>
            <w:spacing w:before="240" w:after="0"/>
            <w:jc w:val="both"/>
          </w:pPr>
        </w:pPrChange>
      </w:pPr>
      <w:ins w:id="594" w:author="KAUAN GUILHERME ALVES PINHEIRO SANTOS" w:date="2025-06-30T19:10:00Z">
        <w:r w:rsidRPr="00A21660">
          <w:rPr>
            <w:rFonts w:ascii="Times New Roman" w:eastAsia="Arial" w:hAnsi="Times New Roman" w:cs="Times New Roman"/>
            <w:color w:val="000000" w:themeColor="text1"/>
            <w:rPrChange w:id="59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Após 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59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login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5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</w:t>
        </w:r>
      </w:ins>
      <w:r w:rsidRPr="00A21660">
        <w:rPr>
          <w:rFonts w:ascii="Times New Roman" w:eastAsia="Arial" w:hAnsi="Times New Roman" w:cs="Times New Roman"/>
          <w:color w:val="000000" w:themeColor="text1"/>
          <w:rPrChange w:id="598" w:author="RAYLAN BRUNO SANTANA CARVALHO" w:date="2025-08-10T19:48:00Z">
            <w:rPr>
              <w:rFonts w:ascii="Arial" w:eastAsia="Arial" w:hAnsi="Arial" w:cs="Arial"/>
              <w:color w:val="000000" w:themeColor="text1"/>
            </w:rPr>
          </w:rPrChange>
        </w:rPr>
        <w:t xml:space="preserve">o </w:t>
      </w:r>
      <w:del w:id="599" w:author="Yasmin Cantanhede" w:date="2025-08-09T23:24:00Z">
        <w:r w:rsidRPr="00A21660">
          <w:rPr>
            <w:rFonts w:ascii="Times New Roman" w:eastAsia="Arial" w:hAnsi="Times New Roman" w:cs="Times New Roman"/>
            <w:color w:val="000000" w:themeColor="text1"/>
            <w:rPrChange w:id="60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usuario</w:delText>
        </w:r>
      </w:del>
      <w:ins w:id="601" w:author="Yasmin Cantanhede" w:date="2025-08-09T23:24:00Z">
        <w:r w:rsidRPr="00A21660">
          <w:rPr>
            <w:rFonts w:ascii="Times New Roman" w:eastAsia="Arial" w:hAnsi="Times New Roman" w:cs="Times New Roman"/>
            <w:color w:val="000000" w:themeColor="text1"/>
            <w:rPrChange w:id="60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usuário </w:t>
        </w:r>
      </w:ins>
      <w:ins w:id="603" w:author="KAUAN GUILHERME ALVES PINHEIRO SANTOS" w:date="2025-06-30T19:10:00Z">
        <w:r w:rsidRPr="00A21660">
          <w:rPr>
            <w:rFonts w:ascii="Times New Roman" w:eastAsia="Arial" w:hAnsi="Times New Roman" w:cs="Times New Roman"/>
            <w:color w:val="000000" w:themeColor="text1"/>
            <w:rPrChange w:id="60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será redirecionado para a página inicial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60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novamente</w:t>
        </w:r>
      </w:ins>
      <w:ins w:id="606" w:author="Autor desconhecido" w:date="2025-08-09T21:25:00Z">
        <w:r w:rsidRPr="00A21660">
          <w:rPr>
            <w:rFonts w:ascii="Times New Roman" w:eastAsia="Arial" w:hAnsi="Times New Roman" w:cs="Times New Roman"/>
            <w:color w:val="000000" w:themeColor="text1"/>
            <w:rPrChange w:id="60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 segundo mostra a figura 6</w:t>
        </w:r>
      </w:ins>
      <w:ins w:id="608" w:author="RAYLAN BRUNO SANTANA CARVALHO" w:date="2025-08-10T19:56:00Z">
        <w:r w:rsidR="00A21660">
          <w:rPr>
            <w:rFonts w:ascii="Times New Roman" w:eastAsia="Arial" w:hAnsi="Times New Roman" w:cs="Times New Roman"/>
            <w:color w:val="000000" w:themeColor="text1"/>
          </w:rPr>
          <w:t>.</w:t>
        </w:r>
      </w:ins>
      <w:del w:id="609" w:author="Autor desconhecido" w:date="2025-08-09T21:25:00Z">
        <w:r w:rsidRPr="00A21660">
          <w:rPr>
            <w:rFonts w:ascii="Times New Roman" w:eastAsia="Arial" w:hAnsi="Times New Roman" w:cs="Times New Roman"/>
            <w:color w:val="000000" w:themeColor="text1"/>
            <w:rPrChange w:id="61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.</w:delText>
        </w:r>
      </w:del>
    </w:p>
    <w:p w14:paraId="5EA4A160" w14:textId="77777777" w:rsidR="004C4CBE" w:rsidRPr="00A21660" w:rsidRDefault="00CB7FD7" w:rsidP="003546F0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ins w:id="611" w:author="KAUAN GUILHERME ALVES PINHEIRO SANTOS" w:date="2025-06-30T19:10:00Z"/>
          <w:rFonts w:ascii="Times New Roman" w:eastAsia="Arial" w:hAnsi="Times New Roman" w:cs="Times New Roman"/>
          <w:color w:val="000000" w:themeColor="text1"/>
          <w:rPrChange w:id="612" w:author="RAYLAN BRUNO SANTANA CARVALHO" w:date="2025-08-10T19:48:00Z">
            <w:rPr>
              <w:ins w:id="613" w:author="KAUAN GUILHERME ALVES PINHEIRO SANTOS" w:date="2025-06-30T19:10:00Z"/>
              <w:rFonts w:ascii="Arial" w:eastAsia="Arial" w:hAnsi="Arial" w:cs="Arial"/>
              <w:color w:val="000000" w:themeColor="text1"/>
            </w:rPr>
          </w:rPrChange>
        </w:rPr>
        <w:pPrChange w:id="614" w:author="RAYLAN BRUNO SANTANA CARVALHO" w:date="2025-08-10T20:07:00Z">
          <w:pPr/>
        </w:pPrChange>
      </w:pPr>
      <w:ins w:id="615" w:author="KAUAN GUILHERME ALVES PINHEIRO SANTOS" w:date="2025-06-30T19:10:00Z">
        <w:del w:id="616" w:author="Yasmin Cantanhede" w:date="2025-08-09T22:23:00Z">
          <w:r w:rsidRPr="00A21660">
            <w:rPr>
              <w:rFonts w:ascii="Times New Roman" w:eastAsia="Arial" w:hAnsi="Times New Roman" w:cs="Times New Roman"/>
              <w:color w:val="000000" w:themeColor="text1"/>
              <w:rPrChange w:id="617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lastRenderedPageBreak/>
            <w:delText>Aqui</w:delText>
          </w:r>
        </w:del>
      </w:ins>
      <w:r w:rsidRPr="00A21660">
        <w:rPr>
          <w:rFonts w:ascii="Times New Roman" w:eastAsia="Arial" w:hAnsi="Times New Roman" w:cs="Times New Roman"/>
          <w:color w:val="000000" w:themeColor="text1"/>
          <w:rPrChange w:id="618" w:author="RAYLAN BRUNO SANTANA CARVALHO" w:date="2025-08-10T19:48:00Z">
            <w:rPr>
              <w:rFonts w:ascii="Arial" w:eastAsia="Arial" w:hAnsi="Arial" w:cs="Arial"/>
              <w:color w:val="000000" w:themeColor="text1"/>
            </w:rPr>
          </w:rPrChange>
        </w:rPr>
        <w:t>Nessa tela estarão as duas opções de busca:</w:t>
      </w:r>
    </w:p>
    <w:p w14:paraId="3FA8CFC9" w14:textId="77777777" w:rsidR="004C4CBE" w:rsidRPr="00A21660" w:rsidRDefault="00CB7FD7" w:rsidP="003546F0">
      <w:pPr>
        <w:pStyle w:val="PargrafodaLista"/>
        <w:numPr>
          <w:ilvl w:val="1"/>
          <w:numId w:val="10"/>
        </w:numPr>
        <w:spacing w:after="120" w:line="360" w:lineRule="auto"/>
        <w:jc w:val="both"/>
        <w:rPr>
          <w:ins w:id="619" w:author="KAUAN GUILHERME ALVES PINHEIRO SANTOS" w:date="2025-06-30T19:10:00Z"/>
          <w:rFonts w:ascii="Times New Roman" w:eastAsia="Arial" w:hAnsi="Times New Roman" w:cs="Times New Roman"/>
          <w:color w:val="000000" w:themeColor="text1"/>
          <w:rPrChange w:id="620" w:author="RAYLAN BRUNO SANTANA CARVALHO" w:date="2025-08-10T19:48:00Z">
            <w:rPr>
              <w:ins w:id="621" w:author="KAUAN GUILHERME ALVES PINHEIRO SANTOS" w:date="2025-06-30T19:10:00Z"/>
              <w:rFonts w:ascii="Arial" w:eastAsia="Arial" w:hAnsi="Arial" w:cs="Arial"/>
              <w:color w:val="000000" w:themeColor="text1"/>
            </w:rPr>
          </w:rPrChange>
        </w:rPr>
        <w:pPrChange w:id="622" w:author="RAYLAN BRUNO SANTANA CARVALHO" w:date="2025-08-10T20:07:00Z">
          <w:pPr/>
        </w:pPrChange>
      </w:pPr>
      <w:ins w:id="623" w:author="KAUAN GUILHERME ALVES PINHEIRO SANTOS" w:date="2025-06-30T19:10:00Z">
        <w:r w:rsidRPr="00A21660">
          <w:rPr>
            <w:rFonts w:ascii="Times New Roman" w:eastAsia="Arial" w:hAnsi="Times New Roman" w:cs="Times New Roman"/>
            <w:color w:val="000000" w:themeColor="text1"/>
            <w:rPrChange w:id="62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Formulário de pesquisa</w:t>
        </w:r>
      </w:ins>
    </w:p>
    <w:p w14:paraId="35EFF505" w14:textId="77777777" w:rsidR="004C4CBE" w:rsidRPr="00A21660" w:rsidRDefault="00CB7FD7" w:rsidP="003546F0">
      <w:pPr>
        <w:pStyle w:val="PargrafodaLista"/>
        <w:numPr>
          <w:ilvl w:val="1"/>
          <w:numId w:val="10"/>
        </w:numPr>
        <w:spacing w:after="120" w:line="360" w:lineRule="auto"/>
        <w:jc w:val="both"/>
        <w:rPr>
          <w:ins w:id="625" w:author="Yasmin Cantanhede" w:date="2025-08-09T22:24:00Z"/>
          <w:rFonts w:ascii="Times New Roman" w:eastAsia="Arial" w:hAnsi="Times New Roman" w:cs="Times New Roman"/>
          <w:color w:val="000000" w:themeColor="text1"/>
          <w:rPrChange w:id="626" w:author="RAYLAN BRUNO SANTANA CARVALHO" w:date="2025-08-10T19:48:00Z">
            <w:rPr>
              <w:ins w:id="627" w:author="Yasmin Cantanhede" w:date="2025-08-09T22:24:00Z"/>
              <w:rFonts w:ascii="Arial" w:eastAsia="Arial" w:hAnsi="Arial" w:cs="Arial"/>
              <w:color w:val="000000" w:themeColor="text1"/>
            </w:rPr>
          </w:rPrChange>
        </w:rPr>
        <w:pPrChange w:id="628" w:author="RAYLAN BRUNO SANTANA CARVALHO" w:date="2025-08-10T20:07:00Z">
          <w:pPr/>
        </w:pPrChange>
      </w:pPr>
      <w:proofErr w:type="spellStart"/>
      <w:ins w:id="629" w:author="KAUAN GUILHERME ALVES PINHEIRO SANTOS" w:date="2025-06-30T19:10:00Z">
        <w:r w:rsidRPr="00A21660">
          <w:rPr>
            <w:rFonts w:ascii="Times New Roman" w:eastAsia="Arial" w:hAnsi="Times New Roman" w:cs="Times New Roman"/>
            <w:color w:val="000000" w:themeColor="text1"/>
            <w:rPrChange w:id="63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63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inteligente</w:t>
        </w:r>
      </w:ins>
    </w:p>
    <w:p w14:paraId="060AA6A1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632" w:author="KAUAN GUILHERME ALVES PINHEIRO SANTOS" w:date="2025-06-30T19:11:00Z"/>
          <w:rFonts w:ascii="Times New Roman" w:eastAsia="Arial" w:hAnsi="Times New Roman" w:cs="Times New Roman"/>
          <w:color w:val="000000" w:themeColor="text1"/>
          <w:sz w:val="20"/>
          <w:rPrChange w:id="633" w:author="RAYLAN BRUNO SANTANA CARVALHO" w:date="2025-08-10T20:16:00Z">
            <w:rPr>
              <w:ins w:id="634" w:author="KAUAN GUILHERME ALVES PINHEIRO SANTOS" w:date="2025-06-30T19:11:00Z"/>
              <w:rFonts w:ascii="Arial" w:eastAsia="Arial" w:hAnsi="Arial" w:cs="Arial"/>
              <w:color w:val="000000" w:themeColor="text1"/>
            </w:rPr>
          </w:rPrChange>
        </w:rPr>
        <w:pPrChange w:id="635" w:author="RAYLAN BRUNO SANTANA CARVALHO" w:date="2025-08-10T20:07:00Z">
          <w:pPr/>
        </w:pPrChange>
      </w:pPr>
      <w:ins w:id="636" w:author="Yasmin Cantanhede" w:date="2025-08-09T22:24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637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Figura 6 – </w:t>
        </w:r>
      </w:ins>
      <w:ins w:id="638" w:author="Yasmin Cantanhede" w:date="2025-08-09T23:10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639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Tela h</w:t>
        </w:r>
      </w:ins>
      <w:ins w:id="640" w:author="Yasmin Cantanhede" w:date="2025-08-09T22:23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641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ome após </w:t>
        </w:r>
        <w:proofErr w:type="spellStart"/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642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login</w:t>
        </w:r>
      </w:ins>
      <w:proofErr w:type="spellEnd"/>
    </w:p>
    <w:p w14:paraId="0FB78278" w14:textId="77777777" w:rsidR="004C4CBE" w:rsidRDefault="24602F96" w:rsidP="003546F0">
      <w:pPr>
        <w:spacing w:after="120" w:line="360" w:lineRule="auto"/>
        <w:jc w:val="center"/>
        <w:rPr>
          <w:ins w:id="643" w:author="RAYLAN BRUNO SANTANA CARVALHO" w:date="2025-08-10T19:56:00Z"/>
          <w:rFonts w:ascii="Times New Roman" w:hAnsi="Times New Roman" w:cs="Times New Roman"/>
        </w:rPr>
        <w:pPrChange w:id="644" w:author="RAYLAN BRUNO SANTANA CARVALHO" w:date="2025-08-10T20:07:00Z">
          <w:pPr>
            <w:spacing w:after="0"/>
            <w:jc w:val="both"/>
          </w:pPr>
        </w:pPrChange>
      </w:pPr>
      <w:ins w:id="645" w:author="Yasmin Cantanhede" w:date="2025-08-09T21:38:00Z">
        <w:r w:rsidRPr="00A21660">
          <w:rPr>
            <w:rFonts w:ascii="Times New Roman" w:hAnsi="Times New Roman" w:cs="Times New Roman"/>
            <w:noProof/>
            <w:lang w:eastAsia="pt-BR"/>
            <w:rPrChange w:id="646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5847EE47" wp14:editId="6BF6BA8F">
              <wp:extent cx="5404322" cy="2524760"/>
              <wp:effectExtent l="0" t="0" r="0" b="0"/>
              <wp:docPr id="7" name="Figura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Figura7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2"/>
                      <a:srcRect l="2997" t="11925"/>
                      <a:stretch/>
                    </pic:blipFill>
                    <pic:spPr bwMode="auto">
                      <a:xfrm>
                        <a:off x="0" y="0"/>
                        <a:ext cx="5405135" cy="2525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645D9371" w14:textId="7187A5CC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647" w:author="RAYLAN BRUNO SANTANA CARVALHO" w:date="2025-06-30T18:48:00Z"/>
          <w:rFonts w:ascii="Times New Roman" w:hAnsi="Times New Roman" w:cs="Times New Roman"/>
          <w:sz w:val="20"/>
          <w:rPrChange w:id="648" w:author="RAYLAN BRUNO SANTANA CARVALHO" w:date="2025-08-10T20:16:00Z">
            <w:rPr>
              <w:ins w:id="649" w:author="RAYLAN BRUNO SANTANA CARVALHO" w:date="2025-06-30T18:48:00Z"/>
            </w:rPr>
          </w:rPrChange>
        </w:rPr>
        <w:pPrChange w:id="650" w:author="RAYLAN BRUNO SANTANA CARVALHO" w:date="2025-08-10T20:07:00Z">
          <w:pPr>
            <w:spacing w:after="0"/>
            <w:jc w:val="both"/>
          </w:pPr>
        </w:pPrChange>
      </w:pPr>
      <w:ins w:id="651" w:author="RAYLAN BRUNO SANTANA CARVALHO" w:date="2025-08-10T19:56:00Z">
        <w:r w:rsidRPr="000D695B">
          <w:rPr>
            <w:rFonts w:ascii="Times New Roman" w:hAnsi="Times New Roman" w:cs="Times New Roman"/>
            <w:sz w:val="20"/>
            <w:rPrChange w:id="652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54902435" w14:textId="77777777" w:rsidR="004C4CBE" w:rsidRPr="00A21660" w:rsidRDefault="00CB7FD7" w:rsidP="003546F0">
      <w:pPr>
        <w:spacing w:before="240" w:after="120" w:line="360" w:lineRule="auto"/>
        <w:jc w:val="both"/>
        <w:rPr>
          <w:ins w:id="653" w:author="Yasmin Cantanhede" w:date="2025-08-09T23:10:00Z"/>
          <w:rFonts w:ascii="Times New Roman" w:eastAsia="Arial" w:hAnsi="Times New Roman" w:cs="Times New Roman"/>
          <w:b/>
          <w:bCs/>
          <w:color w:val="000000" w:themeColor="text1"/>
          <w:rPrChange w:id="654" w:author="RAYLAN BRUNO SANTANA CARVALHO" w:date="2025-08-10T19:48:00Z">
            <w:rPr>
              <w:ins w:id="655" w:author="Yasmin Cantanhede" w:date="2025-08-09T23:10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656" w:author="RAYLAN BRUNO SANTANA CARVALHO" w:date="2025-08-10T20:07:00Z">
          <w:pPr>
            <w:spacing w:before="240" w:after="240"/>
            <w:jc w:val="both"/>
          </w:pPr>
        </w:pPrChange>
      </w:pPr>
      <w:ins w:id="657" w:author="RAYLAN BRUNO SANTANA CARVALHO" w:date="2025-06-30T18:4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65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5. </w:t>
        </w:r>
        <w:del w:id="659" w:author="LILIA ROSA COELHO MOURA" w:date="2025-06-30T20:01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660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Login no Sistema</w:delText>
          </w:r>
        </w:del>
      </w:ins>
      <w:ins w:id="661" w:author="LILIA ROSA COELHO MOURA" w:date="2025-06-30T20:02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662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 Pesquisa</w:t>
        </w:r>
        <w:del w:id="663" w:author="Yasmin Cantanhede" w:date="2025-08-09T22:25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664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r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665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 de Passagens via Formulário</w:t>
        </w:r>
      </w:ins>
    </w:p>
    <w:p w14:paraId="6BDFA8CD" w14:textId="6879E27E" w:rsidR="004C4CBE" w:rsidRPr="00A21660" w:rsidDel="000D695B" w:rsidRDefault="00CB7FD7" w:rsidP="003546F0">
      <w:pPr>
        <w:pStyle w:val="PargrafodaLista"/>
        <w:numPr>
          <w:ilvl w:val="0"/>
          <w:numId w:val="3"/>
        </w:numPr>
        <w:spacing w:after="120" w:line="360" w:lineRule="auto"/>
        <w:jc w:val="both"/>
        <w:rPr>
          <w:ins w:id="666" w:author="LILIA ROSA COELHO MOURA" w:date="2025-06-30T20:03:00Z"/>
          <w:del w:id="667" w:author="RAYLAN BRUNO SANTANA CARVALHO" w:date="2025-08-10T20:13:00Z"/>
          <w:rFonts w:ascii="Times New Roman" w:eastAsia="Arial" w:hAnsi="Times New Roman" w:cs="Times New Roman"/>
          <w:b/>
          <w:bCs/>
          <w:color w:val="000000" w:themeColor="text1"/>
          <w:rPrChange w:id="668" w:author="RAYLAN BRUNO SANTANA CARVALHO" w:date="2025-08-10T19:48:00Z">
            <w:rPr>
              <w:ins w:id="669" w:author="LILIA ROSA COELHO MOURA" w:date="2025-06-30T20:03:00Z"/>
              <w:del w:id="670" w:author="RAYLAN BRUNO SANTANA CARVALHO" w:date="2025-08-10T20:13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671" w:author="RAYLAN BRUNO SANTANA CARVALHO" w:date="2025-08-10T20:07:00Z">
          <w:pPr>
            <w:spacing w:after="0"/>
            <w:jc w:val="both"/>
          </w:pPr>
        </w:pPrChange>
      </w:pPr>
      <w:ins w:id="672" w:author="Yasmin Cantanhede" w:date="2025-08-09T22:25:00Z">
        <w:del w:id="673" w:author="RAYLAN BRUNO SANTANA CARVALHO" w:date="2025-08-10T20:13:00Z">
          <w:r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674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 xml:space="preserve">5.1 </w:delText>
          </w:r>
        </w:del>
      </w:ins>
      <w:ins w:id="675" w:author="LILIA ROSA COELHO MOURA" w:date="2025-06-30T20:03:00Z">
        <w:del w:id="676" w:author="RAYLAN BRUNO SANTANA CARVALHO" w:date="2025-08-10T20:13:00Z">
          <w:r w:rsidR="24602F96"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677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Como usar:</w:delText>
          </w:r>
        </w:del>
      </w:ins>
    </w:p>
    <w:p w14:paraId="3E0DD501" w14:textId="77777777" w:rsidR="004C4CBE" w:rsidRPr="00A21660" w:rsidRDefault="00CB7FD7" w:rsidP="003546F0">
      <w:pPr>
        <w:spacing w:after="120" w:line="360" w:lineRule="auto"/>
        <w:jc w:val="both"/>
        <w:rPr>
          <w:ins w:id="678" w:author="LILIA ROSA COELHO MOURA" w:date="2025-06-30T20:04:00Z"/>
          <w:rFonts w:ascii="Times New Roman" w:eastAsia="Arial" w:hAnsi="Times New Roman" w:cs="Times New Roman"/>
          <w:b/>
          <w:bCs/>
          <w:color w:val="000000" w:themeColor="text1"/>
          <w:rPrChange w:id="679" w:author="RAYLAN BRUNO SANTANA CARVALHO" w:date="2025-08-10T19:48:00Z">
            <w:rPr>
              <w:ins w:id="680" w:author="LILIA ROSA COELHO MOURA" w:date="2025-06-30T20:04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681" w:author="RAYLAN BRUNO SANTANA CARVALHO" w:date="2025-08-10T20:07:00Z">
          <w:pPr>
            <w:spacing w:after="0"/>
            <w:jc w:val="both"/>
          </w:pPr>
        </w:pPrChange>
      </w:pPr>
      <w:r w:rsidRPr="00A21660">
        <w:rPr>
          <w:rFonts w:ascii="Times New Roman" w:eastAsia="Arial" w:hAnsi="Times New Roman" w:cs="Times New Roman"/>
          <w:color w:val="000000" w:themeColor="text1"/>
          <w:rPrChange w:id="682" w:author="RAYLAN BRUNO SANTANA CARVALHO" w:date="2025-08-10T19:48:00Z">
            <w:rPr>
              <w:rFonts w:ascii="Arial" w:eastAsia="Arial" w:hAnsi="Arial" w:cs="Arial"/>
              <w:color w:val="000000" w:themeColor="text1"/>
            </w:rPr>
          </w:rPrChange>
        </w:rPr>
        <w:t xml:space="preserve">1. </w:t>
      </w:r>
      <w:ins w:id="683" w:author="Autor desconhecido" w:date="2025-08-09T21:25:00Z">
        <w:r w:rsidRPr="00A21660">
          <w:rPr>
            <w:rFonts w:ascii="Times New Roman" w:eastAsia="Arial" w:hAnsi="Times New Roman" w:cs="Times New Roman"/>
            <w:color w:val="000000" w:themeColor="text1"/>
            <w:rPrChange w:id="68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Na figura 7, mostra-se a parte do formulário na tela inicial. </w:t>
        </w:r>
      </w:ins>
      <w:ins w:id="685" w:author="LILIA ROSA COELHO MOURA" w:date="2025-06-30T20:03:00Z">
        <w:r w:rsidRPr="00A21660">
          <w:rPr>
            <w:rFonts w:ascii="Times New Roman" w:eastAsia="Arial" w:hAnsi="Times New Roman" w:cs="Times New Roman"/>
            <w:color w:val="000000" w:themeColor="text1"/>
            <w:rPrChange w:id="68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Preencha os campos: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687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 Origem, Destino, Data da viagem e Passageiros</w:t>
        </w:r>
      </w:ins>
      <w:ins w:id="688" w:author="Yasmin Cantanhede" w:date="2025-08-09T22:27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68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.</w:t>
        </w:r>
      </w:ins>
    </w:p>
    <w:p w14:paraId="066B7646" w14:textId="5407BD0E" w:rsidR="6EB8060E" w:rsidRPr="00A21660" w:rsidRDefault="6EB8060E" w:rsidP="003546F0">
      <w:pPr>
        <w:spacing w:after="120" w:line="360" w:lineRule="auto"/>
        <w:jc w:val="both"/>
        <w:rPr>
          <w:ins w:id="690" w:author="LILIA ROSA COELHO MOURA" w:date="2025-08-10T18:37:00Z"/>
          <w:rFonts w:ascii="Times New Roman" w:eastAsia="Arial" w:hAnsi="Times New Roman" w:cs="Times New Roman"/>
          <w:b/>
          <w:bCs/>
          <w:color w:val="000000" w:themeColor="text1"/>
          <w:rPrChange w:id="691" w:author="RAYLAN BRUNO SANTANA CARVALHO" w:date="2025-08-10T19:48:00Z">
            <w:rPr>
              <w:ins w:id="692" w:author="LILIA ROSA COELHO MOURA" w:date="2025-08-10T18:37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693" w:author="RAYLAN BRUNO SANTANA CARVALHO" w:date="2025-08-10T20:07:00Z">
          <w:pPr>
            <w:spacing w:after="0"/>
            <w:jc w:val="both"/>
          </w:pPr>
        </w:pPrChange>
      </w:pPr>
      <w:ins w:id="694" w:author="LILIA ROSA COELHO MOURA" w:date="2025-06-30T20:04:00Z">
        <w:r w:rsidRPr="00A21660">
          <w:rPr>
            <w:rFonts w:ascii="Times New Roman" w:eastAsia="Arial" w:hAnsi="Times New Roman" w:cs="Times New Roman"/>
            <w:color w:val="000000" w:themeColor="text1"/>
            <w:rPrChange w:id="69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2.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696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6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Clique em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69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 “Buscar”</w:t>
        </w:r>
      </w:ins>
      <w:ins w:id="699" w:author="Yasmin Cantanhede" w:date="2025-08-09T22:27:00Z">
        <w:del w:id="700" w:author="LILIA ROSA COELHO MOURA" w:date="2025-08-10T18:36:00Z">
          <w:r w:rsidRPr="00A21660" w:rsidDel="6EB8060E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701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.</w:delText>
          </w:r>
        </w:del>
      </w:ins>
    </w:p>
    <w:p w14:paraId="26CA72F5" w14:textId="6E2D53C4" w:rsidR="6EB8060E" w:rsidDel="000D695B" w:rsidRDefault="6EB8060E" w:rsidP="003546F0">
      <w:pPr>
        <w:keepNext/>
        <w:spacing w:after="120" w:line="360" w:lineRule="auto"/>
        <w:jc w:val="center"/>
        <w:rPr>
          <w:del w:id="702" w:author="LILIA ROSA COELHO MOURA" w:date="2025-08-10T18:36:00Z"/>
          <w:rFonts w:ascii="Times New Roman" w:eastAsia="Arial" w:hAnsi="Times New Roman" w:cs="Times New Roman"/>
          <w:b/>
          <w:bCs/>
          <w:color w:val="000000" w:themeColor="text1"/>
          <w:sz w:val="20"/>
        </w:rPr>
        <w:pPrChange w:id="703" w:author="RAYLAN BRUNO SANTANA CARVALHO" w:date="2025-08-10T20:07:00Z">
          <w:pPr>
            <w:spacing w:after="0"/>
            <w:jc w:val="both"/>
          </w:pPr>
        </w:pPrChange>
      </w:pPr>
    </w:p>
    <w:p w14:paraId="1BEEEC7E" w14:textId="77777777" w:rsidR="000D695B" w:rsidRDefault="000D695B" w:rsidP="003546F0">
      <w:pPr>
        <w:spacing w:after="120" w:line="360" w:lineRule="auto"/>
        <w:jc w:val="both"/>
        <w:rPr>
          <w:ins w:id="704" w:author="RAYLAN BRUNO SANTANA CARVALHO" w:date="2025-08-10T20:18:00Z"/>
          <w:rFonts w:ascii="Times New Roman" w:eastAsia="Arial" w:hAnsi="Times New Roman" w:cs="Times New Roman"/>
          <w:b/>
          <w:bCs/>
          <w:color w:val="000000" w:themeColor="text1"/>
          <w:sz w:val="20"/>
        </w:rPr>
        <w:pPrChange w:id="705" w:author="RAYLAN BRUNO SANTANA CARVALHO" w:date="2025-08-10T20:07:00Z">
          <w:pPr>
            <w:spacing w:after="0"/>
            <w:jc w:val="both"/>
          </w:pPr>
        </w:pPrChange>
      </w:pPr>
    </w:p>
    <w:p w14:paraId="37F3713F" w14:textId="77777777" w:rsidR="000D695B" w:rsidRPr="000D695B" w:rsidRDefault="000D695B" w:rsidP="003546F0">
      <w:pPr>
        <w:spacing w:after="120" w:line="360" w:lineRule="auto"/>
        <w:jc w:val="both"/>
        <w:rPr>
          <w:ins w:id="706" w:author="RAYLAN BRUNO SANTANA CARVALHO" w:date="2025-08-10T20:18:00Z"/>
          <w:rFonts w:ascii="Times New Roman" w:eastAsia="Arial" w:hAnsi="Times New Roman" w:cs="Times New Roman"/>
          <w:b/>
          <w:bCs/>
          <w:color w:val="000000" w:themeColor="text1"/>
          <w:sz w:val="20"/>
          <w:rPrChange w:id="707" w:author="RAYLAN BRUNO SANTANA CARVALHO" w:date="2025-08-10T20:16:00Z">
            <w:rPr>
              <w:ins w:id="708" w:author="RAYLAN BRUNO SANTANA CARVALHO" w:date="2025-08-10T20:18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709" w:author="RAYLAN BRUNO SANTANA CARVALHO" w:date="2025-08-10T20:07:00Z">
          <w:pPr>
            <w:spacing w:after="0"/>
            <w:jc w:val="both"/>
          </w:pPr>
        </w:pPrChange>
      </w:pPr>
    </w:p>
    <w:p w14:paraId="5F09AF58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710" w:author="Yasmin Cantanhede" w:date="2025-08-09T21:39:00Z"/>
          <w:rFonts w:ascii="Times New Roman" w:eastAsia="Arial" w:hAnsi="Times New Roman" w:cs="Times New Roman"/>
          <w:color w:val="000000" w:themeColor="text1"/>
          <w:sz w:val="20"/>
          <w:rPrChange w:id="711" w:author="RAYLAN BRUNO SANTANA CARVALHO" w:date="2025-08-10T20:16:00Z">
            <w:rPr>
              <w:ins w:id="712" w:author="Yasmin Cantanhede" w:date="2025-08-09T21:39:00Z"/>
              <w:rFonts w:ascii="Arial" w:eastAsia="Arial" w:hAnsi="Arial" w:cs="Arial"/>
              <w:color w:val="000000" w:themeColor="text1"/>
            </w:rPr>
          </w:rPrChange>
        </w:rPr>
        <w:pPrChange w:id="713" w:author="RAYLAN BRUNO SANTANA CARVALHO" w:date="2025-08-10T20:07:00Z">
          <w:pPr>
            <w:spacing w:after="0"/>
            <w:jc w:val="both"/>
          </w:pPr>
        </w:pPrChange>
      </w:pPr>
      <w:ins w:id="714" w:author="Yasmin Cantanhede" w:date="2025-08-09T22:27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715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lastRenderedPageBreak/>
          <w:t xml:space="preserve">Figura 7 – Busca via </w:t>
        </w:r>
      </w:ins>
      <w:ins w:id="716" w:author="Yasmin Cantanhede" w:date="2025-08-09T22:28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717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formulário</w:t>
        </w:r>
      </w:ins>
    </w:p>
    <w:p w14:paraId="1FC39945" w14:textId="77777777" w:rsidR="004C4CBE" w:rsidRDefault="24602F96" w:rsidP="003546F0">
      <w:pPr>
        <w:spacing w:after="120" w:line="360" w:lineRule="auto"/>
        <w:jc w:val="center"/>
        <w:rPr>
          <w:ins w:id="718" w:author="RAYLAN BRUNO SANTANA CARVALHO" w:date="2025-08-10T19:56:00Z"/>
          <w:rFonts w:ascii="Times New Roman" w:hAnsi="Times New Roman" w:cs="Times New Roman"/>
        </w:rPr>
        <w:pPrChange w:id="719" w:author="RAYLAN BRUNO SANTANA CARVALHO" w:date="2025-08-10T20:07:00Z">
          <w:pPr>
            <w:spacing w:after="0"/>
            <w:jc w:val="both"/>
          </w:pPr>
        </w:pPrChange>
      </w:pPr>
      <w:ins w:id="720" w:author="Yasmin Cantanhede" w:date="2025-08-09T21:39:00Z">
        <w:r w:rsidRPr="00A21660">
          <w:rPr>
            <w:rFonts w:ascii="Times New Roman" w:hAnsi="Times New Roman" w:cs="Times New Roman"/>
            <w:noProof/>
            <w:lang w:eastAsia="pt-BR"/>
            <w:rPrChange w:id="721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2B2622B1" wp14:editId="01C35E5F">
              <wp:extent cx="5437792" cy="2508885"/>
              <wp:effectExtent l="0" t="0" r="0" b="0"/>
              <wp:docPr id="8" name="Figura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Figura8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3"/>
                      <a:srcRect l="2564" t="12480"/>
                      <a:stretch/>
                    </pic:blipFill>
                    <pic:spPr bwMode="auto">
                      <a:xfrm>
                        <a:off x="0" y="0"/>
                        <a:ext cx="5438555" cy="25092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7BF080C3" w14:textId="19F6865A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722" w:author="LILIA ROSA COELHO MOURA" w:date="2025-06-30T20:04:00Z"/>
          <w:rFonts w:ascii="Times New Roman" w:hAnsi="Times New Roman" w:cs="Times New Roman"/>
          <w:sz w:val="20"/>
          <w:rPrChange w:id="723" w:author="RAYLAN BRUNO SANTANA CARVALHO" w:date="2025-08-10T20:16:00Z">
            <w:rPr>
              <w:ins w:id="724" w:author="LILIA ROSA COELHO MOURA" w:date="2025-06-30T20:04:00Z"/>
            </w:rPr>
          </w:rPrChange>
        </w:rPr>
        <w:pPrChange w:id="725" w:author="RAYLAN BRUNO SANTANA CARVALHO" w:date="2025-08-10T20:07:00Z">
          <w:pPr>
            <w:spacing w:after="0"/>
            <w:jc w:val="both"/>
          </w:pPr>
        </w:pPrChange>
      </w:pPr>
      <w:ins w:id="726" w:author="RAYLAN BRUNO SANTANA CARVALHO" w:date="2025-08-10T19:56:00Z">
        <w:r w:rsidRPr="000D695B">
          <w:rPr>
            <w:rFonts w:ascii="Times New Roman" w:hAnsi="Times New Roman" w:cs="Times New Roman"/>
            <w:sz w:val="20"/>
            <w:rPrChange w:id="727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57474644" w14:textId="77777777" w:rsidR="004C4CBE" w:rsidRPr="00A21660" w:rsidDel="00A21660" w:rsidRDefault="00CB7FD7" w:rsidP="003546F0">
      <w:pPr>
        <w:spacing w:before="240" w:after="120" w:line="360" w:lineRule="auto"/>
        <w:jc w:val="both"/>
        <w:rPr>
          <w:ins w:id="728" w:author="LILIA ROSA COELHO MOURA" w:date="2025-06-30T20:03:00Z"/>
          <w:del w:id="729" w:author="RAYLAN BRUNO SANTANA CARVALHO" w:date="2025-08-10T19:56:00Z"/>
          <w:rFonts w:ascii="Times New Roman" w:eastAsia="Arial" w:hAnsi="Times New Roman" w:cs="Times New Roman"/>
          <w:color w:val="000000" w:themeColor="text1"/>
          <w:rPrChange w:id="730" w:author="RAYLAN BRUNO SANTANA CARVALHO" w:date="2025-08-10T19:48:00Z">
            <w:rPr>
              <w:ins w:id="731" w:author="LILIA ROSA COELHO MOURA" w:date="2025-06-30T20:03:00Z"/>
              <w:del w:id="732" w:author="RAYLAN BRUNO SANTANA CARVALHO" w:date="2025-08-10T19:56:00Z"/>
              <w:rFonts w:ascii="Arial" w:eastAsia="Arial" w:hAnsi="Arial" w:cs="Arial"/>
              <w:color w:val="000000" w:themeColor="text1"/>
            </w:rPr>
          </w:rPrChange>
        </w:rPr>
        <w:pPrChange w:id="733" w:author="RAYLAN BRUNO SANTANA CARVALHO" w:date="2025-08-10T20:07:00Z">
          <w:pPr>
            <w:spacing w:after="0"/>
            <w:ind w:firstLine="708"/>
            <w:jc w:val="both"/>
          </w:pPr>
        </w:pPrChange>
      </w:pPr>
      <w:ins w:id="734" w:author="LILIA ROSA COELHO MOURA" w:date="2025-06-30T20:04:00Z">
        <w:r w:rsidRPr="00A21660">
          <w:rPr>
            <w:rFonts w:ascii="Times New Roman" w:eastAsia="Arial" w:hAnsi="Times New Roman" w:cs="Times New Roman"/>
            <w:color w:val="000000" w:themeColor="text1"/>
            <w:rPrChange w:id="73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3.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736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73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As passagens compatíveis serão exibidas na tela</w:t>
        </w:r>
      </w:ins>
      <w:ins w:id="738" w:author="Yasmin Cantanhede" w:date="2025-08-09T22:28:00Z">
        <w:r w:rsidRPr="00A21660">
          <w:rPr>
            <w:rFonts w:ascii="Times New Roman" w:eastAsia="Arial" w:hAnsi="Times New Roman" w:cs="Times New Roman"/>
            <w:color w:val="000000" w:themeColor="text1"/>
            <w:rPrChange w:id="73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.</w:t>
        </w:r>
      </w:ins>
    </w:p>
    <w:p w14:paraId="0562CB0E" w14:textId="77777777" w:rsidR="004C4CBE" w:rsidRPr="00A21660" w:rsidRDefault="004C4CBE" w:rsidP="003546F0">
      <w:pPr>
        <w:spacing w:before="240" w:after="120" w:line="360" w:lineRule="auto"/>
        <w:jc w:val="both"/>
        <w:rPr>
          <w:ins w:id="740" w:author="RAYLAN BRUNO SANTANA CARVALHO" w:date="2025-06-30T18:48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741" w:author="RAYLAN BRUNO SANTANA CARVALHO" w:date="2025-08-10T19:48:00Z">
            <w:rPr>
              <w:ins w:id="742" w:author="RAYLAN BRUNO SANTANA CARVALHO" w:date="2025-06-30T18:48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743" w:author="RAYLAN BRUNO SANTANA CARVALHO" w:date="2025-08-10T20:07:00Z">
          <w:pPr>
            <w:spacing w:after="0"/>
            <w:jc w:val="both"/>
          </w:pPr>
        </w:pPrChange>
      </w:pPr>
    </w:p>
    <w:p w14:paraId="3EACE704" w14:textId="77777777" w:rsidR="004C4CBE" w:rsidRPr="00A21660" w:rsidRDefault="00CB7FD7" w:rsidP="003546F0">
      <w:pPr>
        <w:spacing w:after="120" w:line="360" w:lineRule="auto"/>
        <w:jc w:val="both"/>
        <w:rPr>
          <w:ins w:id="744" w:author="VIRGINIA MARIA MONDEGO FERREIRA" w:date="2025-07-01T00:56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745" w:author="RAYLAN BRUNO SANTANA CARVALHO" w:date="2025-08-10T19:48:00Z">
            <w:rPr>
              <w:ins w:id="746" w:author="VIRGINIA MARIA MONDEGO FERREIRA" w:date="2025-07-01T00:56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747" w:author="RAYLAN BRUNO SANTANA CARVALHO" w:date="2025-08-10T20:07:00Z">
          <w:pPr>
            <w:spacing w:after="0"/>
            <w:jc w:val="both"/>
          </w:pPr>
        </w:pPrChange>
      </w:pPr>
      <w:ins w:id="748" w:author="RAYLAN BRUNO SANTANA CARVALHO" w:date="2025-06-30T18:4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74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6. </w:t>
        </w:r>
      </w:ins>
      <w:ins w:id="750" w:author="VIRGINIA MARIA MONDEGO FERREIRA" w:date="2025-07-01T00:56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751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Pesquisa de </w:t>
        </w:r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752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Passagens via </w:t>
        </w:r>
        <w:proofErr w:type="spellStart"/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753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Chatbot</w:t>
        </w:r>
        <w:proofErr w:type="spellEnd"/>
      </w:ins>
    </w:p>
    <w:p w14:paraId="17AC22EF" w14:textId="77777777" w:rsidR="004C4CBE" w:rsidRPr="00A21660" w:rsidRDefault="00CB7FD7" w:rsidP="000D695B">
      <w:pPr>
        <w:spacing w:after="120" w:line="360" w:lineRule="auto"/>
        <w:ind w:firstLine="360"/>
        <w:jc w:val="both"/>
        <w:rPr>
          <w:ins w:id="754" w:author="Yasmin Cantanhede" w:date="2025-08-09T23:56:00Z"/>
          <w:rFonts w:ascii="Times New Roman" w:eastAsia="Arial" w:hAnsi="Times New Roman" w:cs="Times New Roman"/>
          <w:color w:val="000000" w:themeColor="text1"/>
          <w:rPrChange w:id="755" w:author="RAYLAN BRUNO SANTANA CARVALHO" w:date="2025-08-10T19:48:00Z">
            <w:rPr>
              <w:ins w:id="756" w:author="Yasmin Cantanhede" w:date="2025-08-09T23:56:00Z"/>
              <w:rFonts w:ascii="Arial" w:eastAsia="Arial" w:hAnsi="Arial" w:cs="Arial"/>
              <w:color w:val="000000" w:themeColor="text1"/>
            </w:rPr>
          </w:rPrChange>
        </w:rPr>
        <w:pPrChange w:id="757" w:author="RAYLAN BRUNO SANTANA CARVALHO" w:date="2025-08-10T20:13:00Z">
          <w:pPr>
            <w:spacing w:after="240"/>
            <w:jc w:val="both"/>
          </w:pPr>
        </w:pPrChange>
      </w:pPr>
      <w:ins w:id="758" w:author="Yasmin Cantanhede" w:date="2025-08-09T23:56:00Z">
        <w:r w:rsidRPr="00A21660">
          <w:rPr>
            <w:rFonts w:ascii="Times New Roman" w:eastAsia="Arial" w:hAnsi="Times New Roman" w:cs="Times New Roman"/>
            <w:color w:val="000000" w:themeColor="text1"/>
            <w:rPrChange w:id="75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76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76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está configurado com um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76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prompt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76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que identifica os dados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76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essencias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76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para uma busca e um perfil de viagem, podendo ser “turista” ou “corporativo”.  No caso de “turista”, as viagens selecionadas serão: classe econômica, ordenadas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76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pelo menor preço. Ou, se for perfil “corporativo”, as viagens selecionadas serão: classe executiva, ordenadas pela menor duração. Para que essa busca aconteça, o usuário deve iniciar uma conversa acessando o campo de mensagem, que será enviado ao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76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76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76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por meio do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77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enter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77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. </w:t>
        </w:r>
      </w:ins>
    </w:p>
    <w:p w14:paraId="7F0D3B8C" w14:textId="365B16C8" w:rsidR="004C4CBE" w:rsidRPr="00A21660" w:rsidDel="000D695B" w:rsidRDefault="00CB7FD7" w:rsidP="003546F0">
      <w:pPr>
        <w:pStyle w:val="PargrafodaLista"/>
        <w:numPr>
          <w:ilvl w:val="0"/>
          <w:numId w:val="2"/>
        </w:numPr>
        <w:spacing w:after="120" w:line="360" w:lineRule="auto"/>
        <w:jc w:val="both"/>
        <w:rPr>
          <w:ins w:id="772" w:author="VIRGINIA MARIA MONDEGO FERREIRA" w:date="2025-07-01T01:03:00Z"/>
          <w:del w:id="773" w:author="RAYLAN BRUNO SANTANA CARVALHO" w:date="2025-08-10T20:13:00Z"/>
          <w:rFonts w:ascii="Times New Roman" w:eastAsia="Arial" w:hAnsi="Times New Roman" w:cs="Times New Roman"/>
          <w:b/>
          <w:bCs/>
          <w:color w:val="000000" w:themeColor="text1"/>
          <w:rPrChange w:id="774" w:author="RAYLAN BRUNO SANTANA CARVALHO" w:date="2025-08-10T19:48:00Z">
            <w:rPr>
              <w:ins w:id="775" w:author="VIRGINIA MARIA MONDEGO FERREIRA" w:date="2025-07-01T01:03:00Z"/>
              <w:del w:id="776" w:author="RAYLAN BRUNO SANTANA CARVALHO" w:date="2025-08-10T20:13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777" w:author="RAYLAN BRUNO SANTANA CARVALHO" w:date="2025-08-10T20:07:00Z">
          <w:pPr>
            <w:spacing w:after="240"/>
            <w:jc w:val="both"/>
          </w:pPr>
        </w:pPrChange>
      </w:pPr>
      <w:ins w:id="778" w:author="Yasmin Cantanhede" w:date="2025-08-09T22:29:00Z">
        <w:del w:id="779" w:author="RAYLAN BRUNO SANTANA CARVALHO" w:date="2025-08-10T20:13:00Z">
          <w:r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780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 xml:space="preserve">6.1 </w:delText>
          </w:r>
        </w:del>
      </w:ins>
      <w:ins w:id="781" w:author="VIRGINIA MARIA MONDEGO FERREIRA" w:date="2025-07-01T01:03:00Z">
        <w:del w:id="782" w:author="RAYLAN BRUNO SANTANA CARVALHO" w:date="2025-08-10T20:13:00Z">
          <w:r w:rsidR="24602F96" w:rsidRPr="00A21660" w:rsidDel="000D695B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783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Como usar:</w:delText>
          </w:r>
        </w:del>
      </w:ins>
    </w:p>
    <w:p w14:paraId="6AF6FB2F" w14:textId="382C8AD2" w:rsidR="004C4CBE" w:rsidRPr="00A21660" w:rsidDel="00A21660" w:rsidRDefault="00CB7FD7" w:rsidP="003546F0">
      <w:pPr>
        <w:spacing w:after="120" w:line="360" w:lineRule="auto"/>
        <w:jc w:val="both"/>
        <w:rPr>
          <w:ins w:id="784" w:author="VIRGINIA MARIA MONDEGO FERREIRA" w:date="2025-07-01T01:04:00Z"/>
          <w:del w:id="785" w:author="RAYLAN BRUNO SANTANA CARVALHO" w:date="2025-08-10T19:56:00Z"/>
          <w:rFonts w:ascii="Times New Roman" w:eastAsia="Arial" w:hAnsi="Times New Roman" w:cs="Times New Roman"/>
          <w:color w:val="000000" w:themeColor="text1"/>
          <w:rPrChange w:id="786" w:author="RAYLAN BRUNO SANTANA CARVALHO" w:date="2025-08-10T19:48:00Z">
            <w:rPr>
              <w:ins w:id="787" w:author="VIRGINIA MARIA MONDEGO FERREIRA" w:date="2025-07-01T01:04:00Z"/>
              <w:del w:id="788" w:author="RAYLAN BRUNO SANTANA CARVALHO" w:date="2025-08-10T19:56:00Z"/>
              <w:rFonts w:ascii="Arial" w:eastAsia="Arial" w:hAnsi="Arial" w:cs="Arial"/>
              <w:color w:val="000000" w:themeColor="text1"/>
            </w:rPr>
          </w:rPrChange>
        </w:rPr>
        <w:pPrChange w:id="789" w:author="RAYLAN BRUNO SANTANA CARVALHO" w:date="2025-08-10T20:07:00Z">
          <w:pPr>
            <w:spacing w:after="0"/>
            <w:jc w:val="both"/>
          </w:pPr>
        </w:pPrChange>
      </w:pPr>
      <w:ins w:id="790" w:author="VIRGINIA MARIA MONDEGO FERREIRA" w:date="2025-07-01T01:03:00Z">
        <w:r w:rsidRPr="00A21660">
          <w:rPr>
            <w:rFonts w:ascii="Times New Roman" w:eastAsia="Arial" w:hAnsi="Times New Roman" w:cs="Times New Roman"/>
            <w:color w:val="000000" w:themeColor="text1"/>
            <w:rPrChange w:id="79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1. </w:t>
        </w:r>
      </w:ins>
      <w:ins w:id="792" w:author="Autor desconhecido" w:date="2025-08-09T21:26:00Z">
        <w:r w:rsidRPr="00A21660">
          <w:rPr>
            <w:rFonts w:ascii="Times New Roman" w:eastAsia="Arial" w:hAnsi="Times New Roman" w:cs="Times New Roman"/>
            <w:color w:val="000000" w:themeColor="text1"/>
            <w:rPrChange w:id="79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Na tela inicial, conforme figura 8, tem-se o campo para diálogo com 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79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79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. </w:t>
        </w:r>
      </w:ins>
      <w:ins w:id="796" w:author="VIRGINIA MARIA MONDEGO FERREIRA" w:date="2025-07-01T01:03:00Z">
        <w:r w:rsidRPr="00A21660">
          <w:rPr>
            <w:rFonts w:ascii="Times New Roman" w:eastAsia="Arial" w:hAnsi="Times New Roman" w:cs="Times New Roman"/>
            <w:color w:val="000000" w:themeColor="text1"/>
            <w:rPrChange w:id="7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Digite uma mensagem como:</w:t>
        </w:r>
      </w:ins>
      <w:ins w:id="798" w:author="RAYLAN BRUNO SANTANA CARVALHO" w:date="2025-08-10T19:57:00Z">
        <w:r w:rsidR="00A21660">
          <w:rPr>
            <w:rFonts w:ascii="Times New Roman" w:hAnsi="Times New Roman" w:cs="Times New Roman"/>
          </w:rPr>
          <w:t xml:space="preserve"> </w:t>
        </w:r>
      </w:ins>
      <w:ins w:id="799" w:author="VIRGINIA MARIA MONDEGO FERREIRA" w:date="2025-07-01T01:04:00Z">
        <w:del w:id="800" w:author="RAYLAN BRUNO SANTANA CARVALHO" w:date="2025-08-10T19:56:00Z">
          <w:r w:rsidRPr="00A21660" w:rsidDel="00A21660">
            <w:rPr>
              <w:rFonts w:ascii="Times New Roman" w:hAnsi="Times New Roman" w:cs="Times New Roman"/>
              <w:rPrChange w:id="801" w:author="RAYLAN BRUNO SANTANA CARVALHO" w:date="2025-08-10T19:48:00Z">
                <w:rPr/>
              </w:rPrChange>
            </w:rPr>
            <w:tab/>
          </w:r>
        </w:del>
      </w:ins>
    </w:p>
    <w:p w14:paraId="218CEF08" w14:textId="2FB6C1B1" w:rsidR="00A21660" w:rsidRDefault="00CB7FD7" w:rsidP="003546F0">
      <w:pPr>
        <w:spacing w:after="120" w:line="360" w:lineRule="auto"/>
        <w:jc w:val="both"/>
        <w:rPr>
          <w:ins w:id="802" w:author="RAYLAN BRUNO SANTANA CARVALHO" w:date="2025-08-10T19:56:00Z"/>
          <w:rFonts w:ascii="Times New Roman" w:eastAsia="Times New Roman" w:hAnsi="Times New Roman" w:cs="Times New Roman"/>
          <w:color w:val="000000" w:themeColor="text1"/>
        </w:rPr>
        <w:pPrChange w:id="803" w:author="RAYLAN BRUNO SANTANA CARVALHO" w:date="2025-08-10T20:07:00Z">
          <w:pPr>
            <w:spacing w:after="0"/>
            <w:jc w:val="both"/>
          </w:pPr>
        </w:pPrChange>
      </w:pPr>
      <w:ins w:id="804" w:author="VIRGINIA MARIA MONDEGO FERREIRA" w:date="2025-07-01T01:04:00Z">
        <w:del w:id="805" w:author="RAYLAN BRUNO SANTANA CARVALHO" w:date="2025-08-10T19:56:00Z">
          <w:r w:rsidRPr="00A21660" w:rsidDel="00A21660">
            <w:rPr>
              <w:rFonts w:ascii="Times New Roman" w:hAnsi="Times New Roman" w:cs="Times New Roman"/>
              <w:rPrChange w:id="806" w:author="RAYLAN BRUNO SANTANA CARVALHO" w:date="2025-08-10T19:48:00Z">
                <w:rPr/>
              </w:rPrChange>
            </w:rPr>
            <w:tab/>
          </w:r>
        </w:del>
        <w:r w:rsidR="6EB8060E" w:rsidRPr="003546F0">
          <w:rPr>
            <w:rFonts w:ascii="Times New Roman" w:eastAsia="Times New Roman" w:hAnsi="Times New Roman" w:cs="Times New Roman"/>
            <w:color w:val="000000" w:themeColor="text1"/>
          </w:rPr>
          <w:t>“Quero viajar de São Paulo para Recife dia 10 de julho a trabalho</w:t>
        </w:r>
      </w:ins>
      <w:ins w:id="807" w:author="RAYLAN BRUNO SANTANA CARVALHO" w:date="2025-08-10T19:57:00Z">
        <w:r w:rsidR="00A21660">
          <w:rPr>
            <w:rFonts w:ascii="Times New Roman" w:eastAsia="Times New Roman" w:hAnsi="Times New Roman" w:cs="Times New Roman"/>
            <w:color w:val="000000" w:themeColor="text1"/>
          </w:rPr>
          <w:t>”</w:t>
        </w:r>
      </w:ins>
    </w:p>
    <w:p w14:paraId="33D0D48D" w14:textId="36BAD28F" w:rsidR="004C4CBE" w:rsidRPr="000D695B" w:rsidRDefault="00CB7FD7" w:rsidP="003546F0">
      <w:pPr>
        <w:spacing w:after="120" w:line="360" w:lineRule="auto"/>
        <w:jc w:val="both"/>
        <w:rPr>
          <w:ins w:id="808" w:author="Yasmin Cantanhede" w:date="2025-08-09T23:11:00Z"/>
          <w:del w:id="809" w:author="LILIA ROSA COELHO MOURA" w:date="2025-08-10T18:36:00Z"/>
          <w:rFonts w:ascii="Times New Roman" w:eastAsia="Times New Roman" w:hAnsi="Times New Roman" w:cs="Times New Roman"/>
          <w:color w:val="000000" w:themeColor="text1"/>
          <w:sz w:val="20"/>
          <w:rPrChange w:id="810" w:author="RAYLAN BRUNO SANTANA CARVALHO" w:date="2025-08-10T20:16:00Z">
            <w:rPr>
              <w:ins w:id="811" w:author="Yasmin Cantanhede" w:date="2025-08-09T23:11:00Z"/>
              <w:del w:id="812" w:author="LILIA ROSA COELHO MOURA" w:date="2025-08-10T18:36:00Z"/>
              <w:rFonts w:ascii="Times New Roman" w:eastAsia="Times New Roman" w:hAnsi="Times New Roman" w:cs="Times New Roman"/>
              <w:color w:val="000000" w:themeColor="text1"/>
            </w:rPr>
          </w:rPrChange>
        </w:rPr>
        <w:pPrChange w:id="813" w:author="RAYLAN BRUNO SANTANA CARVALHO" w:date="2025-08-10T20:07:00Z">
          <w:pPr>
            <w:spacing w:after="0"/>
            <w:jc w:val="both"/>
          </w:pPr>
        </w:pPrChange>
      </w:pPr>
      <w:ins w:id="814" w:author="VIRGINIA MARIA MONDEGO FERREIRA" w:date="2025-07-01T01:04:00Z">
        <w:del w:id="815" w:author="LILIA ROSA COELHO MOURA" w:date="2025-08-10T18:36:00Z">
          <w:r w:rsidRPr="000D695B" w:rsidDel="6EB8060E">
            <w:rPr>
              <w:rFonts w:ascii="Times New Roman" w:eastAsia="Times New Roman" w:hAnsi="Times New Roman" w:cs="Times New Roman"/>
              <w:color w:val="000000" w:themeColor="text1"/>
              <w:sz w:val="20"/>
              <w:rPrChange w:id="816" w:author="RAYLAN BRUNO SANTANA CARVALHO" w:date="2025-08-10T20:16:00Z">
                <w:rPr>
                  <w:rFonts w:ascii="Times New Roman" w:eastAsia="Times New Roman" w:hAnsi="Times New Roman" w:cs="Times New Roman"/>
                  <w:color w:val="000000" w:themeColor="text1"/>
                </w:rPr>
              </w:rPrChange>
            </w:rPr>
            <w:lastRenderedPageBreak/>
            <w:delText>”</w:delText>
          </w:r>
        </w:del>
      </w:ins>
    </w:p>
    <w:p w14:paraId="55144FC4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817" w:author="Yasmin Cantanhede" w:date="2025-08-09T21:41:00Z"/>
          <w:rFonts w:ascii="Times New Roman" w:eastAsia="Arial" w:hAnsi="Times New Roman" w:cs="Times New Roman"/>
          <w:color w:val="000000" w:themeColor="text1"/>
          <w:sz w:val="20"/>
          <w:rPrChange w:id="818" w:author="RAYLAN BRUNO SANTANA CARVALHO" w:date="2025-08-10T20:16:00Z">
            <w:rPr>
              <w:ins w:id="819" w:author="Yasmin Cantanhede" w:date="2025-08-09T21:41:00Z"/>
              <w:rFonts w:ascii="Arial" w:eastAsia="Arial" w:hAnsi="Arial" w:cs="Arial"/>
              <w:color w:val="000000" w:themeColor="text1"/>
            </w:rPr>
          </w:rPrChange>
        </w:rPr>
        <w:pPrChange w:id="820" w:author="RAYLAN BRUNO SANTANA CARVALHO" w:date="2025-08-10T20:07:00Z">
          <w:pPr>
            <w:spacing w:after="0"/>
            <w:jc w:val="both"/>
          </w:pPr>
        </w:pPrChange>
      </w:pPr>
      <w:ins w:id="821" w:author="Yasmin Cantanhede" w:date="2025-08-09T22:30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822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Figura 8</w:t>
        </w:r>
      </w:ins>
      <w:ins w:id="823" w:author="Yasmin Cantanhede" w:date="2025-08-09T22:31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824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– Pesquisa via </w:t>
        </w:r>
        <w:proofErr w:type="spellStart"/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825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</w:ins>
      <w:proofErr w:type="spellEnd"/>
    </w:p>
    <w:p w14:paraId="34CE0A41" w14:textId="77777777" w:rsidR="004C4CBE" w:rsidRDefault="24602F96" w:rsidP="003546F0">
      <w:pPr>
        <w:spacing w:after="120" w:line="360" w:lineRule="auto"/>
        <w:jc w:val="center"/>
        <w:rPr>
          <w:ins w:id="826" w:author="RAYLAN BRUNO SANTANA CARVALHO" w:date="2025-08-10T19:57:00Z"/>
          <w:rFonts w:ascii="Times New Roman" w:eastAsia="Times New Roman" w:hAnsi="Times New Roman" w:cs="Times New Roman"/>
          <w:color w:val="000000" w:themeColor="text1"/>
        </w:rPr>
        <w:pPrChange w:id="827" w:author="RAYLAN BRUNO SANTANA CARVALHO" w:date="2025-08-10T20:07:00Z">
          <w:pPr>
            <w:spacing w:after="0"/>
            <w:jc w:val="both"/>
          </w:pPr>
        </w:pPrChange>
      </w:pPr>
      <w:ins w:id="828" w:author="Yasmin Cantanhede" w:date="2025-08-09T21:41:00Z">
        <w:r w:rsidRPr="00A21660">
          <w:rPr>
            <w:rFonts w:ascii="Times New Roman" w:hAnsi="Times New Roman" w:cs="Times New Roman"/>
            <w:noProof/>
            <w:lang w:eastAsia="pt-BR"/>
            <w:rPrChange w:id="829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027F022D" wp14:editId="768CC870">
              <wp:extent cx="5410890" cy="2548687"/>
              <wp:effectExtent l="0" t="0" r="0" b="0"/>
              <wp:docPr id="9" name="Figura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Figura9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4"/>
                      <a:srcRect l="2716" t="11094"/>
                      <a:stretch/>
                    </pic:blipFill>
                    <pic:spPr bwMode="auto">
                      <a:xfrm>
                        <a:off x="0" y="0"/>
                        <a:ext cx="5411542" cy="25489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62D1806D" w14:textId="0E0AD234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830" w:author="VIRGINIA MARIA MONDEGO FERREIRA" w:date="2025-07-01T01:04:00Z"/>
          <w:rFonts w:ascii="Times New Roman" w:hAnsi="Times New Roman" w:cs="Times New Roman"/>
          <w:sz w:val="20"/>
          <w:rPrChange w:id="831" w:author="RAYLAN BRUNO SANTANA CARVALHO" w:date="2025-08-10T20:16:00Z">
            <w:rPr>
              <w:ins w:id="832" w:author="VIRGINIA MARIA MONDEGO FERREIRA" w:date="2025-07-01T01:04:00Z"/>
              <w:rFonts w:ascii="Times New Roman" w:eastAsia="Times New Roman" w:hAnsi="Times New Roman" w:cs="Times New Roman"/>
              <w:color w:val="000000" w:themeColor="text1"/>
            </w:rPr>
          </w:rPrChange>
        </w:rPr>
        <w:pPrChange w:id="833" w:author="RAYLAN BRUNO SANTANA CARVALHO" w:date="2025-08-10T20:07:00Z">
          <w:pPr>
            <w:spacing w:after="0"/>
            <w:jc w:val="both"/>
          </w:pPr>
        </w:pPrChange>
      </w:pPr>
      <w:ins w:id="834" w:author="RAYLAN BRUNO SANTANA CARVALHO" w:date="2025-08-10T19:57:00Z">
        <w:r w:rsidRPr="000D695B">
          <w:rPr>
            <w:rFonts w:ascii="Times New Roman" w:hAnsi="Times New Roman" w:cs="Times New Roman"/>
            <w:sz w:val="20"/>
            <w:rPrChange w:id="835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62EBF3C5" w14:textId="77777777" w:rsidR="004C4CBE" w:rsidRPr="00A21660" w:rsidRDefault="004C4CBE" w:rsidP="003546F0">
      <w:pPr>
        <w:spacing w:after="120" w:line="360" w:lineRule="auto"/>
        <w:jc w:val="both"/>
        <w:rPr>
          <w:ins w:id="836" w:author="VIRGINIA MARIA MONDEGO FERREIRA" w:date="2025-07-01T01:04:00Z"/>
          <w:rFonts w:ascii="Times New Roman" w:hAnsi="Times New Roman" w:cs="Times New Roman"/>
          <w:rPrChange w:id="837" w:author="RAYLAN BRUNO SANTANA CARVALHO" w:date="2025-08-10T19:48:00Z">
            <w:rPr>
              <w:ins w:id="838" w:author="VIRGINIA MARIA MONDEGO FERREIRA" w:date="2025-07-01T01:04:00Z"/>
            </w:rPr>
          </w:rPrChange>
        </w:rPr>
        <w:pPrChange w:id="839" w:author="RAYLAN BRUNO SANTANA CARVALHO" w:date="2025-08-10T20:07:00Z">
          <w:pPr>
            <w:spacing w:after="0"/>
            <w:jc w:val="both"/>
          </w:pPr>
        </w:pPrChange>
      </w:pPr>
    </w:p>
    <w:p w14:paraId="247756B4" w14:textId="501C2558" w:rsidR="004C4CBE" w:rsidRPr="00A21660" w:rsidRDefault="00CB7FD7" w:rsidP="003546F0">
      <w:pPr>
        <w:spacing w:after="120" w:line="360" w:lineRule="auto"/>
        <w:jc w:val="both"/>
        <w:rPr>
          <w:ins w:id="840" w:author="VIRGINIA MARIA MONDEGO FERREIRA" w:date="2025-07-01T01:04:00Z"/>
          <w:rFonts w:ascii="Times New Roman" w:eastAsia="Arial" w:hAnsi="Times New Roman" w:cs="Times New Roman"/>
          <w:color w:val="000000" w:themeColor="text1"/>
          <w:rPrChange w:id="841" w:author="RAYLAN BRUNO SANTANA CARVALHO" w:date="2025-08-10T19:48:00Z">
            <w:rPr>
              <w:ins w:id="842" w:author="VIRGINIA MARIA MONDEGO FERREIRA" w:date="2025-07-01T01:04:00Z"/>
              <w:rFonts w:ascii="Arial" w:eastAsia="Arial" w:hAnsi="Arial" w:cs="Arial"/>
              <w:color w:val="000000" w:themeColor="text1"/>
            </w:rPr>
          </w:rPrChange>
        </w:rPr>
        <w:pPrChange w:id="843" w:author="RAYLAN BRUNO SANTANA CARVALHO" w:date="2025-08-10T20:07:00Z">
          <w:pPr>
            <w:spacing w:after="0"/>
            <w:jc w:val="both"/>
          </w:pPr>
        </w:pPrChange>
      </w:pPr>
      <w:ins w:id="844" w:author="VIRGINIA MARIA MONDEGO FERREIRA" w:date="2025-07-01T01:04:00Z">
        <w:r w:rsidRPr="00A21660">
          <w:rPr>
            <w:rFonts w:ascii="Times New Roman" w:eastAsia="Arial" w:hAnsi="Times New Roman" w:cs="Times New Roman"/>
            <w:color w:val="000000" w:themeColor="text1"/>
            <w:rPrChange w:id="84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2. 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84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84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</w:t>
        </w:r>
        <w:del w:id="848" w:author="RAYLAN BRUNO SANTANA CARVALHO" w:date="2025-08-10T19:57:00Z">
          <w:r w:rsidRPr="00A21660" w:rsidDel="00A21660">
            <w:rPr>
              <w:rFonts w:ascii="Times New Roman" w:eastAsia="Arial" w:hAnsi="Times New Roman" w:cs="Times New Roman"/>
              <w:color w:val="000000" w:themeColor="text1"/>
              <w:rPrChange w:id="84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vai</w:delText>
          </w:r>
        </w:del>
      </w:ins>
      <w:ins w:id="850" w:author="RAYLAN BRUNO SANTANA CARVALHO" w:date="2025-08-10T19:57:00Z">
        <w:r w:rsidR="00A21660">
          <w:rPr>
            <w:rFonts w:ascii="Times New Roman" w:eastAsia="Arial" w:hAnsi="Times New Roman" w:cs="Times New Roman"/>
            <w:color w:val="000000" w:themeColor="text1"/>
          </w:rPr>
          <w:t>irá</w:t>
        </w:r>
      </w:ins>
      <w:ins w:id="851" w:author="VIRGINIA MARIA MONDEGO FERREIRA" w:date="2025-07-01T01:04:00Z">
        <w:r w:rsidRPr="00A21660">
          <w:rPr>
            <w:rFonts w:ascii="Times New Roman" w:eastAsia="Arial" w:hAnsi="Times New Roman" w:cs="Times New Roman"/>
            <w:color w:val="000000" w:themeColor="text1"/>
            <w:rPrChange w:id="85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interpretar</w:t>
        </w:r>
      </w:ins>
      <w:ins w:id="853" w:author="Autor desconhecido" w:date="2025-08-09T21:27:00Z">
        <w:r w:rsidRPr="00A21660">
          <w:rPr>
            <w:rFonts w:ascii="Times New Roman" w:eastAsia="Arial" w:hAnsi="Times New Roman" w:cs="Times New Roman"/>
            <w:color w:val="000000" w:themeColor="text1"/>
            <w:rPrChange w:id="85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 conforme figura 9</w:t>
        </w:r>
      </w:ins>
      <w:ins w:id="855" w:author="VIRGINIA MARIA MONDEGO FERREIRA" w:date="2025-07-01T01:04:00Z">
        <w:r w:rsidRPr="00A21660">
          <w:rPr>
            <w:rFonts w:ascii="Times New Roman" w:eastAsia="Arial" w:hAnsi="Times New Roman" w:cs="Times New Roman"/>
            <w:color w:val="000000" w:themeColor="text1"/>
            <w:rPrChange w:id="85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:</w:t>
        </w:r>
      </w:ins>
    </w:p>
    <w:p w14:paraId="48C1A752" w14:textId="77777777" w:rsidR="004C4CBE" w:rsidRPr="00A21660" w:rsidRDefault="00CB7FD7" w:rsidP="003546F0">
      <w:pPr>
        <w:pStyle w:val="PargrafodaLista"/>
        <w:numPr>
          <w:ilvl w:val="0"/>
          <w:numId w:val="8"/>
        </w:numPr>
        <w:spacing w:after="120" w:line="360" w:lineRule="auto"/>
        <w:jc w:val="both"/>
        <w:rPr>
          <w:ins w:id="857" w:author="VIRGINIA MARIA MONDEGO FERREIRA" w:date="2025-07-01T01:05:00Z"/>
          <w:rFonts w:ascii="Times New Roman" w:eastAsia="Arial" w:hAnsi="Times New Roman" w:cs="Times New Roman"/>
          <w:color w:val="000000" w:themeColor="text1"/>
          <w:rPrChange w:id="858" w:author="RAYLAN BRUNO SANTANA CARVALHO" w:date="2025-08-10T19:48:00Z">
            <w:rPr>
              <w:ins w:id="859" w:author="VIRGINIA MARIA MONDEGO FERREIRA" w:date="2025-07-01T01:05:00Z"/>
              <w:rFonts w:ascii="Arial" w:eastAsia="Arial" w:hAnsi="Arial" w:cs="Arial"/>
              <w:color w:val="000000" w:themeColor="text1"/>
            </w:rPr>
          </w:rPrChange>
        </w:rPr>
        <w:pPrChange w:id="860" w:author="RAYLAN BRUNO SANTANA CARVALHO" w:date="2025-08-10T20:07:00Z">
          <w:pPr>
            <w:spacing w:after="0"/>
            <w:contextualSpacing/>
            <w:jc w:val="both"/>
          </w:pPr>
        </w:pPrChange>
      </w:pPr>
      <w:ins w:id="861" w:author="VIRGINIA MARIA MONDEGO FERREIRA" w:date="2025-07-01T01:04:00Z">
        <w:r w:rsidRPr="00A21660">
          <w:rPr>
            <w:rFonts w:ascii="Times New Roman" w:eastAsia="Arial" w:hAnsi="Times New Roman" w:cs="Times New Roman"/>
            <w:color w:val="000000" w:themeColor="text1"/>
            <w:rPrChange w:id="86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Origem, destino e data</w:t>
        </w:r>
      </w:ins>
      <w:del w:id="863" w:author="Yasmin Cantanhede" w:date="2025-08-09T22:32:00Z">
        <w:r w:rsidRPr="00A21660">
          <w:rPr>
            <w:rFonts w:ascii="Times New Roman" w:eastAsia="Arial" w:hAnsi="Times New Roman" w:cs="Times New Roman"/>
            <w:color w:val="000000" w:themeColor="text1"/>
            <w:rPrChange w:id="86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;</w:delText>
        </w:r>
      </w:del>
    </w:p>
    <w:p w14:paraId="18D998A5" w14:textId="77777777" w:rsidR="004C4CBE" w:rsidRPr="00A21660" w:rsidRDefault="00CB7FD7" w:rsidP="003546F0">
      <w:pPr>
        <w:pStyle w:val="PargrafodaLista"/>
        <w:numPr>
          <w:ilvl w:val="0"/>
          <w:numId w:val="8"/>
        </w:numPr>
        <w:spacing w:after="120" w:line="360" w:lineRule="auto"/>
        <w:jc w:val="both"/>
        <w:rPr>
          <w:ins w:id="865" w:author="Yasmin Cantanhede" w:date="2025-08-09T21:40:00Z"/>
          <w:rFonts w:ascii="Times New Roman" w:eastAsia="Arial" w:hAnsi="Times New Roman" w:cs="Times New Roman"/>
          <w:color w:val="000000" w:themeColor="text1"/>
          <w:rPrChange w:id="866" w:author="RAYLAN BRUNO SANTANA CARVALHO" w:date="2025-08-10T19:48:00Z">
            <w:rPr>
              <w:ins w:id="867" w:author="Yasmin Cantanhede" w:date="2025-08-09T21:40:00Z"/>
              <w:rFonts w:ascii="Arial" w:eastAsia="Arial" w:hAnsi="Arial" w:cs="Arial"/>
              <w:color w:val="000000" w:themeColor="text1"/>
            </w:rPr>
          </w:rPrChange>
        </w:rPr>
        <w:pPrChange w:id="868" w:author="RAYLAN BRUNO SANTANA CARVALHO" w:date="2025-08-10T20:07:00Z">
          <w:pPr/>
        </w:pPrChange>
      </w:pPr>
      <w:ins w:id="869" w:author="VIRGINIA MARIA MONDEGO FERREIRA" w:date="2025-07-01T01:05:00Z">
        <w:r w:rsidRPr="00A21660">
          <w:rPr>
            <w:rFonts w:ascii="Times New Roman" w:eastAsia="Arial" w:hAnsi="Times New Roman" w:cs="Times New Roman"/>
            <w:color w:val="000000" w:themeColor="text1"/>
            <w:rPrChange w:id="87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Se a viagem é a trabalho ou turismo</w:t>
        </w:r>
      </w:ins>
    </w:p>
    <w:p w14:paraId="4C4A4587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871" w:author="Yasmin Cantanhede" w:date="2025-08-09T21:41:00Z"/>
          <w:rFonts w:ascii="Times New Roman" w:eastAsia="Arial" w:hAnsi="Times New Roman" w:cs="Times New Roman"/>
          <w:color w:val="000000" w:themeColor="text1"/>
          <w:sz w:val="20"/>
          <w:rPrChange w:id="872" w:author="RAYLAN BRUNO SANTANA CARVALHO" w:date="2025-08-10T20:16:00Z">
            <w:rPr>
              <w:ins w:id="873" w:author="Yasmin Cantanhede" w:date="2025-08-09T21:41:00Z"/>
              <w:rFonts w:ascii="Arial" w:eastAsia="Arial" w:hAnsi="Arial" w:cs="Arial"/>
              <w:color w:val="000000" w:themeColor="text1"/>
            </w:rPr>
          </w:rPrChange>
        </w:rPr>
        <w:pPrChange w:id="874" w:author="RAYLAN BRUNO SANTANA CARVALHO" w:date="2025-08-10T20:07:00Z">
          <w:pPr/>
        </w:pPrChange>
      </w:pPr>
      <w:ins w:id="875" w:author="Yasmin Cantanhede" w:date="2025-08-09T22:32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876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Figura 9</w:t>
        </w:r>
      </w:ins>
      <w:ins w:id="877" w:author="Yasmin Cantanhede" w:date="2025-08-09T22:33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878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– Conversa com </w:t>
        </w:r>
        <w:proofErr w:type="spellStart"/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879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chatbot</w:t>
        </w:r>
      </w:ins>
      <w:proofErr w:type="spellEnd"/>
    </w:p>
    <w:p w14:paraId="6D98A12B" w14:textId="77777777" w:rsidR="004C4CBE" w:rsidRDefault="24602F96" w:rsidP="003546F0">
      <w:pPr>
        <w:spacing w:after="120" w:line="360" w:lineRule="auto"/>
        <w:jc w:val="center"/>
        <w:rPr>
          <w:ins w:id="880" w:author="RAYLAN BRUNO SANTANA CARVALHO" w:date="2025-08-10T19:57:00Z"/>
          <w:rFonts w:ascii="Times New Roman" w:hAnsi="Times New Roman" w:cs="Times New Roman"/>
        </w:rPr>
        <w:pPrChange w:id="881" w:author="RAYLAN BRUNO SANTANA CARVALHO" w:date="2025-08-10T20:07:00Z">
          <w:pPr>
            <w:spacing w:after="0"/>
            <w:jc w:val="both"/>
          </w:pPr>
        </w:pPrChange>
      </w:pPr>
      <w:ins w:id="882" w:author="Yasmin Cantanhede" w:date="2025-08-09T21:41:00Z">
        <w:r w:rsidRPr="00A21660">
          <w:rPr>
            <w:rFonts w:ascii="Times New Roman" w:hAnsi="Times New Roman" w:cs="Times New Roman"/>
            <w:noProof/>
            <w:lang w:eastAsia="pt-BR"/>
            <w:rPrChange w:id="883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6E5FD27F" wp14:editId="5BFD53DB">
              <wp:extent cx="5394988" cy="2532786"/>
              <wp:effectExtent l="0" t="0" r="0" b="0"/>
              <wp:docPr id="10" name="Figura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Figura10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5"/>
                      <a:srcRect l="3003" t="11648"/>
                      <a:stretch/>
                    </pic:blipFill>
                    <pic:spPr bwMode="auto">
                      <a:xfrm>
                        <a:off x="0" y="0"/>
                        <a:ext cx="5395638" cy="2533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02ED8DA" w14:textId="6D22449F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884" w:author="VIRGINIA MARIA MONDEGO FERREIRA" w:date="2025-07-01T01:05:00Z"/>
          <w:rFonts w:ascii="Times New Roman" w:hAnsi="Times New Roman" w:cs="Times New Roman"/>
          <w:sz w:val="20"/>
          <w:rPrChange w:id="885" w:author="RAYLAN BRUNO SANTANA CARVALHO" w:date="2025-08-10T20:16:00Z">
            <w:rPr>
              <w:ins w:id="886" w:author="VIRGINIA MARIA MONDEGO FERREIRA" w:date="2025-07-01T01:05:00Z"/>
            </w:rPr>
          </w:rPrChange>
        </w:rPr>
        <w:pPrChange w:id="887" w:author="RAYLAN BRUNO SANTANA CARVALHO" w:date="2025-08-10T20:07:00Z">
          <w:pPr>
            <w:spacing w:after="0"/>
            <w:jc w:val="both"/>
          </w:pPr>
        </w:pPrChange>
      </w:pPr>
      <w:ins w:id="888" w:author="RAYLAN BRUNO SANTANA CARVALHO" w:date="2025-08-10T19:57:00Z">
        <w:r w:rsidRPr="000D695B">
          <w:rPr>
            <w:rFonts w:ascii="Times New Roman" w:hAnsi="Times New Roman" w:cs="Times New Roman"/>
            <w:sz w:val="20"/>
            <w:rPrChange w:id="889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26AD4270" w14:textId="77777777" w:rsidR="004C4CBE" w:rsidRPr="00A21660" w:rsidRDefault="00CB7FD7" w:rsidP="003546F0">
      <w:pPr>
        <w:spacing w:before="240" w:after="120" w:line="360" w:lineRule="auto"/>
        <w:jc w:val="both"/>
        <w:rPr>
          <w:ins w:id="890" w:author="Yasmin Cantanhede" w:date="2025-08-09T21:43:00Z"/>
          <w:rFonts w:ascii="Times New Roman" w:eastAsia="Arial" w:hAnsi="Times New Roman" w:cs="Times New Roman"/>
          <w:color w:val="000000" w:themeColor="text1"/>
          <w:rPrChange w:id="891" w:author="RAYLAN BRUNO SANTANA CARVALHO" w:date="2025-08-10T19:48:00Z">
            <w:rPr>
              <w:ins w:id="892" w:author="Yasmin Cantanhede" w:date="2025-08-09T21:43:00Z"/>
              <w:rFonts w:ascii="Arial" w:eastAsia="Arial" w:hAnsi="Arial" w:cs="Arial"/>
              <w:color w:val="000000" w:themeColor="text1"/>
            </w:rPr>
          </w:rPrChange>
        </w:rPr>
        <w:pPrChange w:id="893" w:author="RAYLAN BRUNO SANTANA CARVALHO" w:date="2025-08-10T20:07:00Z">
          <w:pPr>
            <w:spacing w:before="240" w:after="240"/>
            <w:jc w:val="both"/>
          </w:pPr>
        </w:pPrChange>
      </w:pPr>
      <w:ins w:id="894" w:author="VIRGINIA MARIA MONDEGO FERREIRA" w:date="2025-07-01T01:05:00Z">
        <w:r w:rsidRPr="00A21660">
          <w:rPr>
            <w:rFonts w:ascii="Times New Roman" w:eastAsia="Arial" w:hAnsi="Times New Roman" w:cs="Times New Roman"/>
            <w:color w:val="000000" w:themeColor="text1"/>
            <w:rPrChange w:id="89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3. As passagens filtradas serão exibidas automaticamente na</w:t>
        </w:r>
      </w:ins>
      <w:ins w:id="896" w:author="Autor desconhecido" w:date="2025-08-09T21:28:00Z">
        <w:r w:rsidRPr="00A21660">
          <w:rPr>
            <w:rFonts w:ascii="Times New Roman" w:eastAsia="Arial" w:hAnsi="Times New Roman" w:cs="Times New Roman"/>
            <w:color w:val="000000" w:themeColor="text1"/>
            <w:rPrChange w:id="8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parte da</w:t>
        </w:r>
      </w:ins>
      <w:ins w:id="898" w:author="VIRGINIA MARIA MONDEGO FERREIRA" w:date="2025-07-01T01:05:00Z">
        <w:r w:rsidRPr="00A21660">
          <w:rPr>
            <w:rFonts w:ascii="Times New Roman" w:eastAsia="Arial" w:hAnsi="Times New Roman" w:cs="Times New Roman"/>
            <w:color w:val="000000" w:themeColor="text1"/>
            <w:rPrChange w:id="89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tela mais abaixo</w:t>
        </w:r>
        <w:del w:id="900" w:author="Autor desconhecido" w:date="2025-08-09T21:28:00Z">
          <w:r w:rsidRPr="00A21660">
            <w:rPr>
              <w:rFonts w:ascii="Times New Roman" w:eastAsia="Arial" w:hAnsi="Times New Roman" w:cs="Times New Roman"/>
              <w:color w:val="000000" w:themeColor="text1"/>
              <w:rPrChange w:id="901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.</w:delText>
          </w:r>
        </w:del>
      </w:ins>
      <w:ins w:id="902" w:author="Autor desconhecido" w:date="2025-08-09T21:28:00Z">
        <w:r w:rsidRPr="00A21660">
          <w:rPr>
            <w:rFonts w:ascii="Times New Roman" w:eastAsia="Arial" w:hAnsi="Times New Roman" w:cs="Times New Roman"/>
            <w:color w:val="000000" w:themeColor="text1"/>
            <w:rPrChange w:id="90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segundo é mostrado na figura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90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10. </w:t>
        </w:r>
      </w:ins>
    </w:p>
    <w:p w14:paraId="2946DB82" w14:textId="77777777" w:rsidR="004C4CBE" w:rsidRPr="00A21660" w:rsidRDefault="004C4CBE" w:rsidP="003546F0">
      <w:pPr>
        <w:spacing w:after="120" w:line="360" w:lineRule="auto"/>
        <w:jc w:val="center"/>
        <w:rPr>
          <w:ins w:id="905" w:author="Yasmin Cantanhede" w:date="2025-08-09T23:11:00Z"/>
          <w:rFonts w:ascii="Times New Roman" w:eastAsia="Arial" w:hAnsi="Times New Roman" w:cs="Times New Roman"/>
          <w:color w:val="000000" w:themeColor="text1"/>
          <w:rPrChange w:id="906" w:author="RAYLAN BRUNO SANTANA CARVALHO" w:date="2025-08-10T19:48:00Z">
            <w:rPr>
              <w:ins w:id="907" w:author="Yasmin Cantanhede" w:date="2025-08-09T23:11:00Z"/>
              <w:rFonts w:ascii="Arial" w:eastAsia="Arial" w:hAnsi="Arial" w:cs="Arial"/>
              <w:color w:val="000000" w:themeColor="text1"/>
            </w:rPr>
          </w:rPrChange>
        </w:rPr>
        <w:pPrChange w:id="908" w:author="RAYLAN BRUNO SANTANA CARVALHO" w:date="2025-08-10T20:07:00Z">
          <w:pPr>
            <w:spacing w:after="0"/>
            <w:jc w:val="center"/>
          </w:pPr>
        </w:pPrChange>
      </w:pPr>
    </w:p>
    <w:p w14:paraId="0B1E8188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909" w:author="Yasmin Cantanhede" w:date="2025-08-09T21:43:00Z"/>
          <w:rFonts w:ascii="Times New Roman" w:eastAsia="Arial" w:hAnsi="Times New Roman" w:cs="Times New Roman"/>
          <w:color w:val="000000" w:themeColor="text1"/>
          <w:sz w:val="20"/>
          <w:rPrChange w:id="910" w:author="RAYLAN BRUNO SANTANA CARVALHO" w:date="2025-08-10T20:16:00Z">
            <w:rPr>
              <w:ins w:id="911" w:author="Yasmin Cantanhede" w:date="2025-08-09T21:43:00Z"/>
              <w:rFonts w:ascii="Arial" w:eastAsia="Arial" w:hAnsi="Arial" w:cs="Arial"/>
              <w:color w:val="000000" w:themeColor="text1"/>
            </w:rPr>
          </w:rPrChange>
        </w:rPr>
        <w:pPrChange w:id="912" w:author="RAYLAN BRUNO SANTANA CARVALHO" w:date="2025-08-10T20:07:00Z">
          <w:pPr>
            <w:spacing w:after="0"/>
            <w:jc w:val="both"/>
          </w:pPr>
        </w:pPrChange>
      </w:pPr>
      <w:ins w:id="913" w:author="Yasmin Cantanhede" w:date="2025-08-09T22:34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914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lastRenderedPageBreak/>
          <w:t>Figura 10 – Passagens e</w:t>
        </w:r>
      </w:ins>
      <w:ins w:id="915" w:author="Yasmin Cantanhede" w:date="2025-08-09T22:35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916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xibidas</w:t>
        </w:r>
      </w:ins>
    </w:p>
    <w:p w14:paraId="5997CC1D" w14:textId="77777777" w:rsidR="004C4CBE" w:rsidRDefault="24602F96" w:rsidP="003546F0">
      <w:pPr>
        <w:spacing w:after="120" w:line="360" w:lineRule="auto"/>
        <w:jc w:val="center"/>
        <w:rPr>
          <w:ins w:id="917" w:author="RAYLAN BRUNO SANTANA CARVALHO" w:date="2025-08-10T19:57:00Z"/>
          <w:rFonts w:ascii="Times New Roman" w:hAnsi="Times New Roman" w:cs="Times New Roman"/>
        </w:rPr>
        <w:pPrChange w:id="918" w:author="RAYLAN BRUNO SANTANA CARVALHO" w:date="2025-08-10T20:07:00Z">
          <w:pPr>
            <w:spacing w:after="0"/>
            <w:jc w:val="both"/>
          </w:pPr>
        </w:pPrChange>
      </w:pPr>
      <w:ins w:id="919" w:author="Yasmin Cantanhede" w:date="2025-08-09T21:43:00Z">
        <w:r w:rsidRPr="00A21660">
          <w:rPr>
            <w:rFonts w:ascii="Times New Roman" w:hAnsi="Times New Roman" w:cs="Times New Roman"/>
            <w:noProof/>
            <w:lang w:eastAsia="pt-BR"/>
            <w:rPrChange w:id="920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76F7DA9F" wp14:editId="4EBE0E29">
              <wp:extent cx="5388303" cy="2566035"/>
              <wp:effectExtent l="0" t="0" r="0" b="0"/>
              <wp:docPr id="11" name="Figura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Figura1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6"/>
                      <a:srcRect l="3283" t="10780"/>
                      <a:stretch/>
                    </pic:blipFill>
                    <pic:spPr bwMode="auto">
                      <a:xfrm>
                        <a:off x="0" y="0"/>
                        <a:ext cx="5389227" cy="2566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6AF820B" w14:textId="3995FB72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921" w:author="VIRGINIA MARIA MONDEGO FERREIRA" w:date="2025-07-01T01:07:00Z"/>
          <w:rFonts w:ascii="Times New Roman" w:hAnsi="Times New Roman" w:cs="Times New Roman"/>
          <w:sz w:val="20"/>
          <w:rPrChange w:id="922" w:author="RAYLAN BRUNO SANTANA CARVALHO" w:date="2025-08-10T20:16:00Z">
            <w:rPr>
              <w:ins w:id="923" w:author="VIRGINIA MARIA MONDEGO FERREIRA" w:date="2025-07-01T01:07:00Z"/>
            </w:rPr>
          </w:rPrChange>
        </w:rPr>
        <w:pPrChange w:id="924" w:author="RAYLAN BRUNO SANTANA CARVALHO" w:date="2025-08-10T20:07:00Z">
          <w:pPr>
            <w:spacing w:after="0"/>
            <w:jc w:val="both"/>
          </w:pPr>
        </w:pPrChange>
      </w:pPr>
      <w:ins w:id="925" w:author="RAYLAN BRUNO SANTANA CARVALHO" w:date="2025-08-10T19:57:00Z">
        <w:r w:rsidRPr="000D695B">
          <w:rPr>
            <w:rFonts w:ascii="Times New Roman" w:hAnsi="Times New Roman" w:cs="Times New Roman"/>
            <w:sz w:val="20"/>
            <w:rPrChange w:id="926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5C427D9D" w14:textId="77777777" w:rsidR="004C4CBE" w:rsidRPr="00A21660" w:rsidRDefault="00CB7FD7" w:rsidP="000D695B">
      <w:pPr>
        <w:spacing w:before="240" w:after="120" w:line="360" w:lineRule="auto"/>
        <w:ind w:firstLine="708"/>
        <w:jc w:val="both"/>
        <w:rPr>
          <w:ins w:id="927" w:author="VIRGINIA MARIA MONDEGO FERREIRA" w:date="2025-07-01T01:06:00Z"/>
          <w:rFonts w:ascii="Times New Roman" w:eastAsia="Arial" w:hAnsi="Times New Roman" w:cs="Times New Roman"/>
          <w:color w:val="000000" w:themeColor="text1"/>
          <w:rPrChange w:id="928" w:author="RAYLAN BRUNO SANTANA CARVALHO" w:date="2025-08-10T19:48:00Z">
            <w:rPr>
              <w:ins w:id="929" w:author="VIRGINIA MARIA MONDEGO FERREIRA" w:date="2025-07-01T01:06:00Z"/>
              <w:rFonts w:ascii="Arial" w:eastAsia="Arial" w:hAnsi="Arial" w:cs="Arial"/>
              <w:color w:val="000000" w:themeColor="text1"/>
            </w:rPr>
          </w:rPrChange>
        </w:rPr>
        <w:pPrChange w:id="930" w:author="RAYLAN BRUNO SANTANA CARVALHO" w:date="2025-08-10T20:14:00Z">
          <w:pPr>
            <w:spacing w:after="0"/>
            <w:jc w:val="both"/>
          </w:pPr>
        </w:pPrChange>
      </w:pPr>
      <w:r w:rsidRPr="00A21660">
        <w:rPr>
          <w:rFonts w:ascii="Times New Roman" w:eastAsia="Arial" w:hAnsi="Times New Roman" w:cs="Times New Roman"/>
          <w:color w:val="000000" w:themeColor="text1"/>
          <w:rPrChange w:id="931" w:author="RAYLAN BRUNO SANTANA CARVALHO" w:date="2025-08-10T19:48:00Z">
            <w:rPr>
              <w:rFonts w:ascii="Arial" w:eastAsia="Arial" w:hAnsi="Arial" w:cs="Arial"/>
              <w:color w:val="000000" w:themeColor="text1"/>
            </w:rPr>
          </w:rPrChange>
        </w:rPr>
        <w:t>As passagens buscadas irão aparecer logo abaixo do formulário. Nesse caso, o usuário irá ver as informações dos voos e selecionar a da sua escolha.</w:t>
      </w:r>
    </w:p>
    <w:p w14:paraId="5DF1089E" w14:textId="77777777" w:rsidR="004C4CBE" w:rsidRPr="00A21660" w:rsidRDefault="00CB7FD7" w:rsidP="003546F0">
      <w:pPr>
        <w:spacing w:before="240" w:after="120" w:line="360" w:lineRule="auto"/>
        <w:jc w:val="both"/>
        <w:rPr>
          <w:ins w:id="932" w:author="LILIA ROSA COELHO MOURA" w:date="2025-06-30T20:05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933" w:author="RAYLAN BRUNO SANTANA CARVALHO" w:date="2025-08-10T19:48:00Z">
            <w:rPr>
              <w:ins w:id="934" w:author="LILIA ROSA COELHO MOURA" w:date="2025-06-30T20:05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935" w:author="RAYLAN BRUNO SANTANA CARVALHO" w:date="2025-08-10T20:07:00Z">
          <w:pPr>
            <w:spacing w:after="0"/>
            <w:jc w:val="both"/>
          </w:pPr>
        </w:pPrChange>
      </w:pPr>
      <w:ins w:id="936" w:author="Yasmin Cantanhede" w:date="2025-08-09T23:13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937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7</w:t>
        </w:r>
      </w:ins>
      <w:ins w:id="938" w:author="RAYLAN BRUNO SANTANA CARVALHO" w:date="2025-06-30T18:48:00Z">
        <w:del w:id="939" w:author="Yasmin Cantanhede" w:date="2025-08-09T23:13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940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8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941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.</w:t>
        </w:r>
        <w:del w:id="942" w:author="LILIA ROSA COELHO MOURA" w:date="2025-06-30T20:04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943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 xml:space="preserve"> Login no Sistema</w:delText>
          </w:r>
        </w:del>
      </w:ins>
      <w:ins w:id="944" w:author="LILIA ROSA COELHO MOURA" w:date="2025-06-30T20:05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945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 Tela de Reserva</w:t>
        </w:r>
      </w:ins>
    </w:p>
    <w:p w14:paraId="7B96C16D" w14:textId="25073B04" w:rsidR="004C4CBE" w:rsidRPr="00A21660" w:rsidDel="000D695B" w:rsidRDefault="00CB7FD7" w:rsidP="003546F0">
      <w:pPr>
        <w:spacing w:after="120" w:line="360" w:lineRule="auto"/>
        <w:jc w:val="both"/>
        <w:rPr>
          <w:ins w:id="946" w:author="Yasmin Cantanhede" w:date="2025-08-09T23:28:00Z"/>
          <w:del w:id="947" w:author="RAYLAN BRUNO SANTANA CARVALHO" w:date="2025-08-10T20:18:00Z"/>
          <w:rFonts w:ascii="Times New Roman" w:eastAsia="Arial" w:hAnsi="Times New Roman" w:cs="Times New Roman"/>
          <w:rPrChange w:id="948" w:author="RAYLAN BRUNO SANTANA CARVALHO" w:date="2025-08-10T19:48:00Z">
            <w:rPr>
              <w:ins w:id="949" w:author="Yasmin Cantanhede" w:date="2025-08-09T23:28:00Z"/>
              <w:del w:id="950" w:author="RAYLAN BRUNO SANTANA CARVALHO" w:date="2025-08-10T20:18:00Z"/>
              <w:rFonts w:ascii="Arial" w:eastAsia="Arial" w:hAnsi="Arial" w:cs="Arial"/>
            </w:rPr>
          </w:rPrChange>
        </w:rPr>
        <w:pPrChange w:id="951" w:author="RAYLAN BRUNO SANTANA CARVALHO" w:date="2025-08-10T20:07:00Z">
          <w:pPr>
            <w:jc w:val="both"/>
          </w:pPr>
        </w:pPrChange>
      </w:pPr>
      <w:ins w:id="952" w:author="Autor desconhecido" w:date="2025-08-09T21:28:00Z">
        <w:r w:rsidRPr="00A21660">
          <w:rPr>
            <w:rFonts w:ascii="Times New Roman" w:eastAsia="Arial" w:hAnsi="Times New Roman" w:cs="Times New Roman"/>
            <w:rPrChange w:id="953" w:author="RAYLAN BRUNO SANTANA CARVALHO" w:date="2025-08-10T19:48:00Z">
              <w:rPr>
                <w:rFonts w:ascii="Arial" w:eastAsia="Arial" w:hAnsi="Arial" w:cs="Arial"/>
              </w:rPr>
            </w:rPrChange>
          </w:rPr>
          <w:tab/>
          <w:t xml:space="preserve">Logo após selecionar uma </w:t>
        </w:r>
        <w:del w:id="954" w:author="RAYLAN BRUNO SANTANA CARVALHO" w:date="2025-08-10T20:02:00Z">
          <w:r w:rsidRPr="00A21660" w:rsidDel="003546F0">
            <w:rPr>
              <w:rFonts w:ascii="Times New Roman" w:eastAsia="Arial" w:hAnsi="Times New Roman" w:cs="Times New Roman"/>
              <w:rPrChange w:id="955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>passagem,</w:delText>
          </w:r>
        </w:del>
      </w:ins>
      <w:ins w:id="956" w:author="LILIA ROSA COELHO MOURA" w:date="2025-06-30T20:05:00Z">
        <w:del w:id="957" w:author="RAYLAN BRUNO SANTANA CARVALHO" w:date="2025-08-10T20:02:00Z">
          <w:r w:rsidRPr="00A21660" w:rsidDel="003546F0">
            <w:rPr>
              <w:rFonts w:ascii="Times New Roman" w:eastAsia="Arial" w:hAnsi="Times New Roman" w:cs="Times New Roman"/>
              <w:rPrChange w:id="958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>N</w:delText>
          </w:r>
        </w:del>
      </w:ins>
      <w:ins w:id="959" w:author="Autor desconhecido" w:date="2025-08-09T21:28:00Z">
        <w:del w:id="960" w:author="RAYLAN BRUNO SANTANA CARVALHO" w:date="2025-08-10T20:02:00Z">
          <w:r w:rsidRPr="00A21660" w:rsidDel="003546F0">
            <w:rPr>
              <w:rFonts w:ascii="Times New Roman" w:eastAsia="Arial" w:hAnsi="Times New Roman" w:cs="Times New Roman"/>
              <w:rPrChange w:id="961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>será</w:delText>
          </w:r>
        </w:del>
      </w:ins>
      <w:ins w:id="962" w:author="RAYLAN BRUNO SANTANA CARVALHO" w:date="2025-08-10T20:02:00Z">
        <w:r w:rsidR="003546F0" w:rsidRPr="003546F0">
          <w:rPr>
            <w:rFonts w:ascii="Times New Roman" w:eastAsia="Arial" w:hAnsi="Times New Roman" w:cs="Times New Roman"/>
          </w:rPr>
          <w:t>passagem, será</w:t>
        </w:r>
      </w:ins>
      <w:ins w:id="963" w:author="Autor desconhecido" w:date="2025-08-09T21:28:00Z">
        <w:r w:rsidRPr="00A21660">
          <w:rPr>
            <w:rFonts w:ascii="Times New Roman" w:eastAsia="Arial" w:hAnsi="Times New Roman" w:cs="Times New Roman"/>
            <w:rPrChange w:id="964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direcionado para a </w:t>
        </w:r>
      </w:ins>
      <w:ins w:id="965" w:author="LILIA ROSA COELHO MOURA" w:date="2025-06-30T20:05:00Z">
        <w:del w:id="966" w:author="Autor desconhecido" w:date="2025-08-09T21:28:00Z">
          <w:r w:rsidRPr="00A21660">
            <w:rPr>
              <w:rFonts w:ascii="Times New Roman" w:eastAsia="Arial" w:hAnsi="Times New Roman" w:cs="Times New Roman"/>
              <w:rPrChange w:id="967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>a</w:delText>
          </w:r>
        </w:del>
        <w:del w:id="968" w:author="RAYLAN BRUNO SANTANA CARVALHO" w:date="2025-08-10T20:14:00Z">
          <w:r w:rsidRPr="00A21660" w:rsidDel="000D695B">
            <w:rPr>
              <w:rFonts w:ascii="Times New Roman" w:eastAsia="Arial" w:hAnsi="Times New Roman" w:cs="Times New Roman"/>
              <w:rPrChange w:id="969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 xml:space="preserve"> </w:delText>
          </w:r>
        </w:del>
        <w:r w:rsidRPr="00A21660">
          <w:rPr>
            <w:rFonts w:ascii="Times New Roman" w:eastAsia="Arial" w:hAnsi="Times New Roman" w:cs="Times New Roman"/>
            <w:rPrChange w:id="970" w:author="RAYLAN BRUNO SANTANA CARVALHO" w:date="2025-08-10T19:48:00Z">
              <w:rPr>
                <w:rFonts w:ascii="Arial" w:eastAsia="Arial" w:hAnsi="Arial" w:cs="Arial"/>
              </w:rPr>
            </w:rPrChange>
          </w:rPr>
          <w:t>tela de reserva,</w:t>
        </w:r>
      </w:ins>
      <w:ins w:id="971" w:author="Autor desconhecido" w:date="2025-08-09T21:29:00Z">
        <w:r w:rsidRPr="00A21660">
          <w:rPr>
            <w:rFonts w:ascii="Times New Roman" w:eastAsia="Arial" w:hAnsi="Times New Roman" w:cs="Times New Roman"/>
            <w:rPrChange w:id="972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como mostra a figura 11.</w:t>
        </w:r>
      </w:ins>
      <w:ins w:id="973" w:author="LILIA ROSA COELHO MOURA" w:date="2025-06-30T20:05:00Z">
        <w:r w:rsidRPr="00A21660">
          <w:rPr>
            <w:rFonts w:ascii="Times New Roman" w:eastAsia="Arial" w:hAnsi="Times New Roman" w:cs="Times New Roman"/>
            <w:rPrChange w:id="974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</w:t>
        </w:r>
      </w:ins>
      <w:ins w:id="975" w:author="Autor desconhecido" w:date="2025-08-09T21:29:00Z">
        <w:r w:rsidRPr="00A21660">
          <w:rPr>
            <w:rFonts w:ascii="Times New Roman" w:eastAsia="Arial" w:hAnsi="Times New Roman" w:cs="Times New Roman"/>
            <w:rPrChange w:id="976" w:author="RAYLAN BRUNO SANTANA CARVALHO" w:date="2025-08-10T19:48:00Z">
              <w:rPr>
                <w:rFonts w:ascii="Arial" w:eastAsia="Arial" w:hAnsi="Arial" w:cs="Arial"/>
              </w:rPr>
            </w:rPrChange>
          </w:rPr>
          <w:t>O</w:t>
        </w:r>
      </w:ins>
      <w:ins w:id="977" w:author="Yasmin Cantanhede" w:date="2025-08-09T22:42:00Z">
        <w:del w:id="978" w:author="Autor desconhecido" w:date="2025-08-09T21:29:00Z">
          <w:r w:rsidRPr="00A21660">
            <w:rPr>
              <w:rFonts w:ascii="Times New Roman" w:eastAsia="Arial" w:hAnsi="Times New Roman" w:cs="Times New Roman"/>
              <w:rPrChange w:id="979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>o</w:delText>
          </w:r>
        </w:del>
        <w:r w:rsidRPr="00A21660">
          <w:rPr>
            <w:rFonts w:ascii="Times New Roman" w:eastAsia="Arial" w:hAnsi="Times New Roman" w:cs="Times New Roman"/>
            <w:rPrChange w:id="980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usuário </w:t>
        </w:r>
      </w:ins>
      <w:ins w:id="981" w:author="LILIA ROSA COELHO MOURA" w:date="2025-06-30T20:05:00Z">
        <w:r w:rsidRPr="00A21660">
          <w:rPr>
            <w:rFonts w:ascii="Times New Roman" w:eastAsia="Arial" w:hAnsi="Times New Roman" w:cs="Times New Roman"/>
            <w:rPrChange w:id="982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deverá adicionar algumas informações para concluir a compra da passagem, como adicionar os dados do passageiros. </w:t>
        </w:r>
      </w:ins>
    </w:p>
    <w:p w14:paraId="7D71986E" w14:textId="77777777" w:rsidR="000D695B" w:rsidRDefault="000D695B" w:rsidP="000D695B">
      <w:pPr>
        <w:keepNext/>
        <w:spacing w:after="120" w:line="360" w:lineRule="auto"/>
        <w:rPr>
          <w:ins w:id="983" w:author="RAYLAN BRUNO SANTANA CARVALHO" w:date="2025-08-10T20:18:00Z"/>
          <w:rFonts w:ascii="Times New Roman" w:eastAsia="Arial" w:hAnsi="Times New Roman" w:cs="Times New Roman"/>
          <w:sz w:val="20"/>
        </w:rPr>
        <w:pPrChange w:id="984" w:author="RAYLAN BRUNO SANTANA CARVALHO" w:date="2025-08-10T20:18:00Z">
          <w:pPr>
            <w:jc w:val="both"/>
          </w:pPr>
        </w:pPrChange>
      </w:pPr>
    </w:p>
    <w:p w14:paraId="075239FD" w14:textId="6CEA881D" w:rsidR="004C4CBE" w:rsidRPr="000D695B" w:rsidRDefault="00CB7FD7" w:rsidP="003546F0">
      <w:pPr>
        <w:keepNext/>
        <w:spacing w:after="120" w:line="360" w:lineRule="auto"/>
        <w:jc w:val="center"/>
        <w:rPr>
          <w:ins w:id="985" w:author="Yasmin Cantanhede" w:date="2025-08-09T21:44:00Z"/>
          <w:rFonts w:ascii="Times New Roman" w:eastAsia="Arial" w:hAnsi="Times New Roman" w:cs="Times New Roman"/>
          <w:sz w:val="20"/>
          <w:rPrChange w:id="986" w:author="RAYLAN BRUNO SANTANA CARVALHO" w:date="2025-08-10T20:16:00Z">
            <w:rPr>
              <w:ins w:id="987" w:author="Yasmin Cantanhede" w:date="2025-08-09T21:44:00Z"/>
              <w:rFonts w:ascii="Arial" w:eastAsia="Arial" w:hAnsi="Arial" w:cs="Arial"/>
            </w:rPr>
          </w:rPrChange>
        </w:rPr>
        <w:pPrChange w:id="988" w:author="RAYLAN BRUNO SANTANA CARVALHO" w:date="2025-08-10T20:07:00Z">
          <w:pPr>
            <w:jc w:val="both"/>
          </w:pPr>
        </w:pPrChange>
      </w:pPr>
      <w:ins w:id="989" w:author="Yasmin Cantanhede" w:date="2025-08-09T22:40:00Z">
        <w:r w:rsidRPr="000D695B">
          <w:rPr>
            <w:rFonts w:ascii="Times New Roman" w:eastAsia="Arial" w:hAnsi="Times New Roman" w:cs="Times New Roman"/>
            <w:sz w:val="20"/>
            <w:rPrChange w:id="990" w:author="RAYLAN BRUNO SANTANA CARVALHO" w:date="2025-08-10T20:16:00Z">
              <w:rPr>
                <w:rFonts w:ascii="Arial" w:eastAsia="Arial" w:hAnsi="Arial" w:cs="Arial"/>
              </w:rPr>
            </w:rPrChange>
          </w:rPr>
          <w:t>Figura 11 – Tela de reserva</w:t>
        </w:r>
      </w:ins>
    </w:p>
    <w:p w14:paraId="110FFD37" w14:textId="11A4579C" w:rsidR="004C4CBE" w:rsidRDefault="24602F96" w:rsidP="003546F0">
      <w:pPr>
        <w:spacing w:after="120" w:line="360" w:lineRule="auto"/>
        <w:jc w:val="center"/>
        <w:rPr>
          <w:ins w:id="991" w:author="RAYLAN BRUNO SANTANA CARVALHO" w:date="2025-08-10T19:57:00Z"/>
          <w:rFonts w:ascii="Times New Roman" w:eastAsia="Arial" w:hAnsi="Times New Roman" w:cs="Times New Roman"/>
        </w:rPr>
        <w:pPrChange w:id="992" w:author="RAYLAN BRUNO SANTANA CARVALHO" w:date="2025-08-10T20:07:00Z">
          <w:pPr>
            <w:spacing w:after="0"/>
            <w:jc w:val="center"/>
          </w:pPr>
        </w:pPrChange>
      </w:pPr>
      <w:ins w:id="993" w:author="Yasmin Cantanhede" w:date="2025-08-09T21:44:00Z">
        <w:r w:rsidRPr="00A21660">
          <w:rPr>
            <w:rFonts w:ascii="Times New Roman" w:hAnsi="Times New Roman" w:cs="Times New Roman"/>
            <w:noProof/>
            <w:lang w:eastAsia="pt-BR"/>
            <w:rPrChange w:id="994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62A1AD2A" wp14:editId="5E22E6D0">
              <wp:extent cx="5393168" cy="2521585"/>
              <wp:effectExtent l="0" t="0" r="0" b="0"/>
              <wp:docPr id="12" name="Figura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Figura12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7"/>
                      <a:srcRect l="2864" t="11447"/>
                      <a:stretch/>
                    </pic:blipFill>
                    <pic:spPr bwMode="auto">
                      <a:xfrm>
                        <a:off x="0" y="0"/>
                        <a:ext cx="5394024" cy="2521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49DC1B68" w14:textId="4F099310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995" w:author="Yasmin Cantanhede" w:date="2025-08-09T21:44:00Z"/>
          <w:rFonts w:ascii="Times New Roman" w:hAnsi="Times New Roman" w:cs="Times New Roman"/>
          <w:sz w:val="20"/>
          <w:rPrChange w:id="996" w:author="RAYLAN BRUNO SANTANA CARVALHO" w:date="2025-08-10T20:16:00Z">
            <w:rPr>
              <w:ins w:id="997" w:author="Yasmin Cantanhede" w:date="2025-08-09T21:44:00Z"/>
              <w:rFonts w:ascii="Arial" w:eastAsia="Arial" w:hAnsi="Arial" w:cs="Arial"/>
            </w:rPr>
          </w:rPrChange>
        </w:rPr>
        <w:pPrChange w:id="998" w:author="RAYLAN BRUNO SANTANA CARVALHO" w:date="2025-08-10T20:07:00Z">
          <w:pPr>
            <w:spacing w:after="0"/>
            <w:jc w:val="center"/>
          </w:pPr>
        </w:pPrChange>
      </w:pPr>
      <w:ins w:id="999" w:author="RAYLAN BRUNO SANTANA CARVALHO" w:date="2025-08-10T19:57:00Z">
        <w:r w:rsidRPr="000D695B">
          <w:rPr>
            <w:rFonts w:ascii="Times New Roman" w:hAnsi="Times New Roman" w:cs="Times New Roman"/>
            <w:sz w:val="20"/>
            <w:rPrChange w:id="1000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lastRenderedPageBreak/>
          <w:t>Fonte: Própria autoria, 2025.</w:t>
        </w:r>
      </w:ins>
    </w:p>
    <w:p w14:paraId="6B699379" w14:textId="77777777" w:rsidR="004C4CBE" w:rsidRPr="00A21660" w:rsidRDefault="004C4CBE" w:rsidP="003546F0">
      <w:pPr>
        <w:keepNext/>
        <w:spacing w:after="120" w:line="360" w:lineRule="auto"/>
        <w:jc w:val="center"/>
        <w:rPr>
          <w:ins w:id="1001" w:author="Autor desconhecido" w:date="2025-08-09T21:29:00Z"/>
          <w:rFonts w:ascii="Times New Roman" w:eastAsia="Arial" w:hAnsi="Times New Roman" w:cs="Times New Roman"/>
          <w:rPrChange w:id="1002" w:author="RAYLAN BRUNO SANTANA CARVALHO" w:date="2025-08-10T19:48:00Z">
            <w:rPr>
              <w:ins w:id="1003" w:author="Autor desconhecido" w:date="2025-08-09T21:29:00Z"/>
              <w:rFonts w:ascii="Arial" w:eastAsia="Arial" w:hAnsi="Arial" w:cs="Arial"/>
            </w:rPr>
          </w:rPrChange>
        </w:rPr>
        <w:pPrChange w:id="1004" w:author="RAYLAN BRUNO SANTANA CARVALHO" w:date="2025-08-10T20:07:00Z">
          <w:pPr>
            <w:keepNext/>
            <w:spacing w:after="0"/>
            <w:jc w:val="center"/>
          </w:pPr>
        </w:pPrChange>
      </w:pPr>
    </w:p>
    <w:p w14:paraId="4FEE0219" w14:textId="77777777" w:rsidR="004C4CBE" w:rsidRPr="00A21660" w:rsidRDefault="00CB7FD7" w:rsidP="003546F0">
      <w:pPr>
        <w:spacing w:after="120" w:line="360" w:lineRule="auto"/>
        <w:jc w:val="center"/>
        <w:rPr>
          <w:ins w:id="1005" w:author="Autor desconhecido" w:date="2025-08-09T21:29:00Z"/>
          <w:rFonts w:ascii="Times New Roman" w:eastAsia="Arial" w:hAnsi="Times New Roman" w:cs="Times New Roman"/>
          <w:rPrChange w:id="1006" w:author="RAYLAN BRUNO SANTANA CARVALHO" w:date="2025-08-10T19:48:00Z">
            <w:rPr>
              <w:ins w:id="1007" w:author="Autor desconhecido" w:date="2025-08-09T21:29:00Z"/>
              <w:rFonts w:ascii="Arial" w:eastAsia="Arial" w:hAnsi="Arial" w:cs="Arial"/>
            </w:rPr>
          </w:rPrChange>
        </w:rPr>
        <w:pPrChange w:id="1008" w:author="RAYLAN BRUNO SANTANA CARVALHO" w:date="2025-08-10T20:07:00Z">
          <w:pPr>
            <w:spacing w:after="0"/>
            <w:jc w:val="center"/>
          </w:pPr>
        </w:pPrChange>
      </w:pPr>
      <w:ins w:id="1009" w:author="Autor desconhecido" w:date="2025-08-09T21:29:00Z">
        <w:r w:rsidRPr="00A21660">
          <w:rPr>
            <w:rFonts w:ascii="Times New Roman" w:eastAsia="Arial" w:hAnsi="Times New Roman" w:cs="Times New Roman"/>
            <w:rPrChange w:id="1010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A continuação da tela </w:t>
        </w:r>
        <w:r w:rsidRPr="00A21660">
          <w:rPr>
            <w:rFonts w:ascii="Times New Roman" w:eastAsia="Arial" w:hAnsi="Times New Roman" w:cs="Times New Roman"/>
            <w:rPrChange w:id="1011" w:author="RAYLAN BRUNO SANTANA CARVALHO" w:date="2025-08-10T19:48:00Z">
              <w:rPr>
                <w:rFonts w:ascii="Arial" w:eastAsia="Arial" w:hAnsi="Arial" w:cs="Arial"/>
              </w:rPr>
            </w:rPrChange>
          </w:rPr>
          <w:t>de reserva para adicionar mais informações, conforme figura 12:</w:t>
        </w:r>
      </w:ins>
    </w:p>
    <w:p w14:paraId="6E067C37" w14:textId="77777777" w:rsidR="004C4CBE" w:rsidRPr="000D695B" w:rsidRDefault="00CB7FD7" w:rsidP="003546F0">
      <w:pPr>
        <w:spacing w:after="120" w:line="360" w:lineRule="auto"/>
        <w:jc w:val="center"/>
        <w:rPr>
          <w:ins w:id="1012" w:author="Yasmin Cantanhede" w:date="2025-08-09T21:45:00Z"/>
          <w:rFonts w:ascii="Times New Roman" w:eastAsia="Arial" w:hAnsi="Times New Roman" w:cs="Times New Roman"/>
          <w:sz w:val="20"/>
          <w:rPrChange w:id="1013" w:author="RAYLAN BRUNO SANTANA CARVALHO" w:date="2025-08-10T20:16:00Z">
            <w:rPr>
              <w:ins w:id="1014" w:author="Yasmin Cantanhede" w:date="2025-08-09T21:45:00Z"/>
              <w:rFonts w:ascii="Arial" w:eastAsia="Arial" w:hAnsi="Arial" w:cs="Arial"/>
            </w:rPr>
          </w:rPrChange>
        </w:rPr>
        <w:pPrChange w:id="1015" w:author="RAYLAN BRUNO SANTANA CARVALHO" w:date="2025-08-10T20:07:00Z">
          <w:pPr>
            <w:spacing w:after="0"/>
            <w:jc w:val="center"/>
          </w:pPr>
        </w:pPrChange>
      </w:pPr>
      <w:ins w:id="1016" w:author="Yasmin Cantanhede" w:date="2025-08-09T22:48:00Z">
        <w:r w:rsidRPr="000D695B">
          <w:rPr>
            <w:rFonts w:ascii="Times New Roman" w:eastAsia="Arial" w:hAnsi="Times New Roman" w:cs="Times New Roman"/>
            <w:sz w:val="20"/>
            <w:rPrChange w:id="1017" w:author="RAYLAN BRUNO SANTANA CARVALHO" w:date="2025-08-10T20:16:00Z">
              <w:rPr>
                <w:rFonts w:ascii="Arial" w:eastAsia="Arial" w:hAnsi="Arial" w:cs="Arial"/>
              </w:rPr>
            </w:rPrChange>
          </w:rPr>
          <w:t>Figura 12 -</w:t>
        </w:r>
      </w:ins>
      <w:ins w:id="1018" w:author="Yasmin Cantanhede" w:date="2025-08-09T22:50:00Z">
        <w:r w:rsidRPr="000D695B">
          <w:rPr>
            <w:rFonts w:ascii="Times New Roman" w:eastAsia="Arial" w:hAnsi="Times New Roman" w:cs="Times New Roman"/>
            <w:sz w:val="20"/>
            <w:rPrChange w:id="1019" w:author="RAYLAN BRUNO SANTANA CARVALHO" w:date="2025-08-10T20:16:00Z">
              <w:rPr>
                <w:rFonts w:ascii="Arial" w:eastAsia="Arial" w:hAnsi="Arial" w:cs="Arial"/>
              </w:rPr>
            </w:rPrChange>
          </w:rPr>
          <w:t xml:space="preserve"> Seleção de assento</w:t>
        </w:r>
      </w:ins>
    </w:p>
    <w:p w14:paraId="3FE9F23F" w14:textId="77777777" w:rsidR="004C4CBE" w:rsidRDefault="24602F96" w:rsidP="003546F0">
      <w:pPr>
        <w:spacing w:after="120" w:line="360" w:lineRule="auto"/>
        <w:jc w:val="center"/>
        <w:rPr>
          <w:ins w:id="1020" w:author="RAYLAN BRUNO SANTANA CARVALHO" w:date="2025-08-10T19:57:00Z"/>
          <w:rFonts w:ascii="Times New Roman" w:hAnsi="Times New Roman" w:cs="Times New Roman"/>
        </w:rPr>
        <w:pPrChange w:id="1021" w:author="RAYLAN BRUNO SANTANA CARVALHO" w:date="2025-08-10T20:07:00Z">
          <w:pPr>
            <w:jc w:val="both"/>
          </w:pPr>
        </w:pPrChange>
      </w:pPr>
      <w:ins w:id="1022" w:author="Yasmin Cantanhede" w:date="2025-08-09T21:45:00Z">
        <w:r w:rsidRPr="00A21660">
          <w:rPr>
            <w:rFonts w:ascii="Times New Roman" w:hAnsi="Times New Roman" w:cs="Times New Roman"/>
            <w:noProof/>
            <w:lang w:eastAsia="pt-BR"/>
            <w:rPrChange w:id="1023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18F81B46" wp14:editId="6820CE5E">
              <wp:extent cx="5396561" cy="2520114"/>
              <wp:effectExtent l="0" t="0" r="0" b="0"/>
              <wp:docPr id="13" name="Figura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Figura1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8"/>
                      <a:srcRect l="3140" t="11205"/>
                      <a:stretch/>
                    </pic:blipFill>
                    <pic:spPr bwMode="auto">
                      <a:xfrm>
                        <a:off x="0" y="0"/>
                        <a:ext cx="5397189" cy="25204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D5BB32A" w14:textId="365BC4BD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1024" w:author="Yasmin Cantanhede" w:date="2025-08-09T21:45:00Z"/>
          <w:rFonts w:ascii="Times New Roman" w:hAnsi="Times New Roman" w:cs="Times New Roman"/>
          <w:sz w:val="20"/>
          <w:rPrChange w:id="1025" w:author="RAYLAN BRUNO SANTANA CARVALHO" w:date="2025-08-10T20:16:00Z">
            <w:rPr>
              <w:ins w:id="1026" w:author="Yasmin Cantanhede" w:date="2025-08-09T21:45:00Z"/>
            </w:rPr>
          </w:rPrChange>
        </w:rPr>
        <w:pPrChange w:id="1027" w:author="RAYLAN BRUNO SANTANA CARVALHO" w:date="2025-08-10T20:07:00Z">
          <w:pPr>
            <w:jc w:val="both"/>
          </w:pPr>
        </w:pPrChange>
      </w:pPr>
      <w:ins w:id="1028" w:author="RAYLAN BRUNO SANTANA CARVALHO" w:date="2025-08-10T19:57:00Z">
        <w:r w:rsidRPr="000D695B">
          <w:rPr>
            <w:rFonts w:ascii="Times New Roman" w:hAnsi="Times New Roman" w:cs="Times New Roman"/>
            <w:sz w:val="20"/>
            <w:rPrChange w:id="1029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2FA16A04" w14:textId="77777777" w:rsidR="004C4CBE" w:rsidRPr="00A21660" w:rsidRDefault="00CB7FD7" w:rsidP="003546F0">
      <w:pPr>
        <w:keepNext/>
        <w:spacing w:after="120" w:line="360" w:lineRule="auto"/>
        <w:jc w:val="center"/>
        <w:rPr>
          <w:ins w:id="1030" w:author="Autor desconhecido" w:date="2025-08-09T21:29:00Z"/>
          <w:rFonts w:ascii="Times New Roman" w:eastAsia="Arial" w:hAnsi="Times New Roman" w:cs="Times New Roman"/>
          <w:rPrChange w:id="1031" w:author="RAYLAN BRUNO SANTANA CARVALHO" w:date="2025-08-10T19:48:00Z">
            <w:rPr>
              <w:ins w:id="1032" w:author="Autor desconhecido" w:date="2025-08-09T21:29:00Z"/>
              <w:rFonts w:ascii="Arial" w:eastAsia="Arial" w:hAnsi="Arial" w:cs="Arial"/>
            </w:rPr>
          </w:rPrChange>
        </w:rPr>
        <w:pPrChange w:id="1033" w:author="RAYLAN BRUNO SANTANA CARVALHO" w:date="2025-08-10T20:07:00Z">
          <w:pPr>
            <w:keepNext/>
            <w:jc w:val="center"/>
          </w:pPr>
        </w:pPrChange>
      </w:pPr>
      <w:ins w:id="1034" w:author="Autor desconhecido" w:date="2025-08-09T21:29:00Z">
        <w:r w:rsidRPr="00A21660">
          <w:rPr>
            <w:rFonts w:ascii="Times New Roman" w:eastAsia="Arial" w:hAnsi="Times New Roman" w:cs="Times New Roman"/>
            <w:rPrChange w:id="1035" w:author="RAYLAN BRUNO SANTANA CARVALHO" w:date="2025-08-10T19:48:00Z">
              <w:rPr>
                <w:rFonts w:ascii="Arial" w:eastAsia="Arial" w:hAnsi="Arial" w:cs="Arial"/>
              </w:rPr>
            </w:rPrChange>
          </w:rPr>
          <w:t>E, na mesma tela, pede para inserir os dados do passageiro, conforme figura 13:</w:t>
        </w:r>
      </w:ins>
    </w:p>
    <w:p w14:paraId="09D58019" w14:textId="77777777" w:rsidR="004C4CBE" w:rsidRDefault="24602F96" w:rsidP="003546F0">
      <w:pPr>
        <w:spacing w:after="120" w:line="360" w:lineRule="auto"/>
        <w:jc w:val="center"/>
        <w:rPr>
          <w:ins w:id="1036" w:author="RAYLAN BRUNO SANTANA CARVALHO" w:date="2025-08-10T19:57:00Z"/>
          <w:rFonts w:ascii="Times New Roman" w:eastAsia="Arial" w:hAnsi="Times New Roman" w:cs="Times New Roman"/>
        </w:rPr>
        <w:pPrChange w:id="1037" w:author="RAYLAN BRUNO SANTANA CARVALHO" w:date="2025-08-10T20:07:00Z">
          <w:pPr>
            <w:jc w:val="both"/>
          </w:pPr>
        </w:pPrChange>
      </w:pPr>
      <w:ins w:id="1038" w:author="Yasmin Cantanhede" w:date="2025-08-09T22:51:00Z">
        <w:r w:rsidRPr="000D695B">
          <w:rPr>
            <w:rFonts w:ascii="Times New Roman" w:eastAsia="Arial" w:hAnsi="Times New Roman" w:cs="Times New Roman"/>
            <w:sz w:val="20"/>
            <w:rPrChange w:id="1039" w:author="RAYLAN BRUNO SANTANA CARVALHO" w:date="2025-08-10T20:16:00Z">
              <w:rPr>
                <w:rFonts w:ascii="Arial" w:eastAsia="Arial" w:hAnsi="Arial" w:cs="Arial"/>
              </w:rPr>
            </w:rPrChange>
          </w:rPr>
          <w:t xml:space="preserve">Figura 13 - </w:t>
        </w:r>
      </w:ins>
      <w:ins w:id="1040" w:author="Yasmin Cantanhede" w:date="2025-08-09T22:52:00Z">
        <w:r w:rsidRPr="000D695B">
          <w:rPr>
            <w:rFonts w:ascii="Times New Roman" w:eastAsia="Arial" w:hAnsi="Times New Roman" w:cs="Times New Roman"/>
            <w:sz w:val="20"/>
            <w:rPrChange w:id="1041" w:author="RAYLAN BRUNO SANTANA CARVALHO" w:date="2025-08-10T20:16:00Z">
              <w:rPr>
                <w:rFonts w:ascii="Arial" w:eastAsia="Arial" w:hAnsi="Arial" w:cs="Arial"/>
              </w:rPr>
            </w:rPrChange>
          </w:rPr>
          <w:t>A</w:t>
        </w:r>
      </w:ins>
      <w:ins w:id="1042" w:author="Yasmin Cantanhede" w:date="2025-08-09T22:51:00Z">
        <w:r w:rsidRPr="000D695B">
          <w:rPr>
            <w:rFonts w:ascii="Times New Roman" w:eastAsia="Arial" w:hAnsi="Times New Roman" w:cs="Times New Roman"/>
            <w:sz w:val="20"/>
            <w:rPrChange w:id="1043" w:author="RAYLAN BRUNO SANTANA CARVALHO" w:date="2025-08-10T20:16:00Z">
              <w:rPr>
                <w:rFonts w:ascii="Arial" w:eastAsia="Arial" w:hAnsi="Arial" w:cs="Arial"/>
              </w:rPr>
            </w:rPrChange>
          </w:rPr>
          <w:t>dicionar dados do passageiro</w:t>
        </w:r>
      </w:ins>
      <w:ins w:id="1044" w:author="Yasmin Cantanhede" w:date="2025-08-09T21:46:00Z">
        <w:r w:rsidRPr="00A21660">
          <w:rPr>
            <w:rFonts w:ascii="Times New Roman" w:hAnsi="Times New Roman" w:cs="Times New Roman"/>
            <w:noProof/>
            <w:lang w:eastAsia="pt-BR"/>
            <w:rPrChange w:id="1045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7AF36BE7" wp14:editId="17E2D1AD">
              <wp:extent cx="5420230" cy="2515235"/>
              <wp:effectExtent l="0" t="0" r="0" b="0"/>
              <wp:docPr id="14" name="Figura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Figura14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9"/>
                      <a:srcRect l="2712" t="11965"/>
                      <a:stretch/>
                    </pic:blipFill>
                    <pic:spPr bwMode="auto">
                      <a:xfrm>
                        <a:off x="0" y="0"/>
                        <a:ext cx="5421040" cy="25156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799746B9" w14:textId="6441FF5B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1046" w:author="RAYLAN BRUNO SANTANA CARVALHO" w:date="2025-06-30T18:48:00Z"/>
          <w:rFonts w:ascii="Times New Roman" w:hAnsi="Times New Roman" w:cs="Times New Roman"/>
          <w:sz w:val="20"/>
          <w:rPrChange w:id="1047" w:author="RAYLAN BRUNO SANTANA CARVALHO" w:date="2025-08-10T20:16:00Z">
            <w:rPr>
              <w:ins w:id="1048" w:author="RAYLAN BRUNO SANTANA CARVALHO" w:date="2025-06-30T18:48:00Z"/>
            </w:rPr>
          </w:rPrChange>
        </w:rPr>
        <w:pPrChange w:id="1049" w:author="RAYLAN BRUNO SANTANA CARVALHO" w:date="2025-08-10T20:07:00Z">
          <w:pPr>
            <w:jc w:val="both"/>
          </w:pPr>
        </w:pPrChange>
      </w:pPr>
      <w:ins w:id="1050" w:author="RAYLAN BRUNO SANTANA CARVALHO" w:date="2025-08-10T19:57:00Z">
        <w:r w:rsidRPr="000D695B">
          <w:rPr>
            <w:rFonts w:ascii="Times New Roman" w:hAnsi="Times New Roman" w:cs="Times New Roman"/>
            <w:sz w:val="20"/>
            <w:rPrChange w:id="1051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69333364" w14:textId="77777777" w:rsidR="004C4CBE" w:rsidRPr="00A21660" w:rsidRDefault="00CB7FD7" w:rsidP="003546F0">
      <w:pPr>
        <w:spacing w:before="240" w:after="120" w:line="360" w:lineRule="auto"/>
        <w:jc w:val="both"/>
        <w:rPr>
          <w:ins w:id="1052" w:author="Yasmin Cantanhede" w:date="2025-08-09T22:53:00Z"/>
          <w:rFonts w:ascii="Times New Roman" w:eastAsia="Arial" w:hAnsi="Times New Roman" w:cs="Times New Roman"/>
          <w:rPrChange w:id="1053" w:author="RAYLAN BRUNO SANTANA CARVALHO" w:date="2025-08-10T19:48:00Z">
            <w:rPr>
              <w:ins w:id="1054" w:author="Yasmin Cantanhede" w:date="2025-08-09T22:53:00Z"/>
              <w:rFonts w:ascii="Arial" w:eastAsia="Arial" w:hAnsi="Arial" w:cs="Arial"/>
            </w:rPr>
          </w:rPrChange>
        </w:rPr>
        <w:pPrChange w:id="1055" w:author="RAYLAN BRUNO SANTANA CARVALHO" w:date="2025-08-10T20:07:00Z">
          <w:pPr>
            <w:jc w:val="both"/>
          </w:pPr>
        </w:pPrChange>
      </w:pPr>
      <w:ins w:id="1056" w:author="Yasmin Cantanhede" w:date="2025-08-09T22:53:00Z">
        <w:r w:rsidRPr="00A21660">
          <w:rPr>
            <w:rFonts w:ascii="Times New Roman" w:eastAsia="Arial" w:hAnsi="Times New Roman" w:cs="Times New Roman"/>
            <w:rPrChange w:id="1057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Clicando em “prosseguir para </w:t>
        </w:r>
        <w:r w:rsidRPr="00A21660">
          <w:rPr>
            <w:rFonts w:ascii="Times New Roman" w:eastAsia="Arial" w:hAnsi="Times New Roman" w:cs="Times New Roman"/>
            <w:rPrChange w:id="1058" w:author="RAYLAN BRUNO SANTANA CARVALHO" w:date="2025-08-10T19:48:00Z">
              <w:rPr>
                <w:rFonts w:ascii="Arial" w:eastAsia="Arial" w:hAnsi="Arial" w:cs="Arial"/>
              </w:rPr>
            </w:rPrChange>
          </w:rPr>
          <w:t>pagamento” será redirecionado para tela de pagamento.</w:t>
        </w:r>
      </w:ins>
    </w:p>
    <w:p w14:paraId="1B0B4887" w14:textId="77777777" w:rsidR="004C4CBE" w:rsidRPr="00A21660" w:rsidRDefault="00CB7FD7" w:rsidP="003546F0">
      <w:pPr>
        <w:spacing w:before="240" w:after="120" w:line="360" w:lineRule="auto"/>
        <w:jc w:val="both"/>
        <w:rPr>
          <w:ins w:id="1059" w:author="VIRGINIA MARIA MONDEGO FERREIRA" w:date="2025-07-01T01:08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1060" w:author="RAYLAN BRUNO SANTANA CARVALHO" w:date="2025-08-10T19:48:00Z">
            <w:rPr>
              <w:ins w:id="1061" w:author="VIRGINIA MARIA MONDEGO FERREIRA" w:date="2025-07-01T01:08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1062" w:author="RAYLAN BRUNO SANTANA CARVALHO" w:date="2025-08-10T20:07:00Z">
          <w:pPr>
            <w:spacing w:after="0"/>
            <w:jc w:val="both"/>
          </w:pPr>
        </w:pPrChange>
      </w:pPr>
      <w:ins w:id="1063" w:author="Yasmin Cantanhede" w:date="2025-08-09T23:14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064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8</w:t>
        </w:r>
      </w:ins>
      <w:ins w:id="1065" w:author="RAYLAN BRUNO SANTANA CARVALHO" w:date="2025-06-30T18:48:00Z">
        <w:del w:id="1066" w:author="Yasmin Cantanhede" w:date="2025-08-09T23:14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1067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9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06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. </w:t>
        </w:r>
      </w:ins>
      <w:ins w:id="1069" w:author="VIRGINIA MARIA MONDEGO FERREIRA" w:date="2025-07-01T01:0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070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 Tela de Pagamento</w:t>
        </w:r>
      </w:ins>
    </w:p>
    <w:p w14:paraId="5C5E6122" w14:textId="77777777" w:rsidR="004C4CBE" w:rsidRPr="00A21660" w:rsidRDefault="00CB7FD7" w:rsidP="003546F0">
      <w:pPr>
        <w:spacing w:after="120" w:line="360" w:lineRule="auto"/>
        <w:jc w:val="both"/>
        <w:rPr>
          <w:ins w:id="1071" w:author="Yasmin Cantanhede" w:date="2025-08-09T21:47:00Z"/>
          <w:rFonts w:ascii="Times New Roman" w:eastAsia="Arial" w:hAnsi="Times New Roman" w:cs="Times New Roman"/>
          <w:color w:val="000000" w:themeColor="text1"/>
          <w:rPrChange w:id="1072" w:author="RAYLAN BRUNO SANTANA CARVALHO" w:date="2025-08-10T19:48:00Z">
            <w:rPr>
              <w:ins w:id="1073" w:author="Yasmin Cantanhede" w:date="2025-08-09T21:47:00Z"/>
              <w:rFonts w:ascii="Arial" w:eastAsia="Arial" w:hAnsi="Arial" w:cs="Arial"/>
              <w:color w:val="000000" w:themeColor="text1"/>
            </w:rPr>
          </w:rPrChange>
        </w:rPr>
        <w:pPrChange w:id="1074" w:author="RAYLAN BRUNO SANTANA CARVALHO" w:date="2025-08-10T20:07:00Z">
          <w:pPr>
            <w:spacing w:after="0"/>
            <w:jc w:val="both"/>
          </w:pPr>
        </w:pPrChange>
      </w:pPr>
      <w:ins w:id="1075" w:author="Yasmin Cantanhede" w:date="2025-08-09T22:53:00Z">
        <w:del w:id="1076" w:author="Autor desconhecido" w:date="2025-08-09T21:30:00Z">
          <w:r w:rsidRPr="00A21660">
            <w:rPr>
              <w:rFonts w:ascii="Times New Roman" w:eastAsia="Arial" w:hAnsi="Times New Roman" w:cs="Times New Roman"/>
              <w:color w:val="000000" w:themeColor="text1"/>
              <w:rPrChange w:id="1077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lastRenderedPageBreak/>
            <w:delText>9.1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107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</w:t>
        </w:r>
      </w:ins>
      <w:ins w:id="1079" w:author="Autor desconhecido" w:date="2025-08-09T21:30:00Z">
        <w:r w:rsidRPr="00A21660">
          <w:rPr>
            <w:rFonts w:ascii="Times New Roman" w:eastAsia="Arial" w:hAnsi="Times New Roman" w:cs="Times New Roman"/>
            <w:color w:val="000000" w:themeColor="text1"/>
            <w:rPrChange w:id="108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Logo após a inserção de dados da passagem, poderá e</w:t>
        </w:r>
      </w:ins>
      <w:ins w:id="1081" w:author="VIRGINIA MARIA MONDEGO FERREIRA" w:date="2025-07-01T01:08:00Z">
        <w:del w:id="1082" w:author="Autor desconhecido" w:date="2025-08-09T21:30:00Z">
          <w:r w:rsidRPr="00A21660">
            <w:rPr>
              <w:rFonts w:ascii="Times New Roman" w:eastAsia="Arial" w:hAnsi="Times New Roman" w:cs="Times New Roman"/>
              <w:color w:val="000000" w:themeColor="text1"/>
              <w:rPrChange w:id="1083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E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108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scolh</w:t>
        </w:r>
      </w:ins>
      <w:ins w:id="1085" w:author="Autor desconhecido" w:date="2025-08-09T21:30:00Z">
        <w:r w:rsidRPr="00A21660">
          <w:rPr>
            <w:rFonts w:ascii="Times New Roman" w:eastAsia="Arial" w:hAnsi="Times New Roman" w:cs="Times New Roman"/>
            <w:color w:val="000000" w:themeColor="text1"/>
            <w:rPrChange w:id="108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er</w:t>
        </w:r>
      </w:ins>
      <w:ins w:id="1087" w:author="VIRGINIA MARIA MONDEGO FERREIRA" w:date="2025-07-01T01:08:00Z">
        <w:del w:id="1088" w:author="Autor desconhecido" w:date="2025-08-09T21:30:00Z">
          <w:r w:rsidRPr="00A21660">
            <w:rPr>
              <w:rFonts w:ascii="Times New Roman" w:eastAsia="Arial" w:hAnsi="Times New Roman" w:cs="Times New Roman"/>
              <w:color w:val="000000" w:themeColor="text1"/>
              <w:rPrChange w:id="108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a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109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</w:t>
        </w:r>
      </w:ins>
      <w:ins w:id="1091" w:author="Autor desconhecido" w:date="2025-08-09T21:30:00Z">
        <w:r w:rsidRPr="00A21660">
          <w:rPr>
            <w:rFonts w:ascii="Times New Roman" w:eastAsia="Arial" w:hAnsi="Times New Roman" w:cs="Times New Roman"/>
            <w:color w:val="000000" w:themeColor="text1"/>
            <w:rPrChange w:id="109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o</w:t>
        </w:r>
      </w:ins>
      <w:ins w:id="1093" w:author="Yasmin Cantanhede" w:date="2025-08-09T22:53:00Z">
        <w:del w:id="1094" w:author="Autor desconhecido" w:date="2025-08-09T21:30:00Z">
          <w:r w:rsidRPr="00A21660">
            <w:rPr>
              <w:rFonts w:ascii="Times New Roman" w:eastAsia="Arial" w:hAnsi="Times New Roman" w:cs="Times New Roman"/>
              <w:color w:val="000000" w:themeColor="text1"/>
              <w:rPrChange w:id="1095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d</w:delText>
          </w:r>
        </w:del>
      </w:ins>
      <w:ins w:id="1096" w:author="VIRGINIA MARIA MONDEGO FERREIRA" w:date="2025-07-01T01:08:00Z">
        <w:del w:id="1097" w:author="Autor desconhecido" w:date="2025-08-09T21:30:00Z">
          <w:r w:rsidRPr="00A21660">
            <w:rPr>
              <w:rFonts w:ascii="Times New Roman" w:eastAsia="Arial" w:hAnsi="Times New Roman" w:cs="Times New Roman"/>
              <w:color w:val="000000" w:themeColor="text1"/>
              <w:rPrChange w:id="1098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o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109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método</w:t>
        </w:r>
      </w:ins>
      <w:ins w:id="1100" w:author="Yasmin Cantanhede" w:date="2025-08-09T22:53:00Z">
        <w:r w:rsidRPr="00A21660">
          <w:rPr>
            <w:rFonts w:ascii="Times New Roman" w:eastAsia="Arial" w:hAnsi="Times New Roman" w:cs="Times New Roman"/>
            <w:color w:val="000000" w:themeColor="text1"/>
            <w:rPrChange w:id="110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de pagamento</w:t>
        </w:r>
      </w:ins>
      <w:ins w:id="1102" w:author="Autor desconhecido" w:date="2025-08-09T21:30:00Z">
        <w:r w:rsidRPr="00A21660">
          <w:rPr>
            <w:rFonts w:ascii="Times New Roman" w:eastAsia="Arial" w:hAnsi="Times New Roman" w:cs="Times New Roman"/>
            <w:color w:val="000000" w:themeColor="text1"/>
            <w:rPrChange w:id="110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que desejar, de acordo com a figura 14</w:t>
        </w:r>
      </w:ins>
      <w:ins w:id="1104" w:author="VIRGINIA MARIA MONDEGO FERREIRA" w:date="2025-07-01T01:08:00Z">
        <w:r w:rsidRPr="00A21660">
          <w:rPr>
            <w:rFonts w:ascii="Times New Roman" w:eastAsia="Arial" w:hAnsi="Times New Roman" w:cs="Times New Roman"/>
            <w:color w:val="000000" w:themeColor="text1"/>
            <w:rPrChange w:id="110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:</w:t>
        </w:r>
      </w:ins>
    </w:p>
    <w:p w14:paraId="049DD3AF" w14:textId="77777777" w:rsidR="004C4CBE" w:rsidRPr="000D695B" w:rsidRDefault="00CB7FD7" w:rsidP="003546F0">
      <w:pPr>
        <w:keepNext/>
        <w:spacing w:before="240" w:after="120" w:line="360" w:lineRule="auto"/>
        <w:jc w:val="center"/>
        <w:rPr>
          <w:ins w:id="1106" w:author="Yasmin Cantanhede" w:date="2025-08-09T21:47:00Z"/>
          <w:rFonts w:ascii="Times New Roman" w:eastAsia="Arial" w:hAnsi="Times New Roman" w:cs="Times New Roman"/>
          <w:color w:val="000000" w:themeColor="text1"/>
          <w:sz w:val="20"/>
          <w:rPrChange w:id="1107" w:author="RAYLAN BRUNO SANTANA CARVALHO" w:date="2025-08-10T20:16:00Z">
            <w:rPr>
              <w:ins w:id="1108" w:author="Yasmin Cantanhede" w:date="2025-08-09T21:47:00Z"/>
              <w:rFonts w:ascii="Arial" w:eastAsia="Arial" w:hAnsi="Arial" w:cs="Arial"/>
              <w:color w:val="000000" w:themeColor="text1"/>
            </w:rPr>
          </w:rPrChange>
        </w:rPr>
        <w:pPrChange w:id="1109" w:author="RAYLAN BRUNO SANTANA CARVALHO" w:date="2025-08-10T20:07:00Z">
          <w:pPr>
            <w:spacing w:after="0"/>
            <w:jc w:val="both"/>
          </w:pPr>
        </w:pPrChange>
      </w:pPr>
      <w:ins w:id="1110" w:author="Yasmin Cantanhede" w:date="2025-08-09T22:55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1111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Figura 14 – Tela de paga</w:t>
        </w:r>
      </w:ins>
      <w:ins w:id="1112" w:author="Yasmin Cantanhede" w:date="2025-08-09T22:56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1113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mento</w:t>
        </w:r>
      </w:ins>
    </w:p>
    <w:p w14:paraId="1F72F646" w14:textId="77777777" w:rsidR="004C4CBE" w:rsidRDefault="24602F96" w:rsidP="003546F0">
      <w:pPr>
        <w:spacing w:after="120" w:line="360" w:lineRule="auto"/>
        <w:jc w:val="center"/>
        <w:rPr>
          <w:ins w:id="1114" w:author="RAYLAN BRUNO SANTANA CARVALHO" w:date="2025-08-10T19:57:00Z"/>
          <w:rFonts w:ascii="Times New Roman" w:hAnsi="Times New Roman" w:cs="Times New Roman"/>
        </w:rPr>
        <w:pPrChange w:id="1115" w:author="RAYLAN BRUNO SANTANA CARVALHO" w:date="2025-08-10T20:07:00Z">
          <w:pPr>
            <w:spacing w:after="0"/>
            <w:jc w:val="center"/>
          </w:pPr>
        </w:pPrChange>
      </w:pPr>
      <w:ins w:id="1116" w:author="Yasmin Cantanhede" w:date="2025-08-09T21:47:00Z">
        <w:r w:rsidRPr="00A21660">
          <w:rPr>
            <w:rFonts w:ascii="Times New Roman" w:hAnsi="Times New Roman" w:cs="Times New Roman"/>
            <w:noProof/>
            <w:lang w:eastAsia="pt-BR"/>
            <w:rPrChange w:id="1117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6362CD02" wp14:editId="4D9EB809">
              <wp:extent cx="5343174" cy="2504440"/>
              <wp:effectExtent l="0" t="0" r="0" b="0"/>
              <wp:docPr id="15" name="Figura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Figura15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0"/>
                      <a:srcRect l="3170" t="11269"/>
                      <a:stretch/>
                    </pic:blipFill>
                    <pic:spPr bwMode="auto">
                      <a:xfrm>
                        <a:off x="0" y="0"/>
                        <a:ext cx="5343748" cy="25047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2EE34A7" w14:textId="5D22FA2C" w:rsidR="00A21660" w:rsidRPr="000D695B" w:rsidRDefault="00A21660" w:rsidP="003546F0">
      <w:pPr>
        <w:keepNext/>
        <w:spacing w:after="120" w:line="360" w:lineRule="auto"/>
        <w:contextualSpacing/>
        <w:jc w:val="center"/>
        <w:rPr>
          <w:ins w:id="1118" w:author="VIRGINIA MARIA MONDEGO FERREIRA" w:date="2025-07-01T01:09:00Z"/>
          <w:rFonts w:ascii="Times New Roman" w:hAnsi="Times New Roman" w:cs="Times New Roman"/>
          <w:sz w:val="20"/>
          <w:rPrChange w:id="1119" w:author="RAYLAN BRUNO SANTANA CARVALHO" w:date="2025-08-10T20:16:00Z">
            <w:rPr>
              <w:ins w:id="1120" w:author="VIRGINIA MARIA MONDEGO FERREIRA" w:date="2025-07-01T01:09:00Z"/>
            </w:rPr>
          </w:rPrChange>
        </w:rPr>
        <w:pPrChange w:id="1121" w:author="RAYLAN BRUNO SANTANA CARVALHO" w:date="2025-08-10T20:07:00Z">
          <w:pPr>
            <w:spacing w:after="0"/>
            <w:jc w:val="center"/>
          </w:pPr>
        </w:pPrChange>
      </w:pPr>
      <w:ins w:id="1122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123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2FABEB62" w14:textId="77777777" w:rsidR="004C4CBE" w:rsidRPr="00A21660" w:rsidRDefault="00CB7FD7" w:rsidP="003546F0">
      <w:pPr>
        <w:pStyle w:val="PargrafodaLista"/>
        <w:numPr>
          <w:ilvl w:val="0"/>
          <w:numId w:val="7"/>
        </w:numPr>
        <w:spacing w:before="240" w:after="120" w:line="360" w:lineRule="auto"/>
        <w:jc w:val="both"/>
        <w:rPr>
          <w:ins w:id="1124" w:author="Yasmin Cantanhede" w:date="2025-08-09T21:47:00Z"/>
          <w:rFonts w:ascii="Times New Roman" w:eastAsia="Arial" w:hAnsi="Times New Roman" w:cs="Times New Roman"/>
          <w:b/>
          <w:bCs/>
          <w:color w:val="000000" w:themeColor="text1"/>
          <w:rPrChange w:id="1125" w:author="RAYLAN BRUNO SANTANA CARVALHO" w:date="2025-08-10T19:48:00Z">
            <w:rPr>
              <w:ins w:id="1126" w:author="Yasmin Cantanhede" w:date="2025-08-09T21:47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1127" w:author="RAYLAN BRUNO SANTANA CARVALHO" w:date="2025-08-10T20:07:00Z">
          <w:pPr>
            <w:pStyle w:val="PargrafodaLista"/>
            <w:numPr>
              <w:numId w:val="7"/>
            </w:numPr>
            <w:tabs>
              <w:tab w:val="num" w:pos="0"/>
            </w:tabs>
            <w:spacing w:before="240" w:after="0"/>
            <w:ind w:hanging="360"/>
            <w:jc w:val="both"/>
          </w:pPr>
        </w:pPrChange>
      </w:pPr>
      <w:ins w:id="1128" w:author="Autor desconhecido" w:date="2025-08-09T21:31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112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Se for c</w:t>
        </w:r>
      </w:ins>
      <w:ins w:id="1130" w:author="VIRGINIA MARIA MONDEGO FERREIRA" w:date="2025-07-01T01:09:00Z">
        <w:del w:id="1131" w:author="Autor desconhecido" w:date="2025-08-09T21:31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1132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C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1133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artão: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13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insira os dados do cartão</w:t>
        </w:r>
      </w:ins>
      <w:ins w:id="1135" w:author="Autor desconhecido" w:date="2025-08-09T21:31:00Z">
        <w:r w:rsidRPr="00A21660">
          <w:rPr>
            <w:rFonts w:ascii="Times New Roman" w:eastAsia="Arial" w:hAnsi="Times New Roman" w:cs="Times New Roman"/>
            <w:color w:val="000000" w:themeColor="text1"/>
            <w:rPrChange w:id="113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 mostrado na figura 15:</w:t>
        </w:r>
      </w:ins>
    </w:p>
    <w:p w14:paraId="08CE6F91" w14:textId="77777777" w:rsidR="004C4CBE" w:rsidRPr="00A21660" w:rsidRDefault="004C4CBE" w:rsidP="003546F0">
      <w:pPr>
        <w:spacing w:after="120" w:line="360" w:lineRule="auto"/>
        <w:jc w:val="center"/>
        <w:rPr>
          <w:ins w:id="1137" w:author="Yasmin Cantanhede" w:date="2025-08-09T22:57:00Z"/>
          <w:rFonts w:ascii="Times New Roman" w:eastAsia="Arial" w:hAnsi="Times New Roman" w:cs="Times New Roman"/>
          <w:color w:val="000000" w:themeColor="text1"/>
          <w:rPrChange w:id="1138" w:author="RAYLAN BRUNO SANTANA CARVALHO" w:date="2025-08-10T19:48:00Z">
            <w:rPr>
              <w:ins w:id="1139" w:author="Yasmin Cantanhede" w:date="2025-08-09T22:57:00Z"/>
              <w:rFonts w:ascii="Arial" w:eastAsia="Arial" w:hAnsi="Arial" w:cs="Arial"/>
              <w:color w:val="000000" w:themeColor="text1"/>
            </w:rPr>
          </w:rPrChange>
        </w:rPr>
        <w:pPrChange w:id="1140" w:author="RAYLAN BRUNO SANTANA CARVALHO" w:date="2025-08-10T20:07:00Z">
          <w:pPr>
            <w:spacing w:after="0"/>
            <w:jc w:val="center"/>
          </w:pPr>
        </w:pPrChange>
      </w:pPr>
    </w:p>
    <w:p w14:paraId="237CEEE9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1141" w:author="Yasmin Cantanhede" w:date="2025-08-09T21:48:00Z"/>
          <w:rFonts w:ascii="Times New Roman" w:eastAsia="Arial" w:hAnsi="Times New Roman" w:cs="Times New Roman"/>
          <w:color w:val="000000" w:themeColor="text1"/>
          <w:sz w:val="20"/>
          <w:rPrChange w:id="1142" w:author="RAYLAN BRUNO SANTANA CARVALHO" w:date="2025-08-10T20:16:00Z">
            <w:rPr>
              <w:ins w:id="1143" w:author="Yasmin Cantanhede" w:date="2025-08-09T21:48:00Z"/>
              <w:rFonts w:ascii="Arial" w:eastAsia="Arial" w:hAnsi="Arial" w:cs="Arial"/>
              <w:color w:val="000000" w:themeColor="text1"/>
            </w:rPr>
          </w:rPrChange>
        </w:rPr>
        <w:pPrChange w:id="1144" w:author="RAYLAN BRUNO SANTANA CARVALHO" w:date="2025-08-10T20:07:00Z">
          <w:pPr/>
        </w:pPrChange>
      </w:pPr>
      <w:ins w:id="1145" w:author="Yasmin Cantanhede" w:date="2025-08-09T22:57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1146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Figura 15 – Pagamento via cartão</w:t>
        </w:r>
      </w:ins>
    </w:p>
    <w:p w14:paraId="61CDCEAD" w14:textId="77777777" w:rsidR="004C4CBE" w:rsidRDefault="7AFCA9A3" w:rsidP="003546F0">
      <w:pPr>
        <w:spacing w:after="120" w:line="360" w:lineRule="auto"/>
        <w:jc w:val="center"/>
        <w:rPr>
          <w:ins w:id="1147" w:author="RAYLAN BRUNO SANTANA CARVALHO" w:date="2025-08-10T19:58:00Z"/>
          <w:rFonts w:ascii="Times New Roman" w:hAnsi="Times New Roman" w:cs="Times New Roman"/>
        </w:rPr>
        <w:pPrChange w:id="1148" w:author="RAYLAN BRUNO SANTANA CARVALHO" w:date="2025-08-10T20:07:00Z">
          <w:pPr>
            <w:spacing w:after="0"/>
            <w:jc w:val="both"/>
          </w:pPr>
        </w:pPrChange>
      </w:pPr>
      <w:ins w:id="1149" w:author="Yasmin Cantanhede" w:date="2025-08-09T21:48:00Z">
        <w:r w:rsidRPr="00A21660">
          <w:rPr>
            <w:rFonts w:ascii="Times New Roman" w:hAnsi="Times New Roman" w:cs="Times New Roman"/>
            <w:noProof/>
            <w:lang w:eastAsia="pt-BR"/>
            <w:rPrChange w:id="1150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4A3400D3" wp14:editId="4F8D8F7B">
              <wp:extent cx="5385463" cy="2539176"/>
              <wp:effectExtent l="0" t="0" r="0" b="0"/>
              <wp:docPr id="16" name="Figura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Figura16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1"/>
                      <a:srcRect l="3007" t="11130"/>
                      <a:stretch/>
                    </pic:blipFill>
                    <pic:spPr bwMode="auto">
                      <a:xfrm>
                        <a:off x="0" y="0"/>
                        <a:ext cx="5386079" cy="25394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2446E120" w14:textId="3A178B74" w:rsidR="003546F0" w:rsidRPr="000D695B" w:rsidDel="003546F0" w:rsidRDefault="003546F0" w:rsidP="003546F0">
      <w:pPr>
        <w:keepNext/>
        <w:spacing w:after="120" w:line="360" w:lineRule="auto"/>
        <w:contextualSpacing/>
        <w:jc w:val="center"/>
        <w:rPr>
          <w:ins w:id="1151" w:author="Yasmin Cantanhede" w:date="2025-08-09T21:48:00Z"/>
          <w:del w:id="1152" w:author="RAYLAN BRUNO SANTANA CARVALHO" w:date="2025-08-10T19:58:00Z"/>
          <w:rFonts w:ascii="Times New Roman" w:hAnsi="Times New Roman" w:cs="Times New Roman"/>
          <w:sz w:val="20"/>
          <w:rPrChange w:id="1153" w:author="RAYLAN BRUNO SANTANA CARVALHO" w:date="2025-08-10T20:16:00Z">
            <w:rPr>
              <w:ins w:id="1154" w:author="Yasmin Cantanhede" w:date="2025-08-09T21:48:00Z"/>
              <w:del w:id="1155" w:author="RAYLAN BRUNO SANTANA CARVALHO" w:date="2025-08-10T19:58:00Z"/>
            </w:rPr>
          </w:rPrChange>
        </w:rPr>
        <w:pPrChange w:id="1156" w:author="RAYLAN BRUNO SANTANA CARVALHO" w:date="2025-08-10T20:07:00Z">
          <w:pPr>
            <w:spacing w:after="0"/>
            <w:jc w:val="both"/>
          </w:pPr>
        </w:pPrChange>
      </w:pPr>
      <w:ins w:id="1157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158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03D49661" w14:textId="6C5107C4" w:rsidR="004C4CBE" w:rsidRPr="00A21660" w:rsidDel="003546F0" w:rsidRDefault="004C4CBE" w:rsidP="003546F0">
      <w:pPr>
        <w:keepNext/>
        <w:spacing w:before="240" w:after="120" w:line="360" w:lineRule="auto"/>
        <w:jc w:val="center"/>
        <w:rPr>
          <w:ins w:id="1159" w:author="LILIA ROSA COELHO MOURA" w:date="2025-08-10T18:44:00Z"/>
          <w:del w:id="1160" w:author="RAYLAN BRUNO SANTANA CARVALHO" w:date="2025-08-10T19:58:00Z"/>
          <w:rFonts w:ascii="Times New Roman" w:eastAsia="Arial" w:hAnsi="Times New Roman" w:cs="Times New Roman"/>
          <w:rPrChange w:id="1161" w:author="RAYLAN BRUNO SANTANA CARVALHO" w:date="2025-08-10T19:48:00Z">
            <w:rPr>
              <w:ins w:id="1162" w:author="LILIA ROSA COELHO MOURA" w:date="2025-08-10T18:44:00Z"/>
              <w:del w:id="1163" w:author="RAYLAN BRUNO SANTANA CARVALHO" w:date="2025-08-10T19:58:00Z"/>
              <w:rFonts w:ascii="Arial" w:eastAsia="Arial" w:hAnsi="Arial" w:cs="Arial"/>
            </w:rPr>
          </w:rPrChange>
        </w:rPr>
        <w:pPrChange w:id="1164" w:author="RAYLAN BRUNO SANTANA CARVALHO" w:date="2025-08-10T20:07:00Z">
          <w:pPr>
            <w:keepNext/>
            <w:spacing w:before="240" w:after="0"/>
            <w:jc w:val="center"/>
          </w:pPr>
        </w:pPrChange>
      </w:pPr>
    </w:p>
    <w:p w14:paraId="67D0DCFD" w14:textId="3A0E9F82" w:rsidR="004C4CBE" w:rsidRPr="00A21660" w:rsidRDefault="004C4CBE" w:rsidP="003546F0">
      <w:pPr>
        <w:keepNext/>
        <w:spacing w:after="120" w:line="360" w:lineRule="auto"/>
        <w:contextualSpacing/>
        <w:jc w:val="center"/>
        <w:rPr>
          <w:ins w:id="1165" w:author="LILIA ROSA COELHO MOURA" w:date="2025-08-10T18:44:00Z"/>
          <w:rFonts w:ascii="Times New Roman" w:eastAsia="Arial" w:hAnsi="Times New Roman" w:cs="Times New Roman"/>
          <w:rPrChange w:id="1166" w:author="RAYLAN BRUNO SANTANA CARVALHO" w:date="2025-08-10T19:48:00Z">
            <w:rPr>
              <w:ins w:id="1167" w:author="LILIA ROSA COELHO MOURA" w:date="2025-08-10T18:44:00Z"/>
              <w:rFonts w:ascii="Arial" w:eastAsia="Arial" w:hAnsi="Arial" w:cs="Arial"/>
            </w:rPr>
          </w:rPrChange>
        </w:rPr>
        <w:pPrChange w:id="1168" w:author="RAYLAN BRUNO SANTANA CARVALHO" w:date="2025-08-10T20:07:00Z">
          <w:pPr>
            <w:keepNext/>
            <w:spacing w:before="240" w:after="0"/>
            <w:jc w:val="center"/>
          </w:pPr>
        </w:pPrChange>
      </w:pPr>
    </w:p>
    <w:p w14:paraId="1E17B8ED" w14:textId="2CD5BBB7" w:rsidR="004C4CBE" w:rsidDel="000D695B" w:rsidRDefault="6EB8060E" w:rsidP="003546F0">
      <w:pPr>
        <w:spacing w:before="240" w:after="120" w:line="360" w:lineRule="auto"/>
        <w:jc w:val="center"/>
        <w:rPr>
          <w:del w:id="1169" w:author="LILIA ROSA COELHO MOURA" w:date="2025-08-10T18:44:00Z"/>
          <w:rFonts w:ascii="Times New Roman" w:eastAsia="Arial" w:hAnsi="Times New Roman" w:cs="Times New Roman"/>
        </w:rPr>
        <w:pPrChange w:id="1170" w:author="RAYLAN BRUNO SANTANA CARVALHO" w:date="2025-08-10T20:07:00Z">
          <w:pPr>
            <w:spacing w:before="240" w:after="0"/>
            <w:jc w:val="center"/>
          </w:pPr>
        </w:pPrChange>
      </w:pPr>
      <w:ins w:id="1171" w:author="Autor desconhecido" w:date="2025-08-09T21:31:00Z">
        <w:r w:rsidRPr="00A21660">
          <w:rPr>
            <w:rFonts w:ascii="Times New Roman" w:eastAsia="Arial" w:hAnsi="Times New Roman" w:cs="Times New Roman"/>
            <w:rPrChange w:id="1172" w:author="RAYLAN BRUNO SANTANA CARVALHO" w:date="2025-08-10T19:48:00Z">
              <w:rPr>
                <w:rFonts w:ascii="Arial" w:eastAsia="Arial" w:hAnsi="Arial" w:cs="Arial"/>
              </w:rPr>
            </w:rPrChange>
          </w:rPr>
          <w:t>Na figura 16, é demonstrado como obterá uma confirmação do pagamento.</w:t>
        </w:r>
      </w:ins>
    </w:p>
    <w:p w14:paraId="1E8F19AC" w14:textId="77777777" w:rsidR="000D695B" w:rsidRPr="00A21660" w:rsidRDefault="000D695B" w:rsidP="003546F0">
      <w:pPr>
        <w:keepNext/>
        <w:spacing w:before="240" w:after="120" w:line="360" w:lineRule="auto"/>
        <w:jc w:val="center"/>
        <w:rPr>
          <w:ins w:id="1173" w:author="RAYLAN BRUNO SANTANA CARVALHO" w:date="2025-08-10T20:14:00Z"/>
          <w:rFonts w:ascii="Times New Roman" w:eastAsia="Arial" w:hAnsi="Times New Roman" w:cs="Times New Roman"/>
          <w:rPrChange w:id="1174" w:author="RAYLAN BRUNO SANTANA CARVALHO" w:date="2025-08-10T19:48:00Z">
            <w:rPr>
              <w:ins w:id="1175" w:author="RAYLAN BRUNO SANTANA CARVALHO" w:date="2025-08-10T20:14:00Z"/>
              <w:rFonts w:ascii="Arial" w:eastAsia="Arial" w:hAnsi="Arial" w:cs="Arial"/>
            </w:rPr>
          </w:rPrChange>
        </w:rPr>
        <w:pPrChange w:id="1176" w:author="RAYLAN BRUNO SANTANA CARVALHO" w:date="2025-08-10T20:07:00Z">
          <w:pPr>
            <w:keepNext/>
            <w:spacing w:before="240" w:after="0"/>
            <w:jc w:val="center"/>
          </w:pPr>
        </w:pPrChange>
      </w:pPr>
    </w:p>
    <w:p w14:paraId="6D41D341" w14:textId="77777777" w:rsidR="000D695B" w:rsidRDefault="000D695B" w:rsidP="003546F0">
      <w:pPr>
        <w:spacing w:before="240" w:after="120" w:line="360" w:lineRule="auto"/>
        <w:jc w:val="center"/>
        <w:rPr>
          <w:ins w:id="1177" w:author="RAYLAN BRUNO SANTANA CARVALHO" w:date="2025-08-10T20:19:00Z"/>
          <w:rFonts w:ascii="Times New Roman" w:eastAsia="Arial" w:hAnsi="Times New Roman" w:cs="Times New Roman"/>
          <w:sz w:val="20"/>
        </w:rPr>
        <w:pPrChange w:id="1178" w:author="RAYLAN BRUNO SANTANA CARVALHO" w:date="2025-08-10T20:07:00Z">
          <w:pPr>
            <w:spacing w:before="240" w:after="0"/>
            <w:jc w:val="center"/>
          </w:pPr>
        </w:pPrChange>
      </w:pPr>
    </w:p>
    <w:p w14:paraId="021148C1" w14:textId="1A6587F9" w:rsidR="004C4CBE" w:rsidRPr="000D695B" w:rsidRDefault="6EB8060E" w:rsidP="003546F0">
      <w:pPr>
        <w:spacing w:before="240" w:after="120" w:line="360" w:lineRule="auto"/>
        <w:jc w:val="center"/>
        <w:rPr>
          <w:ins w:id="1179" w:author="Yasmin Cantanhede" w:date="2025-08-09T22:58:00Z"/>
          <w:rFonts w:ascii="Times New Roman" w:eastAsia="Arial" w:hAnsi="Times New Roman" w:cs="Times New Roman"/>
          <w:sz w:val="20"/>
          <w:rPrChange w:id="1180" w:author="RAYLAN BRUNO SANTANA CARVALHO" w:date="2025-08-10T20:16:00Z">
            <w:rPr>
              <w:ins w:id="1181" w:author="Yasmin Cantanhede" w:date="2025-08-09T22:58:00Z"/>
              <w:rFonts w:ascii="Arial" w:eastAsia="Arial" w:hAnsi="Arial" w:cs="Arial"/>
            </w:rPr>
          </w:rPrChange>
        </w:rPr>
        <w:pPrChange w:id="1182" w:author="RAYLAN BRUNO SANTANA CARVALHO" w:date="2025-08-10T20:07:00Z">
          <w:pPr>
            <w:spacing w:before="240" w:after="0"/>
            <w:jc w:val="center"/>
          </w:pPr>
        </w:pPrChange>
      </w:pPr>
      <w:ins w:id="1183" w:author="Yasmin Cantanhede" w:date="2025-08-09T22:58:00Z">
        <w:r w:rsidRPr="000D695B">
          <w:rPr>
            <w:rFonts w:ascii="Times New Roman" w:eastAsia="Arial" w:hAnsi="Times New Roman" w:cs="Times New Roman"/>
            <w:sz w:val="20"/>
            <w:rPrChange w:id="1184" w:author="RAYLAN BRUNO SANTANA CARVALHO" w:date="2025-08-10T20:16:00Z">
              <w:rPr>
                <w:rFonts w:ascii="Arial" w:eastAsia="Arial" w:hAnsi="Arial" w:cs="Arial"/>
              </w:rPr>
            </w:rPrChange>
          </w:rPr>
          <w:lastRenderedPageBreak/>
          <w:t>Figura 16 - Confirmação de pagamento</w:t>
        </w:r>
      </w:ins>
    </w:p>
    <w:p w14:paraId="6BB9E253" w14:textId="77777777" w:rsidR="004C4CBE" w:rsidRDefault="24602F96" w:rsidP="003546F0">
      <w:pPr>
        <w:spacing w:after="120" w:line="360" w:lineRule="auto"/>
        <w:jc w:val="center"/>
        <w:rPr>
          <w:ins w:id="1185" w:author="RAYLAN BRUNO SANTANA CARVALHO" w:date="2025-08-10T19:58:00Z"/>
          <w:rFonts w:ascii="Times New Roman" w:hAnsi="Times New Roman" w:cs="Times New Roman"/>
        </w:rPr>
        <w:pPrChange w:id="1186" w:author="RAYLAN BRUNO SANTANA CARVALHO" w:date="2025-08-10T20:07:00Z">
          <w:pPr>
            <w:spacing w:after="0"/>
            <w:jc w:val="both"/>
          </w:pPr>
        </w:pPrChange>
      </w:pPr>
      <w:ins w:id="1187" w:author="Yasmin Cantanhede" w:date="2025-08-09T22:58:00Z">
        <w:r w:rsidRPr="00A21660">
          <w:rPr>
            <w:rFonts w:ascii="Times New Roman" w:hAnsi="Times New Roman" w:cs="Times New Roman"/>
            <w:noProof/>
            <w:lang w:eastAsia="pt-BR"/>
            <w:rPrChange w:id="1188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5B726F6D" wp14:editId="0E097550">
              <wp:extent cx="5367759" cy="2531110"/>
              <wp:effectExtent l="0" t="0" r="0" b="0"/>
              <wp:docPr id="17" name="Figura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Figura17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2"/>
                      <a:srcRect l="3156" t="11409"/>
                      <a:stretch/>
                    </pic:blipFill>
                    <pic:spPr bwMode="auto">
                      <a:xfrm>
                        <a:off x="0" y="0"/>
                        <a:ext cx="5368616" cy="2531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44DA148" w14:textId="71D4CA73" w:rsidR="003546F0" w:rsidRPr="000D695B" w:rsidRDefault="003546F0" w:rsidP="003546F0">
      <w:pPr>
        <w:keepNext/>
        <w:spacing w:after="120" w:line="360" w:lineRule="auto"/>
        <w:contextualSpacing/>
        <w:jc w:val="center"/>
        <w:rPr>
          <w:ins w:id="1189" w:author="VIRGINIA MARIA MONDEGO FERREIRA" w:date="2025-07-01T01:09:00Z"/>
          <w:rFonts w:ascii="Times New Roman" w:hAnsi="Times New Roman" w:cs="Times New Roman"/>
          <w:sz w:val="20"/>
          <w:rPrChange w:id="1190" w:author="RAYLAN BRUNO SANTANA CARVALHO" w:date="2025-08-10T20:16:00Z">
            <w:rPr>
              <w:ins w:id="1191" w:author="VIRGINIA MARIA MONDEGO FERREIRA" w:date="2025-07-01T01:09:00Z"/>
            </w:rPr>
          </w:rPrChange>
        </w:rPr>
        <w:pPrChange w:id="1192" w:author="RAYLAN BRUNO SANTANA CARVALHO" w:date="2025-08-10T20:07:00Z">
          <w:pPr>
            <w:spacing w:after="0"/>
            <w:jc w:val="both"/>
          </w:pPr>
        </w:pPrChange>
      </w:pPr>
      <w:ins w:id="1193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194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2FBD7985" w14:textId="4682B50E" w:rsidR="004C4CBE" w:rsidRPr="00A21660" w:rsidRDefault="00CB7FD7" w:rsidP="003546F0">
      <w:pPr>
        <w:pStyle w:val="PargrafodaLista"/>
        <w:numPr>
          <w:ilvl w:val="0"/>
          <w:numId w:val="7"/>
        </w:numPr>
        <w:spacing w:before="240" w:after="120" w:line="360" w:lineRule="auto"/>
        <w:jc w:val="both"/>
        <w:rPr>
          <w:ins w:id="1195" w:author="Yasmin Cantanhede" w:date="2025-08-09T23:00:00Z"/>
          <w:rFonts w:ascii="Times New Roman" w:eastAsia="Arial" w:hAnsi="Times New Roman" w:cs="Times New Roman"/>
          <w:color w:val="000000" w:themeColor="text1"/>
          <w:rPrChange w:id="1196" w:author="RAYLAN BRUNO SANTANA CARVALHO" w:date="2025-08-10T19:48:00Z">
            <w:rPr>
              <w:ins w:id="1197" w:author="Yasmin Cantanhede" w:date="2025-08-09T23:00:00Z"/>
              <w:rFonts w:ascii="Arial" w:eastAsia="Arial" w:hAnsi="Arial" w:cs="Arial"/>
              <w:color w:val="000000" w:themeColor="text1"/>
            </w:rPr>
          </w:rPrChange>
        </w:rPr>
        <w:pPrChange w:id="1198" w:author="RAYLAN BRUNO SANTANA CARVALHO" w:date="2025-08-10T20:07:00Z">
          <w:pPr>
            <w:pStyle w:val="PargrafodaLista"/>
            <w:numPr>
              <w:numId w:val="7"/>
            </w:numPr>
            <w:tabs>
              <w:tab w:val="num" w:pos="0"/>
            </w:tabs>
            <w:spacing w:before="240" w:after="240"/>
            <w:ind w:hanging="360"/>
            <w:jc w:val="both"/>
          </w:pPr>
        </w:pPrChange>
      </w:pPr>
      <w:ins w:id="1199" w:author="Autor desconhecido" w:date="2025-08-09T21:31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1200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 xml:space="preserve">Se for </w:t>
        </w:r>
        <w:proofErr w:type="spellStart"/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1201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p</w:t>
        </w:r>
      </w:ins>
      <w:ins w:id="1202" w:author="VIRGINIA MARIA MONDEGO FERREIRA" w:date="2025-07-01T01:09:00Z">
        <w:del w:id="1203" w:author="Autor desconhecido" w:date="2025-08-09T21:31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rPrChange w:id="1204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</w:rPr>
              </w:rPrChange>
            </w:rPr>
            <w:delText>P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rPrChange w:id="1205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</w:rPr>
            </w:rPrChange>
          </w:rPr>
          <w:t>ix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20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: </w:t>
        </w:r>
      </w:ins>
      <w:ins w:id="1207" w:author="Autor desconhecido" w:date="2025-08-09T21:32:00Z">
        <w:del w:id="1208" w:author="RAYLAN BRUNO SANTANA CARVALHO" w:date="2025-08-10T20:14:00Z">
          <w:r w:rsidRPr="00A21660" w:rsidDel="000D695B">
            <w:rPr>
              <w:rFonts w:ascii="Times New Roman" w:eastAsia="Arial" w:hAnsi="Times New Roman" w:cs="Times New Roman"/>
              <w:color w:val="000000" w:themeColor="text1"/>
              <w:rPrChange w:id="1209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o</w:delText>
          </w:r>
        </w:del>
      </w:ins>
      <w:ins w:id="1210" w:author="VIRGINIA MARIA MONDEGO FERREIRA" w:date="2025-07-01T01:09:00Z">
        <w:del w:id="1211" w:author="RAYLAN BRUNO SANTANA CARVALHO" w:date="2025-08-10T20:14:00Z">
          <w:r w:rsidRPr="00A21660" w:rsidDel="000D695B">
            <w:rPr>
              <w:rFonts w:ascii="Times New Roman" w:eastAsia="Arial" w:hAnsi="Times New Roman" w:cs="Times New Roman"/>
              <w:color w:val="000000" w:themeColor="text1"/>
              <w:rPrChange w:id="1212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</w:delText>
          </w:r>
          <w:r w:rsidRPr="00A21660" w:rsidDel="000D695B">
            <w:rPr>
              <w:rFonts w:ascii="Times New Roman" w:eastAsia="Arial" w:hAnsi="Times New Roman" w:cs="Times New Roman"/>
              <w:color w:val="000000" w:themeColor="text1"/>
              <w:rPrChange w:id="1213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código</w:delText>
          </w:r>
        </w:del>
      </w:ins>
      <w:ins w:id="1214" w:author="RAYLAN BRUNO SANTANA CARVALHO" w:date="2025-08-10T20:14:00Z">
        <w:r w:rsidR="000D695B" w:rsidRPr="008D10D2">
          <w:rPr>
            <w:rFonts w:ascii="Times New Roman" w:eastAsia="Arial" w:hAnsi="Times New Roman" w:cs="Times New Roman"/>
            <w:color w:val="000000" w:themeColor="text1"/>
          </w:rPr>
          <w:t>código</w:t>
        </w:r>
      </w:ins>
      <w:ins w:id="1215" w:author="VIRGINIA MARIA MONDEGO FERREIRA" w:date="2025-07-01T01:09:00Z">
        <w:r w:rsidRPr="00A21660">
          <w:rPr>
            <w:rFonts w:ascii="Times New Roman" w:eastAsia="Arial" w:hAnsi="Times New Roman" w:cs="Times New Roman"/>
            <w:color w:val="000000" w:themeColor="text1"/>
            <w:rPrChange w:id="121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QR</w:t>
        </w:r>
      </w:ins>
      <w:ins w:id="1217" w:author="Autor desconhecido" w:date="2025-08-09T21:32:00Z">
        <w:r w:rsidRPr="00A21660">
          <w:rPr>
            <w:rFonts w:ascii="Times New Roman" w:eastAsia="Arial" w:hAnsi="Times New Roman" w:cs="Times New Roman"/>
            <w:color w:val="000000" w:themeColor="text1"/>
            <w:rPrChange w:id="121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é</w:t>
        </w:r>
      </w:ins>
      <w:ins w:id="1219" w:author="VIRGINIA MARIA MONDEGO FERREIRA" w:date="2025-07-01T01:09:00Z">
        <w:r w:rsidRPr="00A21660">
          <w:rPr>
            <w:rFonts w:ascii="Times New Roman" w:eastAsia="Arial" w:hAnsi="Times New Roman" w:cs="Times New Roman"/>
            <w:color w:val="000000" w:themeColor="text1"/>
            <w:rPrChange w:id="122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gerado para pagamento </w:t>
        </w:r>
        <w:del w:id="1221" w:author="RAYLAN BRUNO SANTANA CARVALHO" w:date="2025-08-10T20:14:00Z">
          <w:r w:rsidRPr="00A21660" w:rsidDel="000D695B">
            <w:rPr>
              <w:rFonts w:ascii="Times New Roman" w:eastAsia="Arial" w:hAnsi="Times New Roman" w:cs="Times New Roman"/>
              <w:color w:val="000000" w:themeColor="text1"/>
              <w:rPrChange w:id="1222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instantâne</w:delText>
          </w:r>
        </w:del>
      </w:ins>
      <w:ins w:id="1223" w:author="Autor desconhecido" w:date="2025-08-09T21:32:00Z">
        <w:del w:id="1224" w:author="RAYLAN BRUNO SANTANA CARVALHO" w:date="2025-08-10T20:14:00Z">
          <w:r w:rsidRPr="00A21660" w:rsidDel="000D695B">
            <w:rPr>
              <w:rFonts w:ascii="Times New Roman" w:eastAsia="Arial" w:hAnsi="Times New Roman" w:cs="Times New Roman"/>
              <w:color w:val="000000" w:themeColor="text1"/>
              <w:rPrChange w:id="1225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>amente</w:delText>
          </w:r>
        </w:del>
      </w:ins>
      <w:ins w:id="1226" w:author="RAYLAN BRUNO SANTANA CARVALHO" w:date="2025-08-10T20:14:00Z">
        <w:r w:rsidR="000D695B" w:rsidRPr="008D10D2">
          <w:rPr>
            <w:rFonts w:ascii="Times New Roman" w:eastAsia="Arial" w:hAnsi="Times New Roman" w:cs="Times New Roman"/>
            <w:color w:val="000000" w:themeColor="text1"/>
          </w:rPr>
          <w:t>instantaneamente</w:t>
        </w:r>
      </w:ins>
      <w:ins w:id="1227" w:author="Autor desconhecido" w:date="2025-08-09T21:32:00Z">
        <w:r w:rsidRPr="00A21660">
          <w:rPr>
            <w:rFonts w:ascii="Times New Roman" w:eastAsia="Arial" w:hAnsi="Times New Roman" w:cs="Times New Roman"/>
            <w:color w:val="000000" w:themeColor="text1"/>
            <w:rPrChange w:id="122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 conforme figura</w:t>
        </w:r>
      </w:ins>
      <w:ins w:id="1229" w:author="RAYLAN BRUNO SANTANA CARVALHO" w:date="2025-08-10T20:14:00Z">
        <w:r w:rsidR="000D695B">
          <w:rPr>
            <w:rFonts w:ascii="Times New Roman" w:eastAsia="Arial" w:hAnsi="Times New Roman" w:cs="Times New Roman"/>
            <w:color w:val="000000" w:themeColor="text1"/>
          </w:rPr>
          <w:t xml:space="preserve"> </w:t>
        </w:r>
      </w:ins>
      <w:ins w:id="1230" w:author="Autor desconhecido" w:date="2025-08-09T21:32:00Z">
        <w:del w:id="1231" w:author="RAYLAN BRUNO SANTANA CARVALHO" w:date="2025-08-10T20:14:00Z">
          <w:r w:rsidRPr="00A21660" w:rsidDel="000D695B">
            <w:rPr>
              <w:rFonts w:ascii="Times New Roman" w:eastAsia="Arial" w:hAnsi="Times New Roman" w:cs="Times New Roman"/>
              <w:color w:val="000000" w:themeColor="text1"/>
              <w:rPrChange w:id="1232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 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123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17:</w:t>
        </w:r>
      </w:ins>
      <w:del w:id="1234" w:author="Autor desconhecido" w:date="2025-08-09T21:32:00Z">
        <w:r w:rsidRPr="00A21660">
          <w:rPr>
            <w:rFonts w:ascii="Times New Roman" w:eastAsia="Arial" w:hAnsi="Times New Roman" w:cs="Times New Roman"/>
            <w:color w:val="000000" w:themeColor="text1"/>
            <w:rPrChange w:id="123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delText>o</w:delText>
        </w:r>
      </w:del>
    </w:p>
    <w:p w14:paraId="7D375A0B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1236" w:author="Yasmin Cantanhede" w:date="2025-08-09T21:48:00Z"/>
          <w:rFonts w:ascii="Times New Roman" w:eastAsia="Arial" w:hAnsi="Times New Roman" w:cs="Times New Roman"/>
          <w:color w:val="000000" w:themeColor="text1"/>
          <w:sz w:val="20"/>
          <w:rPrChange w:id="1237" w:author="RAYLAN BRUNO SANTANA CARVALHO" w:date="2025-08-10T20:16:00Z">
            <w:rPr>
              <w:ins w:id="1238" w:author="Yasmin Cantanhede" w:date="2025-08-09T21:48:00Z"/>
              <w:rFonts w:ascii="Arial" w:eastAsia="Arial" w:hAnsi="Arial" w:cs="Arial"/>
              <w:color w:val="000000" w:themeColor="text1"/>
            </w:rPr>
          </w:rPrChange>
        </w:rPr>
        <w:pPrChange w:id="1239" w:author="RAYLAN BRUNO SANTANA CARVALHO" w:date="2025-08-10T20:07:00Z">
          <w:pPr/>
        </w:pPrChange>
      </w:pPr>
      <w:ins w:id="1240" w:author="Yasmin Cantanhede" w:date="2025-08-09T23:00:00Z"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1241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Figura 17 – Pagamento via </w:t>
        </w:r>
        <w:proofErr w:type="spellStart"/>
        <w:r w:rsidRPr="000D695B">
          <w:rPr>
            <w:rFonts w:ascii="Times New Roman" w:eastAsia="Arial" w:hAnsi="Times New Roman" w:cs="Times New Roman"/>
            <w:color w:val="000000" w:themeColor="text1"/>
            <w:sz w:val="20"/>
            <w:rPrChange w:id="1242" w:author="RAYLAN BRUNO SANTANA CARVALHO" w:date="2025-08-10T20:16:00Z">
              <w:rPr>
                <w:rFonts w:ascii="Arial" w:eastAsia="Arial" w:hAnsi="Arial" w:cs="Arial"/>
                <w:color w:val="000000" w:themeColor="text1"/>
              </w:rPr>
            </w:rPrChange>
          </w:rPr>
          <w:t>pix</w:t>
        </w:r>
      </w:ins>
      <w:proofErr w:type="spellEnd"/>
    </w:p>
    <w:p w14:paraId="23DE523C" w14:textId="77777777" w:rsidR="004C4CBE" w:rsidRDefault="24602F96" w:rsidP="003546F0">
      <w:pPr>
        <w:spacing w:after="120" w:line="360" w:lineRule="auto"/>
        <w:jc w:val="center"/>
        <w:rPr>
          <w:ins w:id="1243" w:author="RAYLAN BRUNO SANTANA CARVALHO" w:date="2025-08-10T19:58:00Z"/>
          <w:rFonts w:ascii="Times New Roman" w:hAnsi="Times New Roman" w:cs="Times New Roman"/>
        </w:rPr>
        <w:pPrChange w:id="1244" w:author="RAYLAN BRUNO SANTANA CARVALHO" w:date="2025-08-10T20:07:00Z">
          <w:pPr>
            <w:spacing w:after="0"/>
            <w:jc w:val="both"/>
          </w:pPr>
        </w:pPrChange>
      </w:pPr>
      <w:ins w:id="1245" w:author="Yasmin Cantanhede" w:date="2025-08-09T21:48:00Z">
        <w:r w:rsidRPr="00A21660">
          <w:rPr>
            <w:rFonts w:ascii="Times New Roman" w:hAnsi="Times New Roman" w:cs="Times New Roman"/>
            <w:noProof/>
            <w:lang w:eastAsia="pt-BR"/>
            <w:rPrChange w:id="1246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3389B8BD" wp14:editId="335BD93D">
              <wp:extent cx="5385463" cy="2529647"/>
              <wp:effectExtent l="0" t="0" r="0" b="0"/>
              <wp:docPr id="18" name="Figura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Figura18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3"/>
                      <a:srcRect l="3007" t="11168"/>
                      <a:stretch/>
                    </pic:blipFill>
                    <pic:spPr bwMode="auto">
                      <a:xfrm>
                        <a:off x="0" y="0"/>
                        <a:ext cx="5386079" cy="2529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0B6784F5" w14:textId="2F3B9E57" w:rsidR="003546F0" w:rsidRPr="000D695B" w:rsidRDefault="003546F0" w:rsidP="003546F0">
      <w:pPr>
        <w:keepNext/>
        <w:spacing w:after="120" w:line="360" w:lineRule="auto"/>
        <w:contextualSpacing/>
        <w:jc w:val="center"/>
        <w:rPr>
          <w:ins w:id="1247" w:author="VIRGINIA MARIA MONDEGO FERREIRA" w:date="2025-07-01T01:09:00Z"/>
          <w:rFonts w:ascii="Times New Roman" w:hAnsi="Times New Roman" w:cs="Times New Roman"/>
          <w:sz w:val="20"/>
          <w:rPrChange w:id="1248" w:author="RAYLAN BRUNO SANTANA CARVALHO" w:date="2025-08-10T20:16:00Z">
            <w:rPr>
              <w:ins w:id="1249" w:author="VIRGINIA MARIA MONDEGO FERREIRA" w:date="2025-07-01T01:09:00Z"/>
            </w:rPr>
          </w:rPrChange>
        </w:rPr>
        <w:pPrChange w:id="1250" w:author="RAYLAN BRUNO SANTANA CARVALHO" w:date="2025-08-10T20:07:00Z">
          <w:pPr>
            <w:spacing w:after="0"/>
            <w:jc w:val="both"/>
          </w:pPr>
        </w:pPrChange>
      </w:pPr>
      <w:ins w:id="1251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252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2D906091" w14:textId="77777777" w:rsidR="004C4CBE" w:rsidRPr="00A21660" w:rsidRDefault="6EB8060E" w:rsidP="003546F0">
      <w:pPr>
        <w:keepNext/>
        <w:spacing w:before="240" w:after="120" w:line="360" w:lineRule="auto"/>
        <w:jc w:val="center"/>
        <w:rPr>
          <w:ins w:id="1253" w:author="Autor desconhecido" w:date="2025-08-09T21:32:00Z"/>
          <w:rFonts w:ascii="Times New Roman" w:eastAsia="Arial" w:hAnsi="Times New Roman" w:cs="Times New Roman"/>
          <w:rPrChange w:id="1254" w:author="RAYLAN BRUNO SANTANA CARVALHO" w:date="2025-08-10T19:48:00Z">
            <w:rPr>
              <w:ins w:id="1255" w:author="Autor desconhecido" w:date="2025-08-09T21:32:00Z"/>
              <w:rFonts w:ascii="Arial" w:eastAsia="Arial" w:hAnsi="Arial" w:cs="Arial"/>
            </w:rPr>
          </w:rPrChange>
        </w:rPr>
        <w:pPrChange w:id="1256" w:author="RAYLAN BRUNO SANTANA CARVALHO" w:date="2025-08-10T20:07:00Z">
          <w:pPr>
            <w:keepNext/>
            <w:spacing w:before="240" w:after="0"/>
            <w:jc w:val="center"/>
          </w:pPr>
        </w:pPrChange>
      </w:pPr>
      <w:ins w:id="1257" w:author="Autor desconhecido" w:date="2025-08-09T21:32:00Z">
        <w:r w:rsidRPr="00A21660">
          <w:rPr>
            <w:rFonts w:ascii="Times New Roman" w:eastAsia="Arial" w:hAnsi="Times New Roman" w:cs="Times New Roman"/>
            <w:rPrChange w:id="1258" w:author="RAYLAN BRUNO SANTANA CARVALHO" w:date="2025-08-10T19:48:00Z">
              <w:rPr>
                <w:rFonts w:ascii="Arial" w:eastAsia="Arial" w:hAnsi="Arial" w:cs="Arial"/>
              </w:rPr>
            </w:rPrChange>
          </w:rPr>
          <w:t>Na figura 18, demonstra-se como será a confirmação do pagamento.</w:t>
        </w:r>
      </w:ins>
    </w:p>
    <w:p w14:paraId="5E7B1F10" w14:textId="4BBBA334" w:rsidR="004C4CBE" w:rsidRPr="000D695B" w:rsidRDefault="6EB8060E" w:rsidP="003546F0">
      <w:pPr>
        <w:spacing w:before="240" w:after="120" w:line="360" w:lineRule="auto"/>
        <w:jc w:val="center"/>
        <w:rPr>
          <w:ins w:id="1259" w:author="Yasmin Cantanhede" w:date="2025-08-09T23:00:00Z"/>
          <w:rFonts w:ascii="Times New Roman" w:eastAsia="Arial" w:hAnsi="Times New Roman" w:cs="Times New Roman"/>
          <w:sz w:val="20"/>
          <w:rPrChange w:id="1260" w:author="RAYLAN BRUNO SANTANA CARVALHO" w:date="2025-08-10T20:16:00Z">
            <w:rPr>
              <w:ins w:id="1261" w:author="Yasmin Cantanhede" w:date="2025-08-09T23:00:00Z"/>
              <w:rFonts w:ascii="Arial" w:eastAsia="Arial" w:hAnsi="Arial" w:cs="Arial"/>
            </w:rPr>
          </w:rPrChange>
        </w:rPr>
        <w:pPrChange w:id="1262" w:author="RAYLAN BRUNO SANTANA CARVALHO" w:date="2025-08-10T20:07:00Z">
          <w:pPr>
            <w:spacing w:before="240" w:after="0"/>
            <w:jc w:val="center"/>
          </w:pPr>
        </w:pPrChange>
      </w:pPr>
      <w:ins w:id="1263" w:author="Yasmin Cantanhede" w:date="2025-08-09T23:00:00Z">
        <w:r w:rsidRPr="000D695B">
          <w:rPr>
            <w:rFonts w:ascii="Times New Roman" w:eastAsia="Arial" w:hAnsi="Times New Roman" w:cs="Times New Roman"/>
            <w:sz w:val="20"/>
            <w:rPrChange w:id="1264" w:author="RAYLAN BRUNO SANTANA CARVALHO" w:date="2025-08-10T20:16:00Z">
              <w:rPr>
                <w:rFonts w:ascii="Arial" w:eastAsia="Arial" w:hAnsi="Arial" w:cs="Arial"/>
              </w:rPr>
            </w:rPrChange>
          </w:rPr>
          <w:t>Figura 18 - Confirmação de pagamento</w:t>
        </w:r>
      </w:ins>
    </w:p>
    <w:p w14:paraId="52E56223" w14:textId="77777777" w:rsidR="004C4CBE" w:rsidRDefault="24602F96" w:rsidP="003546F0">
      <w:pPr>
        <w:spacing w:after="120" w:line="360" w:lineRule="auto"/>
        <w:jc w:val="center"/>
        <w:rPr>
          <w:ins w:id="1265" w:author="RAYLAN BRUNO SANTANA CARVALHO" w:date="2025-08-10T19:58:00Z"/>
          <w:rFonts w:ascii="Times New Roman" w:hAnsi="Times New Roman" w:cs="Times New Roman"/>
        </w:rPr>
        <w:pPrChange w:id="1266" w:author="RAYLAN BRUNO SANTANA CARVALHO" w:date="2025-08-10T20:07:00Z">
          <w:pPr>
            <w:spacing w:after="0"/>
            <w:jc w:val="both"/>
          </w:pPr>
        </w:pPrChange>
      </w:pPr>
      <w:ins w:id="1267" w:author="Yasmin Cantanhede" w:date="2025-08-09T23:00:00Z">
        <w:r w:rsidRPr="00A21660">
          <w:rPr>
            <w:rFonts w:ascii="Times New Roman" w:hAnsi="Times New Roman" w:cs="Times New Roman"/>
            <w:noProof/>
            <w:lang w:eastAsia="pt-BR"/>
            <w:rPrChange w:id="1268" w:author="RAYLAN BRUNO SANTANA CARVALHO" w:date="2025-08-10T19:48:00Z">
              <w:rPr>
                <w:noProof/>
                <w:lang w:eastAsia="pt-BR"/>
              </w:rPr>
            </w:rPrChange>
          </w:rPr>
          <w:lastRenderedPageBreak/>
          <w:drawing>
            <wp:inline distT="0" distB="0" distL="0" distR="0" wp14:anchorId="31AEE4C0" wp14:editId="75E3C22A">
              <wp:extent cx="5348936" cy="2532795"/>
              <wp:effectExtent l="0" t="0" r="0" b="0"/>
              <wp:docPr id="19" name="Figura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Figura19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4"/>
                      <a:srcRect l="3166" t="11648"/>
                      <a:stretch/>
                    </pic:blipFill>
                    <pic:spPr bwMode="auto">
                      <a:xfrm>
                        <a:off x="0" y="0"/>
                        <a:ext cx="5349561" cy="2533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1D362FAC" w14:textId="311D16FF" w:rsidR="003546F0" w:rsidRPr="000D695B" w:rsidRDefault="003546F0" w:rsidP="003546F0">
      <w:pPr>
        <w:keepNext/>
        <w:spacing w:after="120" w:line="360" w:lineRule="auto"/>
        <w:contextualSpacing/>
        <w:jc w:val="center"/>
        <w:rPr>
          <w:ins w:id="1269" w:author="RAYLAN BRUNO SANTANA CARVALHO" w:date="2025-06-30T18:48:00Z"/>
          <w:rFonts w:ascii="Times New Roman" w:hAnsi="Times New Roman" w:cs="Times New Roman"/>
          <w:sz w:val="20"/>
          <w:rPrChange w:id="1270" w:author="RAYLAN BRUNO SANTANA CARVALHO" w:date="2025-08-10T20:16:00Z">
            <w:rPr>
              <w:ins w:id="1271" w:author="RAYLAN BRUNO SANTANA CARVALHO" w:date="2025-06-30T18:48:00Z"/>
            </w:rPr>
          </w:rPrChange>
        </w:rPr>
        <w:pPrChange w:id="1272" w:author="RAYLAN BRUNO SANTANA CARVALHO" w:date="2025-08-10T20:07:00Z">
          <w:pPr>
            <w:spacing w:after="0"/>
            <w:jc w:val="both"/>
          </w:pPr>
        </w:pPrChange>
      </w:pPr>
      <w:ins w:id="1273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274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422223B4" w14:textId="77777777" w:rsidR="004C4CBE" w:rsidRPr="00A21660" w:rsidRDefault="00CB7FD7" w:rsidP="003546F0">
      <w:pPr>
        <w:spacing w:before="240" w:after="120" w:line="360" w:lineRule="auto"/>
        <w:jc w:val="both"/>
        <w:rPr>
          <w:ins w:id="1275" w:author="YASMIN CANTANHEDE SANTOS" w:date="2025-06-30T21:17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1276" w:author="RAYLAN BRUNO SANTANA CARVALHO" w:date="2025-08-10T19:48:00Z">
            <w:rPr>
              <w:ins w:id="1277" w:author="YASMIN CANTANHEDE SANTOS" w:date="2025-06-30T21:17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1278" w:author="RAYLAN BRUNO SANTANA CARVALHO" w:date="2025-08-10T20:07:00Z">
          <w:pPr>
            <w:spacing w:after="0"/>
            <w:jc w:val="both"/>
          </w:pPr>
        </w:pPrChange>
      </w:pPr>
      <w:ins w:id="1279" w:author="Yasmin Cantanhede" w:date="2025-08-09T23:14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280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9</w:t>
        </w:r>
      </w:ins>
      <w:ins w:id="1281" w:author="RAYLAN BRUNO SANTANA CARVALHO" w:date="2025-06-30T18:48:00Z">
        <w:del w:id="1282" w:author="Yasmin Cantanhede" w:date="2025-08-09T23:14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1283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10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284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. </w:t>
        </w:r>
      </w:ins>
      <w:ins w:id="1285" w:author="YASMIN CANTANHEDE SANTOS" w:date="2025-06-30T21:17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286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Comprovante de compra </w:t>
        </w:r>
      </w:ins>
      <w:del w:id="1287" w:author="YASMIN CANTANHEDE SANTOS" w:date="2025-06-30T21:1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288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delText>Login no Sistema</w:delText>
        </w:r>
      </w:del>
    </w:p>
    <w:p w14:paraId="69D3B8DD" w14:textId="77777777" w:rsidR="004C4CBE" w:rsidRPr="00A21660" w:rsidRDefault="00CB7FD7" w:rsidP="003546F0">
      <w:pPr>
        <w:pStyle w:val="PargrafodaLista"/>
        <w:numPr>
          <w:ilvl w:val="0"/>
          <w:numId w:val="9"/>
        </w:numPr>
        <w:spacing w:after="120" w:line="360" w:lineRule="auto"/>
        <w:rPr>
          <w:ins w:id="1289" w:author="YASMIN CANTANHEDE SANTOS" w:date="2025-06-30T21:18:00Z"/>
          <w:rFonts w:ascii="Times New Roman" w:eastAsia="Arial" w:hAnsi="Times New Roman" w:cs="Times New Roman"/>
          <w:rPrChange w:id="1290" w:author="RAYLAN BRUNO SANTANA CARVALHO" w:date="2025-08-10T19:48:00Z">
            <w:rPr>
              <w:ins w:id="1291" w:author="YASMIN CANTANHEDE SANTOS" w:date="2025-06-30T21:18:00Z"/>
              <w:rFonts w:ascii="Arial" w:eastAsia="Arial" w:hAnsi="Arial" w:cs="Arial"/>
            </w:rPr>
          </w:rPrChange>
        </w:rPr>
        <w:pPrChange w:id="1292" w:author="RAYLAN BRUNO SANTANA CARVALHO" w:date="2025-08-10T20:07:00Z">
          <w:pPr/>
        </w:pPrChange>
      </w:pPr>
      <w:ins w:id="1293" w:author="Yasmin Cantanhede" w:date="2025-08-09T23:01:00Z">
        <w:del w:id="1294" w:author="VIRGINIA MARIA MONDEGO FERREIRA" w:date="2025-08-10T00:45:00Z">
          <w:r w:rsidRPr="00A21660" w:rsidDel="24602F96">
            <w:rPr>
              <w:rFonts w:ascii="Times New Roman" w:eastAsia="Arial" w:hAnsi="Times New Roman" w:cs="Times New Roman"/>
              <w:rPrChange w:id="1295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 xml:space="preserve">10. 1 </w:delText>
          </w:r>
        </w:del>
      </w:ins>
      <w:ins w:id="1296" w:author="YASMIN CANTANHEDE SANTOS" w:date="2025-06-30T21:18:00Z">
        <w:r w:rsidR="24602F96" w:rsidRPr="00A21660">
          <w:rPr>
            <w:rFonts w:ascii="Times New Roman" w:eastAsia="Arial" w:hAnsi="Times New Roman" w:cs="Times New Roman"/>
            <w:rPrChange w:id="1297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Após o pagamento: </w:t>
        </w:r>
      </w:ins>
    </w:p>
    <w:p w14:paraId="5C082136" w14:textId="77777777" w:rsidR="004C4CBE" w:rsidRPr="00A21660" w:rsidRDefault="00CB7FD7" w:rsidP="003546F0">
      <w:pPr>
        <w:pStyle w:val="PargrafodaLista"/>
        <w:numPr>
          <w:ilvl w:val="0"/>
          <w:numId w:val="9"/>
        </w:numPr>
        <w:spacing w:after="120" w:line="360" w:lineRule="auto"/>
        <w:rPr>
          <w:ins w:id="1298" w:author="Yasmin Cantanhede" w:date="2025-08-09T23:02:00Z"/>
          <w:rFonts w:ascii="Times New Roman" w:eastAsia="Arial" w:hAnsi="Times New Roman" w:cs="Times New Roman"/>
          <w:b/>
          <w:bCs/>
          <w:rPrChange w:id="1299" w:author="RAYLAN BRUNO SANTANA CARVALHO" w:date="2025-08-10T19:48:00Z">
            <w:rPr>
              <w:ins w:id="1300" w:author="Yasmin Cantanhede" w:date="2025-08-09T23:02:00Z"/>
              <w:rFonts w:ascii="Arial" w:eastAsia="Arial" w:hAnsi="Arial" w:cs="Arial"/>
              <w:b/>
              <w:bCs/>
            </w:rPr>
          </w:rPrChange>
        </w:rPr>
        <w:pPrChange w:id="1301" w:author="RAYLAN BRUNO SANTANA CARVALHO" w:date="2025-08-10T20:07:00Z">
          <w:pPr>
            <w:pStyle w:val="PargrafodaLista"/>
            <w:numPr>
              <w:numId w:val="9"/>
            </w:numPr>
            <w:tabs>
              <w:tab w:val="num" w:pos="0"/>
            </w:tabs>
            <w:spacing w:after="240" w:line="360" w:lineRule="auto"/>
            <w:ind w:hanging="360"/>
          </w:pPr>
        </w:pPrChange>
      </w:pPr>
      <w:ins w:id="1302" w:author="YASMIN CANTANHEDE SANTOS" w:date="2025-06-30T21:18:00Z">
        <w:r w:rsidRPr="00A21660">
          <w:rPr>
            <w:rFonts w:ascii="Times New Roman" w:eastAsia="Arial" w:hAnsi="Times New Roman" w:cs="Times New Roman"/>
            <w:rPrChange w:id="1303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Será exibido um </w:t>
        </w:r>
        <w:r w:rsidRPr="00A21660">
          <w:rPr>
            <w:rFonts w:ascii="Times New Roman" w:eastAsia="Arial" w:hAnsi="Times New Roman" w:cs="Times New Roman"/>
            <w:b/>
            <w:bCs/>
            <w:rPrChange w:id="1304" w:author="RAYLAN BRUNO SANTANA CARVALHO" w:date="2025-08-10T19:48:00Z">
              <w:rPr>
                <w:rFonts w:ascii="Arial" w:eastAsia="Arial" w:hAnsi="Arial" w:cs="Arial"/>
                <w:b/>
                <w:bCs/>
              </w:rPr>
            </w:rPrChange>
          </w:rPr>
          <w:t>comprovante da compra</w:t>
        </w:r>
      </w:ins>
      <w:ins w:id="1305" w:author="Autor desconhecido" w:date="2025-08-09T21:33:00Z">
        <w:r w:rsidRPr="00A21660">
          <w:rPr>
            <w:rFonts w:ascii="Times New Roman" w:eastAsia="Arial" w:hAnsi="Times New Roman" w:cs="Times New Roman"/>
            <w:b/>
            <w:bCs/>
            <w:rPrChange w:id="1306" w:author="RAYLAN BRUNO SANTANA CARVALHO" w:date="2025-08-10T19:48:00Z">
              <w:rPr>
                <w:rFonts w:ascii="Arial" w:eastAsia="Arial" w:hAnsi="Arial" w:cs="Arial"/>
                <w:b/>
                <w:bCs/>
              </w:rPr>
            </w:rPrChange>
          </w:rPr>
          <w:t>, conforme figura 19</w:t>
        </w:r>
      </w:ins>
      <w:ins w:id="1307" w:author="YASMIN CANTANHEDE SANTOS" w:date="2025-06-30T21:20:00Z">
        <w:r w:rsidRPr="00A21660">
          <w:rPr>
            <w:rFonts w:ascii="Times New Roman" w:eastAsia="Arial" w:hAnsi="Times New Roman" w:cs="Times New Roman"/>
            <w:b/>
            <w:bCs/>
            <w:rPrChange w:id="1308" w:author="RAYLAN BRUNO SANTANA CARVALHO" w:date="2025-08-10T19:48:00Z">
              <w:rPr>
                <w:rFonts w:ascii="Arial" w:eastAsia="Arial" w:hAnsi="Arial" w:cs="Arial"/>
                <w:b/>
                <w:bCs/>
              </w:rPr>
            </w:rPrChange>
          </w:rPr>
          <w:t>.</w:t>
        </w:r>
      </w:ins>
    </w:p>
    <w:p w14:paraId="0C2D0594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1309" w:author="Yasmin Cantanhede" w:date="2025-08-09T21:50:00Z"/>
          <w:rFonts w:ascii="Times New Roman" w:eastAsia="Arial" w:hAnsi="Times New Roman" w:cs="Times New Roman"/>
          <w:sz w:val="20"/>
          <w:rPrChange w:id="1310" w:author="RAYLAN BRUNO SANTANA CARVALHO" w:date="2025-08-10T20:16:00Z">
            <w:rPr>
              <w:ins w:id="1311" w:author="Yasmin Cantanhede" w:date="2025-08-09T21:50:00Z"/>
              <w:rFonts w:ascii="Arial" w:eastAsia="Arial" w:hAnsi="Arial" w:cs="Arial"/>
            </w:rPr>
          </w:rPrChange>
        </w:rPr>
        <w:pPrChange w:id="1312" w:author="RAYLAN BRUNO SANTANA CARVALHO" w:date="2025-08-10T20:07:00Z">
          <w:pPr/>
        </w:pPrChange>
      </w:pPr>
      <w:ins w:id="1313" w:author="Yasmin Cantanhede" w:date="2025-08-09T23:02:00Z">
        <w:r w:rsidRPr="000D695B">
          <w:rPr>
            <w:rFonts w:ascii="Times New Roman" w:eastAsia="Arial" w:hAnsi="Times New Roman" w:cs="Times New Roman"/>
            <w:sz w:val="20"/>
            <w:rPrChange w:id="1314" w:author="RAYLAN BRUNO SANTANA CARVALHO" w:date="2025-08-10T20:16:00Z">
              <w:rPr>
                <w:rFonts w:ascii="Arial" w:eastAsia="Arial" w:hAnsi="Arial" w:cs="Arial"/>
              </w:rPr>
            </w:rPrChange>
          </w:rPr>
          <w:t>Figura 19 – Comprovante de compra</w:t>
        </w:r>
      </w:ins>
    </w:p>
    <w:p w14:paraId="07547A01" w14:textId="77777777" w:rsidR="004C4CBE" w:rsidRDefault="24602F96" w:rsidP="003546F0">
      <w:pPr>
        <w:spacing w:after="120" w:line="360" w:lineRule="auto"/>
        <w:jc w:val="center"/>
        <w:rPr>
          <w:ins w:id="1315" w:author="RAYLAN BRUNO SANTANA CARVALHO" w:date="2025-08-10T19:58:00Z"/>
          <w:rFonts w:ascii="Times New Roman" w:hAnsi="Times New Roman" w:cs="Times New Roman"/>
        </w:rPr>
        <w:pPrChange w:id="1316" w:author="RAYLAN BRUNO SANTANA CARVALHO" w:date="2025-08-10T20:07:00Z">
          <w:pPr>
            <w:spacing w:after="0" w:line="360" w:lineRule="auto"/>
          </w:pPr>
        </w:pPrChange>
      </w:pPr>
      <w:ins w:id="1317" w:author="Yasmin Cantanhede" w:date="2025-08-09T21:50:00Z">
        <w:r w:rsidRPr="00A21660">
          <w:rPr>
            <w:rFonts w:ascii="Times New Roman" w:hAnsi="Times New Roman" w:cs="Times New Roman"/>
            <w:noProof/>
            <w:lang w:eastAsia="pt-BR"/>
            <w:rPrChange w:id="1318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44336D1D" wp14:editId="721DF064">
              <wp:extent cx="5329781" cy="2467610"/>
              <wp:effectExtent l="0" t="0" r="0" b="0"/>
              <wp:docPr id="20" name="Figura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Figura20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5"/>
                      <a:srcRect l="4010" t="13635"/>
                      <a:stretch/>
                    </pic:blipFill>
                    <pic:spPr bwMode="auto">
                      <a:xfrm>
                        <a:off x="0" y="0"/>
                        <a:ext cx="5330412" cy="24679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4407F513" w14:textId="5A9FC3BA" w:rsidR="003546F0" w:rsidRPr="000D695B" w:rsidRDefault="003546F0" w:rsidP="003546F0">
      <w:pPr>
        <w:keepNext/>
        <w:spacing w:after="120" w:line="360" w:lineRule="auto"/>
        <w:contextualSpacing/>
        <w:jc w:val="center"/>
        <w:rPr>
          <w:ins w:id="1319" w:author="YASMIN CANTANHEDE SANTOS" w:date="2025-06-30T21:20:00Z"/>
          <w:rFonts w:ascii="Times New Roman" w:hAnsi="Times New Roman" w:cs="Times New Roman"/>
          <w:sz w:val="20"/>
          <w:rPrChange w:id="1320" w:author="RAYLAN BRUNO SANTANA CARVALHO" w:date="2025-08-10T20:16:00Z">
            <w:rPr>
              <w:ins w:id="1321" w:author="YASMIN CANTANHEDE SANTOS" w:date="2025-06-30T21:20:00Z"/>
            </w:rPr>
          </w:rPrChange>
        </w:rPr>
        <w:pPrChange w:id="1322" w:author="RAYLAN BRUNO SANTANA CARVALHO" w:date="2025-08-10T20:07:00Z">
          <w:pPr>
            <w:spacing w:after="0" w:line="360" w:lineRule="auto"/>
          </w:pPr>
        </w:pPrChange>
      </w:pPr>
      <w:ins w:id="1323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324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0BFC0D0A" w14:textId="77777777" w:rsidR="004C4CBE" w:rsidRPr="00A21660" w:rsidRDefault="00CB7FD7" w:rsidP="003546F0">
      <w:pPr>
        <w:pStyle w:val="PargrafodaLista"/>
        <w:numPr>
          <w:ilvl w:val="0"/>
          <w:numId w:val="9"/>
        </w:numPr>
        <w:spacing w:before="240" w:after="120" w:line="360" w:lineRule="auto"/>
        <w:rPr>
          <w:ins w:id="1325" w:author="YASMIN CANTANHEDE SANTOS" w:date="2025-06-30T21:20:00Z"/>
          <w:rFonts w:ascii="Times New Roman" w:eastAsia="Arial" w:hAnsi="Times New Roman" w:cs="Times New Roman"/>
          <w:rPrChange w:id="1326" w:author="RAYLAN BRUNO SANTANA CARVALHO" w:date="2025-08-10T19:48:00Z">
            <w:rPr>
              <w:ins w:id="1327" w:author="YASMIN CANTANHEDE SANTOS" w:date="2025-06-30T21:20:00Z"/>
              <w:rFonts w:ascii="Arial" w:eastAsia="Arial" w:hAnsi="Arial" w:cs="Arial"/>
            </w:rPr>
          </w:rPrChange>
        </w:rPr>
        <w:pPrChange w:id="1328" w:author="RAYLAN BRUNO SANTANA CARVALHO" w:date="2025-08-10T20:07:00Z">
          <w:pPr/>
        </w:pPrChange>
      </w:pPr>
      <w:r w:rsidRPr="00A21660">
        <w:rPr>
          <w:rFonts w:ascii="Times New Roman" w:eastAsia="Arial" w:hAnsi="Times New Roman" w:cs="Times New Roman"/>
          <w:rPrChange w:id="1329" w:author="RAYLAN BRUNO SANTANA CARVALHO" w:date="2025-08-10T19:48:00Z">
            <w:rPr>
              <w:rFonts w:ascii="Arial" w:eastAsia="Arial" w:hAnsi="Arial" w:cs="Arial"/>
            </w:rPr>
          </w:rPrChange>
        </w:rPr>
        <w:t>O usuário poderá:</w:t>
      </w:r>
      <w:ins w:id="1330" w:author="YASMIN CANTANHEDE SANTOS" w:date="2025-06-30T21:18:00Z">
        <w:r w:rsidRPr="00A21660">
          <w:rPr>
            <w:rFonts w:ascii="Times New Roman" w:eastAsia="Arial" w:hAnsi="Times New Roman" w:cs="Times New Roman"/>
            <w:rPrChange w:id="1331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7FEB52CD" w14:textId="77777777" w:rsidR="004C4CBE" w:rsidRPr="00A21660" w:rsidRDefault="00CB7FD7" w:rsidP="003546F0">
      <w:pPr>
        <w:pStyle w:val="PargrafodaLista"/>
        <w:numPr>
          <w:ilvl w:val="1"/>
          <w:numId w:val="9"/>
        </w:numPr>
        <w:spacing w:after="120" w:line="360" w:lineRule="auto"/>
        <w:rPr>
          <w:ins w:id="1332" w:author="YASMIN CANTANHEDE SANTOS" w:date="2025-06-30T21:20:00Z"/>
          <w:rFonts w:ascii="Times New Roman" w:eastAsia="Arial" w:hAnsi="Times New Roman" w:cs="Times New Roman"/>
          <w:rPrChange w:id="1333" w:author="RAYLAN BRUNO SANTANA CARVALHO" w:date="2025-08-10T19:48:00Z">
            <w:rPr>
              <w:ins w:id="1334" w:author="YASMIN CANTANHEDE SANTOS" w:date="2025-06-30T21:20:00Z"/>
              <w:rFonts w:ascii="Arial" w:eastAsia="Arial" w:hAnsi="Arial" w:cs="Arial"/>
            </w:rPr>
          </w:rPrChange>
        </w:rPr>
        <w:pPrChange w:id="1335" w:author="RAYLAN BRUNO SANTANA CARVALHO" w:date="2025-08-10T20:07:00Z">
          <w:pPr/>
        </w:pPrChange>
      </w:pPr>
      <w:ins w:id="1336" w:author="YASMIN CANTANHEDE SANTOS" w:date="2025-06-30T21:18:00Z">
        <w:r w:rsidRPr="00A21660">
          <w:rPr>
            <w:rFonts w:ascii="Times New Roman" w:eastAsia="Arial" w:hAnsi="Times New Roman" w:cs="Times New Roman"/>
            <w:rPrChange w:id="1337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Fazer o download (PDF) </w:t>
        </w:r>
      </w:ins>
    </w:p>
    <w:p w14:paraId="61BEEDAC" w14:textId="77777777" w:rsidR="004C4CBE" w:rsidRPr="00A21660" w:rsidRDefault="00CB7FD7" w:rsidP="003546F0">
      <w:pPr>
        <w:pStyle w:val="PargrafodaLista"/>
        <w:numPr>
          <w:ilvl w:val="1"/>
          <w:numId w:val="9"/>
        </w:numPr>
        <w:spacing w:after="120" w:line="360" w:lineRule="auto"/>
        <w:rPr>
          <w:ins w:id="1338" w:author="RAYLAN BRUNO SANTANA CARVALHO" w:date="2025-06-30T18:48:00Z"/>
          <w:rFonts w:ascii="Times New Roman" w:eastAsia="Arial" w:hAnsi="Times New Roman" w:cs="Times New Roman"/>
          <w:rPrChange w:id="1339" w:author="RAYLAN BRUNO SANTANA CARVALHO" w:date="2025-08-10T19:48:00Z">
            <w:rPr>
              <w:ins w:id="1340" w:author="RAYLAN BRUNO SANTANA CARVALHO" w:date="2025-06-30T18:48:00Z"/>
              <w:rFonts w:ascii="Arial" w:eastAsia="Arial" w:hAnsi="Arial" w:cs="Arial"/>
            </w:rPr>
          </w:rPrChange>
        </w:rPr>
        <w:pPrChange w:id="1341" w:author="RAYLAN BRUNO SANTANA CARVALHO" w:date="2025-08-10T20:07:00Z">
          <w:pPr/>
        </w:pPrChange>
      </w:pPr>
      <w:ins w:id="1342" w:author="YASMIN CANTANHEDE SANTOS" w:date="2025-06-30T21:18:00Z">
        <w:r w:rsidRPr="00A21660">
          <w:rPr>
            <w:rFonts w:ascii="Times New Roman" w:eastAsia="Arial" w:hAnsi="Times New Roman" w:cs="Times New Roman"/>
            <w:rPrChange w:id="1343" w:author="RAYLAN BRUNO SANTANA CARVALHO" w:date="2025-08-10T19:48:00Z">
              <w:rPr>
                <w:rFonts w:ascii="Arial" w:eastAsia="Arial" w:hAnsi="Arial" w:cs="Arial"/>
              </w:rPr>
            </w:rPrChange>
          </w:rPr>
          <w:t>Visualizar o histórico</w:t>
        </w:r>
      </w:ins>
    </w:p>
    <w:p w14:paraId="3F3A4ACD" w14:textId="77777777" w:rsidR="004C4CBE" w:rsidRPr="00A21660" w:rsidRDefault="00CB7FD7" w:rsidP="003546F0">
      <w:pPr>
        <w:spacing w:before="240" w:after="120" w:line="360" w:lineRule="auto"/>
        <w:jc w:val="both"/>
        <w:rPr>
          <w:ins w:id="1344" w:author="YASMIN CANTANHEDE SANTOS" w:date="2025-06-30T21:11:00Z"/>
          <w:rFonts w:ascii="Times New Roman" w:eastAsia="Arial" w:hAnsi="Times New Roman" w:cs="Times New Roman"/>
          <w:b/>
          <w:bCs/>
          <w:color w:val="000000" w:themeColor="text1"/>
          <w:sz w:val="34"/>
          <w:szCs w:val="34"/>
          <w:rPrChange w:id="1345" w:author="RAYLAN BRUNO SANTANA CARVALHO" w:date="2025-08-10T19:48:00Z">
            <w:rPr>
              <w:ins w:id="1346" w:author="YASMIN CANTANHEDE SANTOS" w:date="2025-06-30T21:11:00Z"/>
              <w:rFonts w:ascii="Arial" w:eastAsia="Arial" w:hAnsi="Arial" w:cs="Arial"/>
              <w:b/>
              <w:bCs/>
              <w:color w:val="000000" w:themeColor="text1"/>
              <w:sz w:val="34"/>
              <w:szCs w:val="34"/>
            </w:rPr>
          </w:rPrChange>
        </w:rPr>
        <w:pPrChange w:id="1347" w:author="RAYLAN BRUNO SANTANA CARVALHO" w:date="2025-08-10T20:07:00Z">
          <w:pPr>
            <w:spacing w:after="0"/>
            <w:jc w:val="both"/>
          </w:pPr>
        </w:pPrChange>
      </w:pPr>
      <w:ins w:id="1348" w:author="RAYLAN BRUNO SANTANA CARVALHO" w:date="2025-06-30T18:48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34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1</w:t>
        </w:r>
      </w:ins>
      <w:ins w:id="1350" w:author="Yasmin Cantanhede" w:date="2025-08-09T23:14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351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>0</w:t>
        </w:r>
      </w:ins>
      <w:ins w:id="1352" w:author="RAYLAN BRUNO SANTANA CARVALHO" w:date="2025-06-30T18:48:00Z">
        <w:del w:id="1353" w:author="Yasmin Cantanhede" w:date="2025-08-09T23:14:00Z">
          <w:r w:rsidRPr="00A21660">
            <w:rPr>
              <w:rFonts w:ascii="Times New Roman" w:eastAsia="Arial" w:hAnsi="Times New Roman" w:cs="Times New Roman"/>
              <w:b/>
              <w:bCs/>
              <w:color w:val="000000" w:themeColor="text1"/>
              <w:sz w:val="34"/>
              <w:szCs w:val="34"/>
              <w:rPrChange w:id="1354" w:author="RAYLAN BRUNO SANTANA CARVALHO" w:date="2025-08-10T19:48:00Z">
                <w:rPr>
                  <w:rFonts w:ascii="Arial" w:eastAsia="Arial" w:hAnsi="Arial" w:cs="Arial"/>
                  <w:b/>
                  <w:bCs/>
                  <w:color w:val="000000" w:themeColor="text1"/>
                  <w:sz w:val="34"/>
                  <w:szCs w:val="34"/>
                </w:rPr>
              </w:rPrChange>
            </w:rPr>
            <w:delText>1</w:delText>
          </w:r>
        </w:del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355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. </w:t>
        </w:r>
      </w:ins>
      <w:ins w:id="1356" w:author="YASMIN CANTANHEDE SANTOS" w:date="2025-06-30T21:10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357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t xml:space="preserve">Histórico de Compras </w:t>
        </w:r>
      </w:ins>
      <w:del w:id="1358" w:author="YASMIN CANTANHEDE SANTOS" w:date="2025-06-30T21:10:00Z">
        <w:r w:rsidRPr="00A21660">
          <w:rPr>
            <w:rFonts w:ascii="Times New Roman" w:eastAsia="Arial" w:hAnsi="Times New Roman" w:cs="Times New Roman"/>
            <w:b/>
            <w:bCs/>
            <w:color w:val="000000" w:themeColor="text1"/>
            <w:sz w:val="34"/>
            <w:szCs w:val="34"/>
            <w:rPrChange w:id="1359" w:author="RAYLAN BRUNO SANTANA CARVALHO" w:date="2025-08-10T19:48:00Z">
              <w:rPr>
                <w:rFonts w:ascii="Arial" w:eastAsia="Arial" w:hAnsi="Arial" w:cs="Arial"/>
                <w:b/>
                <w:bCs/>
                <w:color w:val="000000" w:themeColor="text1"/>
                <w:sz w:val="34"/>
                <w:szCs w:val="34"/>
              </w:rPr>
            </w:rPrChange>
          </w:rPr>
          <w:delText>Login no Sistema</w:delText>
        </w:r>
      </w:del>
    </w:p>
    <w:p w14:paraId="4130A9D7" w14:textId="77777777" w:rsidR="004C4CBE" w:rsidRPr="00A21660" w:rsidRDefault="00CB7FD7" w:rsidP="003546F0">
      <w:pPr>
        <w:pStyle w:val="PargrafodaLista"/>
        <w:numPr>
          <w:ilvl w:val="0"/>
          <w:numId w:val="1"/>
        </w:numPr>
        <w:spacing w:after="120" w:line="360" w:lineRule="auto"/>
        <w:rPr>
          <w:ins w:id="1360" w:author="YASMIN CANTANHEDE SANTOS" w:date="2025-06-30T21:12:00Z"/>
          <w:rFonts w:ascii="Times New Roman" w:eastAsia="Arial" w:hAnsi="Times New Roman" w:cs="Times New Roman"/>
          <w:b/>
          <w:bCs/>
          <w:rPrChange w:id="1361" w:author="RAYLAN BRUNO SANTANA CARVALHO" w:date="2025-08-10T19:48:00Z">
            <w:rPr>
              <w:ins w:id="1362" w:author="YASMIN CANTANHEDE SANTOS" w:date="2025-06-30T21:12:00Z"/>
              <w:rFonts w:ascii="Arial" w:eastAsia="Arial" w:hAnsi="Arial" w:cs="Arial"/>
              <w:b/>
              <w:bCs/>
            </w:rPr>
          </w:rPrChange>
        </w:rPr>
        <w:pPrChange w:id="1363" w:author="RAYLAN BRUNO SANTANA CARVALHO" w:date="2025-08-10T20:07:00Z">
          <w:pPr/>
        </w:pPrChange>
      </w:pPr>
      <w:ins w:id="1364" w:author="Yasmin Cantanhede" w:date="2025-08-09T23:03:00Z">
        <w:del w:id="1365" w:author="VIRGINIA MARIA MONDEGO FERREIRA" w:date="2025-08-10T00:45:00Z">
          <w:r w:rsidRPr="00A21660" w:rsidDel="24602F96">
            <w:rPr>
              <w:rFonts w:ascii="Times New Roman" w:eastAsia="Arial" w:hAnsi="Times New Roman" w:cs="Times New Roman"/>
              <w:b/>
              <w:bCs/>
              <w:rPrChange w:id="1366" w:author="RAYLAN BRUNO SANTANA CARVALHO" w:date="2025-08-10T19:48:00Z">
                <w:rPr>
                  <w:rFonts w:ascii="Arial" w:eastAsia="Arial" w:hAnsi="Arial" w:cs="Arial"/>
                  <w:b/>
                  <w:bCs/>
                </w:rPr>
              </w:rPrChange>
            </w:rPr>
            <w:lastRenderedPageBreak/>
            <w:delText xml:space="preserve">11.1 </w:delText>
          </w:r>
        </w:del>
        <w:r w:rsidR="24602F96" w:rsidRPr="00A21660">
          <w:rPr>
            <w:rFonts w:ascii="Times New Roman" w:eastAsia="Arial" w:hAnsi="Times New Roman" w:cs="Times New Roman"/>
            <w:b/>
            <w:bCs/>
            <w:rPrChange w:id="1367" w:author="RAYLAN BRUNO SANTANA CARVALHO" w:date="2025-08-10T19:48:00Z">
              <w:rPr>
                <w:rFonts w:ascii="Arial" w:eastAsia="Arial" w:hAnsi="Arial" w:cs="Arial"/>
                <w:b/>
                <w:bCs/>
              </w:rPr>
            </w:rPrChange>
          </w:rPr>
          <w:t>Como a</w:t>
        </w:r>
      </w:ins>
      <w:ins w:id="1368" w:author="YASMIN CANTANHEDE SANTOS" w:date="2025-06-30T21:11:00Z">
        <w:del w:id="1369" w:author="Yasmin Cantanhede" w:date="2025-08-09T23:03:00Z">
          <w:r w:rsidRPr="00A21660" w:rsidDel="24602F96">
            <w:rPr>
              <w:rFonts w:ascii="Times New Roman" w:eastAsia="Arial" w:hAnsi="Times New Roman" w:cs="Times New Roman"/>
              <w:b/>
              <w:bCs/>
              <w:rPrChange w:id="1370" w:author="RAYLAN BRUNO SANTANA CARVALHO" w:date="2025-08-10T19:48:00Z">
                <w:rPr>
                  <w:rFonts w:ascii="Arial" w:eastAsia="Arial" w:hAnsi="Arial" w:cs="Arial"/>
                  <w:b/>
                  <w:bCs/>
                </w:rPr>
              </w:rPrChange>
            </w:rPr>
            <w:delText>A</w:delText>
          </w:r>
        </w:del>
        <w:r w:rsidR="24602F96" w:rsidRPr="00A21660">
          <w:rPr>
            <w:rFonts w:ascii="Times New Roman" w:eastAsia="Arial" w:hAnsi="Times New Roman" w:cs="Times New Roman"/>
            <w:b/>
            <w:bCs/>
            <w:rPrChange w:id="1371" w:author="RAYLAN BRUNO SANTANA CARVALHO" w:date="2025-08-10T19:48:00Z">
              <w:rPr>
                <w:rFonts w:ascii="Arial" w:eastAsia="Arial" w:hAnsi="Arial" w:cs="Arial"/>
                <w:b/>
                <w:bCs/>
              </w:rPr>
            </w:rPrChange>
          </w:rPr>
          <w:t xml:space="preserve">cessar: </w:t>
        </w:r>
      </w:ins>
    </w:p>
    <w:p w14:paraId="1927F7C4" w14:textId="77777777" w:rsidR="004C4CBE" w:rsidRPr="00A21660" w:rsidRDefault="00CB7FD7" w:rsidP="003546F0">
      <w:pPr>
        <w:spacing w:after="120" w:line="360" w:lineRule="auto"/>
        <w:rPr>
          <w:ins w:id="1372" w:author="YASMIN CANTANHEDE SANTOS" w:date="2025-06-30T21:13:00Z"/>
          <w:rFonts w:ascii="Times New Roman" w:eastAsia="Arial" w:hAnsi="Times New Roman" w:cs="Times New Roman"/>
          <w:rPrChange w:id="1373" w:author="RAYLAN BRUNO SANTANA CARVALHO" w:date="2025-08-10T19:48:00Z">
            <w:rPr>
              <w:ins w:id="1374" w:author="YASMIN CANTANHEDE SANTOS" w:date="2025-06-30T21:13:00Z"/>
              <w:rFonts w:ascii="Arial" w:eastAsia="Arial" w:hAnsi="Arial" w:cs="Arial"/>
            </w:rPr>
          </w:rPrChange>
        </w:rPr>
        <w:pPrChange w:id="1375" w:author="RAYLAN BRUNO SANTANA CARVALHO" w:date="2025-08-10T20:07:00Z">
          <w:pPr>
            <w:spacing w:after="0"/>
            <w:jc w:val="both"/>
          </w:pPr>
        </w:pPrChange>
      </w:pPr>
      <w:ins w:id="1376" w:author="Yasmin Cantanhede" w:date="2025-08-09T23:48:00Z">
        <w:r w:rsidRPr="00A21660">
          <w:rPr>
            <w:rFonts w:ascii="Times New Roman" w:eastAsia="Arial" w:hAnsi="Times New Roman" w:cs="Times New Roman"/>
            <w:rPrChange w:id="1377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1. </w:t>
        </w:r>
      </w:ins>
      <w:ins w:id="1378" w:author="YASMIN CANTANHEDE SANTOS" w:date="2025-06-30T21:11:00Z">
        <w:r w:rsidRPr="00A21660">
          <w:rPr>
            <w:rFonts w:ascii="Times New Roman" w:eastAsia="Arial" w:hAnsi="Times New Roman" w:cs="Times New Roman"/>
            <w:rPrChange w:id="1379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Clique na opção “Histórico” na barra de navegação; </w:t>
        </w:r>
      </w:ins>
    </w:p>
    <w:p w14:paraId="1CFE05FF" w14:textId="77777777" w:rsidR="004C4CBE" w:rsidRPr="00A21660" w:rsidRDefault="00CB7FD7" w:rsidP="003546F0">
      <w:pPr>
        <w:spacing w:after="120" w:line="360" w:lineRule="auto"/>
        <w:rPr>
          <w:ins w:id="1380" w:author="YASMIN CANTANHEDE SANTOS" w:date="2025-06-30T21:13:00Z"/>
          <w:rFonts w:ascii="Times New Roman" w:eastAsia="Arial" w:hAnsi="Times New Roman" w:cs="Times New Roman"/>
          <w:rPrChange w:id="1381" w:author="RAYLAN BRUNO SANTANA CARVALHO" w:date="2025-08-10T19:48:00Z">
            <w:rPr>
              <w:ins w:id="1382" w:author="YASMIN CANTANHEDE SANTOS" w:date="2025-06-30T21:13:00Z"/>
              <w:rFonts w:ascii="Arial" w:eastAsia="Arial" w:hAnsi="Arial" w:cs="Arial"/>
            </w:rPr>
          </w:rPrChange>
        </w:rPr>
        <w:pPrChange w:id="1383" w:author="RAYLAN BRUNO SANTANA CARVALHO" w:date="2025-08-10T20:07:00Z">
          <w:pPr/>
        </w:pPrChange>
      </w:pPr>
      <w:ins w:id="1384" w:author="Yasmin Cantanhede" w:date="2025-08-09T23:48:00Z">
        <w:r w:rsidRPr="00A21660">
          <w:rPr>
            <w:rFonts w:ascii="Times New Roman" w:eastAsia="Arial" w:hAnsi="Times New Roman" w:cs="Times New Roman"/>
            <w:rPrChange w:id="1385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2. </w:t>
        </w:r>
      </w:ins>
      <w:ins w:id="1386" w:author="YASMIN CANTANHEDE SANTOS" w:date="2025-06-30T21:11:00Z">
        <w:r w:rsidRPr="00A21660">
          <w:rPr>
            <w:rFonts w:ascii="Times New Roman" w:eastAsia="Arial" w:hAnsi="Times New Roman" w:cs="Times New Roman"/>
            <w:rPrChange w:id="1387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Selecione “Histórico”; </w:t>
        </w:r>
      </w:ins>
    </w:p>
    <w:p w14:paraId="4BD69751" w14:textId="77777777" w:rsidR="004C4CBE" w:rsidRPr="00A21660" w:rsidRDefault="00CB7FD7" w:rsidP="003546F0">
      <w:pPr>
        <w:spacing w:after="120" w:line="360" w:lineRule="auto"/>
        <w:rPr>
          <w:ins w:id="1388" w:author="Yasmin Cantanhede" w:date="2025-08-09T23:04:00Z"/>
          <w:rFonts w:ascii="Times New Roman" w:eastAsia="Arial" w:hAnsi="Times New Roman" w:cs="Times New Roman"/>
          <w:rPrChange w:id="1389" w:author="RAYLAN BRUNO SANTANA CARVALHO" w:date="2025-08-10T19:48:00Z">
            <w:rPr>
              <w:ins w:id="1390" w:author="Yasmin Cantanhede" w:date="2025-08-09T23:04:00Z"/>
              <w:rFonts w:ascii="Arial" w:eastAsia="Arial" w:hAnsi="Arial" w:cs="Arial"/>
            </w:rPr>
          </w:rPrChange>
        </w:rPr>
        <w:pPrChange w:id="1391" w:author="RAYLAN BRUNO SANTANA CARVALHO" w:date="2025-08-10T20:07:00Z">
          <w:pPr>
            <w:spacing w:after="0" w:line="360" w:lineRule="auto"/>
          </w:pPr>
        </w:pPrChange>
      </w:pPr>
      <w:r w:rsidRPr="00A21660">
        <w:rPr>
          <w:rFonts w:ascii="Times New Roman" w:eastAsia="Arial" w:hAnsi="Times New Roman" w:cs="Times New Roman"/>
          <w:rPrChange w:id="1392" w:author="RAYLAN BRUNO SANTANA CARVALHO" w:date="2025-08-10T19:48:00Z">
            <w:rPr>
              <w:rFonts w:ascii="Arial" w:eastAsia="Arial" w:hAnsi="Arial" w:cs="Arial"/>
            </w:rPr>
          </w:rPrChange>
        </w:rPr>
        <w:t>3.</w:t>
      </w:r>
      <w:ins w:id="1393" w:author="Autor desconhecido" w:date="2025-08-09T21:33:00Z">
        <w:r w:rsidRPr="00A21660">
          <w:rPr>
            <w:rFonts w:ascii="Times New Roman" w:eastAsia="Arial" w:hAnsi="Times New Roman" w:cs="Times New Roman"/>
            <w:rPrChange w:id="1394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Na figura 20,</w:t>
        </w:r>
      </w:ins>
      <w:r w:rsidRPr="00A21660">
        <w:rPr>
          <w:rFonts w:ascii="Times New Roman" w:eastAsia="Arial" w:hAnsi="Times New Roman" w:cs="Times New Roman"/>
          <w:rPrChange w:id="1395" w:author="RAYLAN BRUNO SANTANA CARVALHO" w:date="2025-08-10T19:48:00Z">
            <w:rPr>
              <w:rFonts w:ascii="Arial" w:eastAsia="Arial" w:hAnsi="Arial" w:cs="Arial"/>
            </w:rPr>
          </w:rPrChange>
        </w:rPr>
        <w:t xml:space="preserve"> </w:t>
      </w:r>
      <w:ins w:id="1396" w:author="Autor desconhecido" w:date="2025-08-09T21:33:00Z">
        <w:r w:rsidRPr="00A21660">
          <w:rPr>
            <w:rFonts w:ascii="Times New Roman" w:eastAsia="Arial" w:hAnsi="Times New Roman" w:cs="Times New Roman"/>
            <w:rPrChange w:id="1397" w:author="RAYLAN BRUNO SANTANA CARVALHO" w:date="2025-08-10T19:48:00Z">
              <w:rPr>
                <w:rFonts w:ascii="Arial" w:eastAsia="Arial" w:hAnsi="Arial" w:cs="Arial"/>
              </w:rPr>
            </w:rPrChange>
          </w:rPr>
          <w:t>mostra-se como verá</w:t>
        </w:r>
      </w:ins>
      <w:ins w:id="1398" w:author="YASMIN CANTANHEDE SANTOS" w:date="2025-06-30T21:11:00Z">
        <w:del w:id="1399" w:author="Autor desconhecido" w:date="2025-08-09T21:33:00Z">
          <w:r w:rsidRPr="00A21660">
            <w:rPr>
              <w:rFonts w:ascii="Times New Roman" w:eastAsia="Arial" w:hAnsi="Times New Roman" w:cs="Times New Roman"/>
              <w:rPrChange w:id="1400" w:author="RAYLAN BRUNO SANTANA CARVALHO" w:date="2025-08-10T19:48:00Z">
                <w:rPr>
                  <w:rFonts w:ascii="Arial" w:eastAsia="Arial" w:hAnsi="Arial" w:cs="Arial"/>
                </w:rPr>
              </w:rPrChange>
            </w:rPr>
            <w:delText>Veja</w:delText>
          </w:r>
        </w:del>
        <w:r w:rsidRPr="00A21660">
          <w:rPr>
            <w:rFonts w:ascii="Times New Roman" w:eastAsia="Arial" w:hAnsi="Times New Roman" w:cs="Times New Roman"/>
            <w:rPrChange w:id="1401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 todas as viagens já compradas, com opção de imprimir comprovantes ou ver detalhes.</w:t>
        </w:r>
      </w:ins>
    </w:p>
    <w:p w14:paraId="2B569600" w14:textId="77777777" w:rsidR="004C4CBE" w:rsidRPr="000D695B" w:rsidRDefault="00CB7FD7" w:rsidP="003546F0">
      <w:pPr>
        <w:keepNext/>
        <w:spacing w:after="120" w:line="360" w:lineRule="auto"/>
        <w:jc w:val="center"/>
        <w:rPr>
          <w:ins w:id="1402" w:author="Yasmin Cantanhede" w:date="2025-08-09T21:51:00Z"/>
          <w:rFonts w:ascii="Times New Roman" w:eastAsia="Arial" w:hAnsi="Times New Roman" w:cs="Times New Roman"/>
          <w:sz w:val="20"/>
          <w:rPrChange w:id="1403" w:author="RAYLAN BRUNO SANTANA CARVALHO" w:date="2025-08-10T20:16:00Z">
            <w:rPr>
              <w:ins w:id="1404" w:author="Yasmin Cantanhede" w:date="2025-08-09T21:51:00Z"/>
              <w:rFonts w:ascii="Arial" w:eastAsia="Arial" w:hAnsi="Arial" w:cs="Arial"/>
            </w:rPr>
          </w:rPrChange>
        </w:rPr>
        <w:pPrChange w:id="1405" w:author="RAYLAN BRUNO SANTANA CARVALHO" w:date="2025-08-10T20:07:00Z">
          <w:pPr/>
        </w:pPrChange>
      </w:pPr>
      <w:ins w:id="1406" w:author="Yasmin Cantanhede" w:date="2025-08-09T23:04:00Z">
        <w:r w:rsidRPr="000D695B">
          <w:rPr>
            <w:rFonts w:ascii="Times New Roman" w:eastAsia="Arial" w:hAnsi="Times New Roman" w:cs="Times New Roman"/>
            <w:sz w:val="20"/>
            <w:rPrChange w:id="1407" w:author="RAYLAN BRUNO SANTANA CARVALHO" w:date="2025-08-10T20:16:00Z">
              <w:rPr>
                <w:rFonts w:ascii="Arial" w:eastAsia="Arial" w:hAnsi="Arial" w:cs="Arial"/>
              </w:rPr>
            </w:rPrChange>
          </w:rPr>
          <w:t>Figura 20 – Tela do histórico de compras</w:t>
        </w:r>
      </w:ins>
    </w:p>
    <w:p w14:paraId="5043CB0F" w14:textId="77777777" w:rsidR="004C4CBE" w:rsidRDefault="24602F96" w:rsidP="003546F0">
      <w:pPr>
        <w:spacing w:after="120" w:line="360" w:lineRule="auto"/>
        <w:jc w:val="center"/>
        <w:rPr>
          <w:ins w:id="1408" w:author="RAYLAN BRUNO SANTANA CARVALHO" w:date="2025-08-10T19:58:00Z"/>
          <w:rFonts w:ascii="Times New Roman" w:hAnsi="Times New Roman" w:cs="Times New Roman"/>
        </w:rPr>
        <w:pPrChange w:id="1409" w:author="RAYLAN BRUNO SANTANA CARVALHO" w:date="2025-08-10T20:07:00Z">
          <w:pPr>
            <w:spacing w:after="0" w:line="360" w:lineRule="auto"/>
          </w:pPr>
        </w:pPrChange>
      </w:pPr>
      <w:ins w:id="1410" w:author="Yasmin Cantanhede" w:date="2025-08-09T21:51:00Z">
        <w:r w:rsidRPr="00A21660">
          <w:rPr>
            <w:rFonts w:ascii="Times New Roman" w:hAnsi="Times New Roman" w:cs="Times New Roman"/>
            <w:noProof/>
            <w:lang w:eastAsia="pt-BR"/>
            <w:rPrChange w:id="1411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338A0182" wp14:editId="63A4C2D4">
              <wp:extent cx="4844396" cy="2255520"/>
              <wp:effectExtent l="0" t="0" r="0" b="0"/>
              <wp:docPr id="21" name="Figura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Figura2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6"/>
                      <a:srcRect l="2714" t="11537"/>
                      <a:stretch/>
                    </pic:blipFill>
                    <pic:spPr bwMode="auto">
                      <a:xfrm>
                        <a:off x="0" y="0"/>
                        <a:ext cx="4845567" cy="225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E249F3F" w14:textId="371C41D6" w:rsidR="003546F0" w:rsidRPr="000D695B" w:rsidRDefault="003546F0" w:rsidP="003546F0">
      <w:pPr>
        <w:keepNext/>
        <w:spacing w:after="120" w:line="360" w:lineRule="auto"/>
        <w:contextualSpacing/>
        <w:jc w:val="center"/>
        <w:rPr>
          <w:ins w:id="1412" w:author="Yasmin Cantanhede" w:date="2025-08-09T21:51:00Z"/>
          <w:rFonts w:ascii="Times New Roman" w:hAnsi="Times New Roman" w:cs="Times New Roman"/>
          <w:sz w:val="20"/>
          <w:rPrChange w:id="1413" w:author="RAYLAN BRUNO SANTANA CARVALHO" w:date="2025-08-10T20:16:00Z">
            <w:rPr>
              <w:ins w:id="1414" w:author="Yasmin Cantanhede" w:date="2025-08-09T21:51:00Z"/>
            </w:rPr>
          </w:rPrChange>
        </w:rPr>
        <w:pPrChange w:id="1415" w:author="RAYLAN BRUNO SANTANA CARVALHO" w:date="2025-08-10T20:07:00Z">
          <w:pPr>
            <w:spacing w:after="0" w:line="360" w:lineRule="auto"/>
          </w:pPr>
        </w:pPrChange>
      </w:pPr>
      <w:ins w:id="1416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417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1A2A4AEE" w14:textId="77777777" w:rsidR="004C4CBE" w:rsidRPr="00A21660" w:rsidRDefault="00CB7FD7" w:rsidP="003546F0">
      <w:pPr>
        <w:keepNext/>
        <w:spacing w:before="240" w:after="120" w:line="360" w:lineRule="auto"/>
        <w:jc w:val="center"/>
        <w:rPr>
          <w:ins w:id="1418" w:author="Autor desconhecido" w:date="2025-08-09T21:33:00Z"/>
          <w:rFonts w:ascii="Times New Roman" w:eastAsia="Arial" w:hAnsi="Times New Roman" w:cs="Times New Roman"/>
          <w:rPrChange w:id="1419" w:author="RAYLAN BRUNO SANTANA CARVALHO" w:date="2025-08-10T19:48:00Z">
            <w:rPr>
              <w:ins w:id="1420" w:author="Autor desconhecido" w:date="2025-08-09T21:33:00Z"/>
              <w:rFonts w:ascii="Arial" w:eastAsia="Arial" w:hAnsi="Arial" w:cs="Arial"/>
            </w:rPr>
          </w:rPrChange>
        </w:rPr>
        <w:pPrChange w:id="1421" w:author="RAYLAN BRUNO SANTANA CARVALHO" w:date="2025-08-10T20:07:00Z">
          <w:pPr>
            <w:keepNext/>
            <w:spacing w:before="240" w:after="0" w:line="360" w:lineRule="auto"/>
            <w:jc w:val="center"/>
          </w:pPr>
        </w:pPrChange>
      </w:pPr>
      <w:ins w:id="1422" w:author="Autor desconhecido" w:date="2025-08-09T21:33:00Z">
        <w:r w:rsidRPr="00A21660">
          <w:rPr>
            <w:rFonts w:ascii="Times New Roman" w:eastAsia="Arial" w:hAnsi="Times New Roman" w:cs="Times New Roman"/>
            <w:rPrChange w:id="1423" w:author="RAYLAN BRUNO SANTANA CARVALHO" w:date="2025-08-10T19:48:00Z">
              <w:rPr>
                <w:rFonts w:ascii="Arial" w:eastAsia="Arial" w:hAnsi="Arial" w:cs="Arial"/>
              </w:rPr>
            </w:rPrChange>
          </w:rPr>
          <w:t xml:space="preserve">É </w:t>
        </w:r>
        <w:r w:rsidRPr="00A21660">
          <w:rPr>
            <w:rFonts w:ascii="Times New Roman" w:eastAsia="Arial" w:hAnsi="Times New Roman" w:cs="Times New Roman"/>
            <w:rPrChange w:id="1424" w:author="RAYLAN BRUNO SANTANA CARVALHO" w:date="2025-08-10T19:48:00Z">
              <w:rPr>
                <w:rFonts w:ascii="Arial" w:eastAsia="Arial" w:hAnsi="Arial" w:cs="Arial"/>
              </w:rPr>
            </w:rPrChange>
          </w:rPr>
          <w:t>demostrado na figura 21, como será exibido os detalhes da compra.</w:t>
        </w:r>
      </w:ins>
    </w:p>
    <w:p w14:paraId="4300CE09" w14:textId="77777777" w:rsidR="004C4CBE" w:rsidRPr="000D695B" w:rsidRDefault="00CB7FD7" w:rsidP="003546F0">
      <w:pPr>
        <w:spacing w:before="240" w:after="120" w:line="360" w:lineRule="auto"/>
        <w:jc w:val="center"/>
        <w:rPr>
          <w:ins w:id="1425" w:author="Yasmin Cantanhede" w:date="2025-08-09T23:05:00Z"/>
          <w:rFonts w:ascii="Times New Roman" w:eastAsia="Arial" w:hAnsi="Times New Roman" w:cs="Times New Roman"/>
          <w:sz w:val="20"/>
          <w:rPrChange w:id="1426" w:author="RAYLAN BRUNO SANTANA CARVALHO" w:date="2025-08-10T20:16:00Z">
            <w:rPr>
              <w:ins w:id="1427" w:author="Yasmin Cantanhede" w:date="2025-08-09T23:05:00Z"/>
              <w:rFonts w:ascii="Arial" w:eastAsia="Arial" w:hAnsi="Arial" w:cs="Arial"/>
            </w:rPr>
          </w:rPrChange>
        </w:rPr>
        <w:pPrChange w:id="1428" w:author="RAYLAN BRUNO SANTANA CARVALHO" w:date="2025-08-10T20:07:00Z">
          <w:pPr>
            <w:spacing w:after="0" w:line="360" w:lineRule="auto"/>
          </w:pPr>
        </w:pPrChange>
      </w:pPr>
      <w:ins w:id="1429" w:author="Yasmin Cantanhede" w:date="2025-08-09T23:04:00Z">
        <w:r w:rsidRPr="000D695B">
          <w:rPr>
            <w:rFonts w:ascii="Times New Roman" w:eastAsia="Arial" w:hAnsi="Times New Roman" w:cs="Times New Roman"/>
            <w:sz w:val="20"/>
            <w:rPrChange w:id="1430" w:author="RAYLAN BRUNO SANTANA CARVALHO" w:date="2025-08-10T20:16:00Z">
              <w:rPr>
                <w:rFonts w:ascii="Arial" w:eastAsia="Arial" w:hAnsi="Arial" w:cs="Arial"/>
              </w:rPr>
            </w:rPrChange>
          </w:rPr>
          <w:t>Figura 21 - Exibição do</w:t>
        </w:r>
      </w:ins>
      <w:ins w:id="1431" w:author="Yasmin Cantanhede" w:date="2025-08-09T23:05:00Z">
        <w:r w:rsidRPr="000D695B">
          <w:rPr>
            <w:rFonts w:ascii="Times New Roman" w:eastAsia="Arial" w:hAnsi="Times New Roman" w:cs="Times New Roman"/>
            <w:sz w:val="20"/>
            <w:rPrChange w:id="1432" w:author="RAYLAN BRUNO SANTANA CARVALHO" w:date="2025-08-10T20:16:00Z">
              <w:rPr>
                <w:rFonts w:ascii="Arial" w:eastAsia="Arial" w:hAnsi="Arial" w:cs="Arial"/>
              </w:rPr>
            </w:rPrChange>
          </w:rPr>
          <w:t>s detalhes da compra</w:t>
        </w:r>
      </w:ins>
    </w:p>
    <w:p w14:paraId="07459315" w14:textId="77777777" w:rsidR="004C4CBE" w:rsidDel="003546F0" w:rsidRDefault="7AFCA9A3" w:rsidP="003546F0">
      <w:pPr>
        <w:spacing w:after="120" w:line="360" w:lineRule="auto"/>
        <w:jc w:val="center"/>
        <w:rPr>
          <w:del w:id="1433" w:author="LILIA ROSA COELHO MOURA" w:date="2025-08-10T18:48:00Z"/>
          <w:rFonts w:ascii="Times New Roman" w:hAnsi="Times New Roman" w:cs="Times New Roman"/>
        </w:rPr>
        <w:pPrChange w:id="1434" w:author="RAYLAN BRUNO SANTANA CARVALHO" w:date="2025-08-10T20:07:00Z">
          <w:pPr>
            <w:spacing w:after="0"/>
            <w:jc w:val="both"/>
          </w:pPr>
        </w:pPrChange>
      </w:pPr>
      <w:ins w:id="1435" w:author="Yasmin Cantanhede" w:date="2025-08-09T23:05:00Z">
        <w:r w:rsidRPr="00A21660">
          <w:rPr>
            <w:rFonts w:ascii="Times New Roman" w:hAnsi="Times New Roman" w:cs="Times New Roman"/>
            <w:noProof/>
            <w:lang w:eastAsia="pt-BR"/>
            <w:rPrChange w:id="1436" w:author="RAYLAN BRUNO SANTANA CARVALHO" w:date="2025-08-10T19:48:00Z">
              <w:rPr>
                <w:noProof/>
                <w:lang w:eastAsia="pt-BR"/>
              </w:rPr>
            </w:rPrChange>
          </w:rPr>
          <w:drawing>
            <wp:inline distT="0" distB="0" distL="0" distR="0" wp14:anchorId="781BFD93" wp14:editId="61581386">
              <wp:extent cx="5221753" cy="2452370"/>
              <wp:effectExtent l="0" t="0" r="0" b="0"/>
              <wp:docPr id="22" name="Figura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Figura22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27"/>
                      <a:srcRect l="2956" t="11732" r="-2"/>
                      <a:stretch/>
                    </pic:blipFill>
                    <pic:spPr bwMode="auto">
                      <a:xfrm>
                        <a:off x="0" y="0"/>
                        <a:ext cx="5222701" cy="2452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0AF1E2DC" w14:textId="77777777" w:rsidR="003546F0" w:rsidRDefault="003546F0" w:rsidP="003546F0">
      <w:pPr>
        <w:spacing w:after="120" w:line="360" w:lineRule="auto"/>
        <w:jc w:val="center"/>
        <w:rPr>
          <w:ins w:id="1437" w:author="RAYLAN BRUNO SANTANA CARVALHO" w:date="2025-08-10T19:59:00Z"/>
          <w:rFonts w:ascii="Times New Roman" w:hAnsi="Times New Roman" w:cs="Times New Roman"/>
        </w:rPr>
        <w:pPrChange w:id="1438" w:author="RAYLAN BRUNO SANTANA CARVALHO" w:date="2025-08-10T20:07:00Z">
          <w:pPr>
            <w:spacing w:after="0" w:line="360" w:lineRule="auto"/>
          </w:pPr>
        </w:pPrChange>
      </w:pPr>
    </w:p>
    <w:p w14:paraId="6537F28F" w14:textId="1EB04974" w:rsidR="004C4CBE" w:rsidRPr="000D695B" w:rsidRDefault="003546F0" w:rsidP="003546F0">
      <w:pPr>
        <w:keepNext/>
        <w:spacing w:after="120" w:line="360" w:lineRule="auto"/>
        <w:contextualSpacing/>
        <w:jc w:val="center"/>
        <w:rPr>
          <w:ins w:id="1439" w:author="Yasmin Cantanhede" w:date="2025-08-09T21:52:00Z"/>
          <w:del w:id="1440" w:author="LILIA ROSA COELHO MOURA" w:date="2025-08-10T18:48:00Z"/>
          <w:rFonts w:ascii="Times New Roman" w:hAnsi="Times New Roman" w:cs="Times New Roman"/>
          <w:sz w:val="20"/>
          <w:rPrChange w:id="1441" w:author="RAYLAN BRUNO SANTANA CARVALHO" w:date="2025-08-10T20:16:00Z">
            <w:rPr>
              <w:ins w:id="1442" w:author="Yasmin Cantanhede" w:date="2025-08-09T21:52:00Z"/>
              <w:del w:id="1443" w:author="LILIA ROSA COELHO MOURA" w:date="2025-08-10T18:48:00Z"/>
            </w:rPr>
          </w:rPrChange>
        </w:rPr>
        <w:pPrChange w:id="1444" w:author="RAYLAN BRUNO SANTANA CARVALHO" w:date="2025-08-10T20:07:00Z">
          <w:pPr>
            <w:spacing w:after="0" w:line="360" w:lineRule="auto"/>
          </w:pPr>
        </w:pPrChange>
      </w:pPr>
      <w:ins w:id="1445" w:author="RAYLAN BRUNO SANTANA CARVALHO" w:date="2025-08-10T19:58:00Z">
        <w:r w:rsidRPr="000D695B">
          <w:rPr>
            <w:rFonts w:ascii="Times New Roman" w:hAnsi="Times New Roman" w:cs="Times New Roman"/>
            <w:sz w:val="20"/>
            <w:rPrChange w:id="1446" w:author="RAYLAN BRUNO SANTANA CARVALHO" w:date="2025-08-10T20:16:00Z">
              <w:rPr>
                <w:rFonts w:ascii="Times New Roman" w:hAnsi="Times New Roman" w:cs="Times New Roman"/>
              </w:rPr>
            </w:rPrChange>
          </w:rPr>
          <w:t>Fonte: Própria autoria, 2025.</w:t>
        </w:r>
      </w:ins>
    </w:p>
    <w:p w14:paraId="6DFB9E20" w14:textId="77777777" w:rsidR="004C4CBE" w:rsidRPr="00A21660" w:rsidRDefault="004C4CBE" w:rsidP="003546F0">
      <w:pPr>
        <w:spacing w:after="120" w:line="360" w:lineRule="auto"/>
        <w:jc w:val="center"/>
        <w:rPr>
          <w:ins w:id="1447" w:author="Yasmin Cantanhede" w:date="2025-08-09T21:52:00Z"/>
          <w:del w:id="1448" w:author="LILIA ROSA COELHO MOURA" w:date="2025-08-10T18:48:00Z"/>
          <w:rFonts w:ascii="Times New Roman" w:hAnsi="Times New Roman" w:cs="Times New Roman"/>
          <w:rPrChange w:id="1449" w:author="RAYLAN BRUNO SANTANA CARVALHO" w:date="2025-08-10T19:48:00Z">
            <w:rPr>
              <w:ins w:id="1450" w:author="Yasmin Cantanhede" w:date="2025-08-09T21:52:00Z"/>
              <w:del w:id="1451" w:author="LILIA ROSA COELHO MOURA" w:date="2025-08-10T18:48:00Z"/>
            </w:rPr>
          </w:rPrChange>
        </w:rPr>
        <w:pPrChange w:id="1452" w:author="RAYLAN BRUNO SANTANA CARVALHO" w:date="2025-08-10T20:07:00Z">
          <w:pPr>
            <w:spacing w:after="0" w:line="360" w:lineRule="auto"/>
          </w:pPr>
        </w:pPrChange>
      </w:pPr>
    </w:p>
    <w:p w14:paraId="70DF9E56" w14:textId="77777777" w:rsidR="004C4CBE" w:rsidRPr="00A21660" w:rsidRDefault="004C4CBE" w:rsidP="003546F0">
      <w:pPr>
        <w:spacing w:after="120" w:line="360" w:lineRule="auto"/>
        <w:jc w:val="center"/>
        <w:rPr>
          <w:ins w:id="1453" w:author="Yasmin Cantanhede" w:date="2025-08-09T23:06:00Z"/>
          <w:del w:id="1454" w:author="LILIA ROSA COELHO MOURA" w:date="2025-08-10T18:48:00Z"/>
          <w:rFonts w:ascii="Times New Roman" w:hAnsi="Times New Roman" w:cs="Times New Roman"/>
          <w:rPrChange w:id="1455" w:author="RAYLAN BRUNO SANTANA CARVALHO" w:date="2025-08-10T19:48:00Z">
            <w:rPr>
              <w:ins w:id="1456" w:author="Yasmin Cantanhede" w:date="2025-08-09T23:06:00Z"/>
              <w:del w:id="1457" w:author="LILIA ROSA COELHO MOURA" w:date="2025-08-10T18:48:00Z"/>
            </w:rPr>
          </w:rPrChange>
        </w:rPr>
        <w:pPrChange w:id="1458" w:author="RAYLAN BRUNO SANTANA CARVALHO" w:date="2025-08-10T20:07:00Z">
          <w:pPr>
            <w:spacing w:after="0" w:line="360" w:lineRule="auto"/>
          </w:pPr>
        </w:pPrChange>
      </w:pPr>
    </w:p>
    <w:p w14:paraId="44E871BC" w14:textId="77777777" w:rsidR="004C4CBE" w:rsidRPr="00A21660" w:rsidRDefault="004C4CBE" w:rsidP="003546F0">
      <w:pPr>
        <w:spacing w:after="120" w:line="360" w:lineRule="auto"/>
        <w:jc w:val="center"/>
        <w:rPr>
          <w:del w:id="1459" w:author="Yasmin Cantanhede" w:date="2025-08-09T23:05:00Z"/>
          <w:rFonts w:ascii="Times New Roman" w:eastAsia="Arial" w:hAnsi="Times New Roman" w:cs="Times New Roman"/>
          <w:color w:val="000000" w:themeColor="text1"/>
          <w:rPrChange w:id="1460" w:author="RAYLAN BRUNO SANTANA CARVALHO" w:date="2025-08-10T19:48:00Z">
            <w:rPr>
              <w:del w:id="1461" w:author="Yasmin Cantanhede" w:date="2025-08-09T23:05:00Z"/>
              <w:rFonts w:ascii="Arial" w:eastAsia="Arial" w:hAnsi="Arial" w:cs="Arial"/>
              <w:color w:val="000000" w:themeColor="text1"/>
            </w:rPr>
          </w:rPrChange>
        </w:rPr>
        <w:pPrChange w:id="1462" w:author="RAYLAN BRUNO SANTANA CARVALHO" w:date="2025-08-10T20:07:00Z">
          <w:pPr>
            <w:spacing w:after="0"/>
            <w:jc w:val="both"/>
          </w:pPr>
        </w:pPrChange>
      </w:pPr>
    </w:p>
    <w:p w14:paraId="144A5D23" w14:textId="77777777" w:rsidR="004C4CBE" w:rsidRPr="00A21660" w:rsidRDefault="004C4CBE" w:rsidP="003546F0">
      <w:pPr>
        <w:spacing w:after="120" w:line="360" w:lineRule="auto"/>
        <w:jc w:val="center"/>
        <w:rPr>
          <w:del w:id="1463" w:author="Yasmin Cantanhede" w:date="2025-08-09T23:05:00Z"/>
          <w:rFonts w:ascii="Times New Roman" w:eastAsia="Arial" w:hAnsi="Times New Roman" w:cs="Times New Roman"/>
          <w:b/>
          <w:bCs/>
          <w:color w:val="000000" w:themeColor="text1"/>
          <w:rPrChange w:id="1464" w:author="RAYLAN BRUNO SANTANA CARVALHO" w:date="2025-08-10T19:48:00Z">
            <w:rPr>
              <w:del w:id="1465" w:author="Yasmin Cantanhede" w:date="2025-08-09T23:05:00Z"/>
              <w:rFonts w:ascii="Arial" w:eastAsia="Arial" w:hAnsi="Arial" w:cs="Arial"/>
              <w:b/>
              <w:bCs/>
              <w:color w:val="000000" w:themeColor="text1"/>
            </w:rPr>
          </w:rPrChange>
        </w:rPr>
        <w:pPrChange w:id="1466" w:author="RAYLAN BRUNO SANTANA CARVALHO" w:date="2025-08-10T20:07:00Z">
          <w:pPr>
            <w:spacing w:after="0"/>
            <w:jc w:val="both"/>
          </w:pPr>
        </w:pPrChange>
      </w:pPr>
    </w:p>
    <w:p w14:paraId="7DFC1754" w14:textId="2B08114C" w:rsidR="004C4CBE" w:rsidRPr="00A21660" w:rsidRDefault="004C4CBE" w:rsidP="003546F0">
      <w:pPr>
        <w:spacing w:after="120" w:line="360" w:lineRule="auto"/>
        <w:jc w:val="center"/>
        <w:rPr>
          <w:ins w:id="1467" w:author="RAYLAN BRUNO SANTANA CARVALHO" w:date="2025-06-30T18:43:00Z"/>
          <w:rFonts w:ascii="Times New Roman" w:eastAsia="Arial" w:hAnsi="Times New Roman" w:cs="Times New Roman"/>
          <w:color w:val="000000" w:themeColor="text1"/>
          <w:rPrChange w:id="1468" w:author="RAYLAN BRUNO SANTANA CARVALHO" w:date="2025-08-10T19:48:00Z">
            <w:rPr>
              <w:ins w:id="1469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470" w:author="RAYLAN BRUNO SANTANA CARVALHO" w:date="2025-08-10T20:07:00Z">
          <w:pPr>
            <w:spacing w:after="0"/>
            <w:jc w:val="both"/>
          </w:pPr>
        </w:pPrChange>
      </w:pPr>
    </w:p>
    <w:p w14:paraId="0EDCF552" w14:textId="154E5213" w:rsidR="004C4CBE" w:rsidRPr="00A21660" w:rsidRDefault="004C4CBE" w:rsidP="003546F0">
      <w:pPr>
        <w:spacing w:after="120" w:line="360" w:lineRule="auto"/>
        <w:jc w:val="both"/>
        <w:rPr>
          <w:ins w:id="1471" w:author="RAYLAN BRUNO SANTANA CARVALHO" w:date="2025-06-30T18:43:00Z"/>
          <w:rFonts w:ascii="Times New Roman" w:eastAsia="Arial" w:hAnsi="Times New Roman" w:cs="Times New Roman"/>
          <w:color w:val="000000" w:themeColor="text1"/>
          <w:rPrChange w:id="1472" w:author="RAYLAN BRUNO SANTANA CARVALHO" w:date="2025-08-10T19:48:00Z">
            <w:rPr>
              <w:ins w:id="1473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474" w:author="RAYLAN BRUNO SANTANA CARVALHO" w:date="2025-08-10T20:07:00Z">
          <w:pPr>
            <w:spacing w:after="0"/>
            <w:jc w:val="both"/>
          </w:pPr>
        </w:pPrChange>
      </w:pPr>
    </w:p>
    <w:p w14:paraId="11525250" w14:textId="77777777" w:rsidR="000D695B" w:rsidRDefault="000D695B" w:rsidP="003546F0">
      <w:pPr>
        <w:spacing w:after="120" w:line="360" w:lineRule="auto"/>
        <w:jc w:val="both"/>
        <w:rPr>
          <w:ins w:id="1475" w:author="RAYLAN BRUNO SANTANA CARVALHO" w:date="2025-08-10T20:19:00Z"/>
          <w:rFonts w:ascii="Times New Roman" w:hAnsi="Times New Roman" w:cs="Times New Roman"/>
        </w:rPr>
        <w:pPrChange w:id="1476" w:author="RAYLAN BRUNO SANTANA CARVALHO" w:date="2025-08-10T20:07:00Z">
          <w:pPr>
            <w:spacing w:after="0"/>
            <w:jc w:val="both"/>
          </w:pPr>
        </w:pPrChange>
      </w:pPr>
    </w:p>
    <w:p w14:paraId="72C27126" w14:textId="0833DC29" w:rsidR="004C4CBE" w:rsidRPr="000D695B" w:rsidDel="000D695B" w:rsidRDefault="6EB8060E" w:rsidP="003546F0">
      <w:pPr>
        <w:spacing w:after="120" w:line="360" w:lineRule="auto"/>
        <w:jc w:val="both"/>
        <w:rPr>
          <w:ins w:id="1477" w:author="RAYLAN BRUNO SANTANA CARVALHO" w:date="2025-06-30T18:43:00Z"/>
          <w:del w:id="1478" w:author="RAYLAN BRUNO SANTANA CARVALHO" w:date="2025-08-10T20:19:00Z"/>
          <w:rFonts w:ascii="Times New Roman" w:eastAsia="Arial" w:hAnsi="Times New Roman" w:cs="Times New Roman"/>
          <w:b/>
          <w:color w:val="000000" w:themeColor="text1"/>
          <w:rPrChange w:id="1479" w:author="RAYLAN BRUNO SANTANA CARVALHO" w:date="2025-08-10T20:19:00Z">
            <w:rPr>
              <w:ins w:id="1480" w:author="RAYLAN BRUNO SANTANA CARVALHO" w:date="2025-06-30T18:43:00Z"/>
              <w:del w:id="1481" w:author="RAYLAN BRUNO SANTANA CARVALHO" w:date="2025-08-10T20:19:00Z"/>
              <w:rFonts w:ascii="Arial" w:eastAsia="Arial" w:hAnsi="Arial" w:cs="Arial"/>
              <w:color w:val="000000" w:themeColor="text1"/>
            </w:rPr>
          </w:rPrChange>
        </w:rPr>
        <w:pPrChange w:id="1482" w:author="RAYLAN BRUNO SANTANA CARVALHO" w:date="2025-08-10T20:07:00Z">
          <w:pPr>
            <w:spacing w:after="0"/>
            <w:jc w:val="both"/>
          </w:pPr>
        </w:pPrChange>
      </w:pPr>
      <w:bookmarkStart w:id="1483" w:name="_GoBack"/>
      <w:bookmarkEnd w:id="1483"/>
      <w:ins w:id="1484" w:author="RAYLAN BRUNO SANTANA CARVALHO" w:date="2025-06-30T18:43:00Z">
        <w:r w:rsidRPr="000D695B">
          <w:rPr>
            <w:rFonts w:ascii="Times New Roman" w:hAnsi="Times New Roman" w:cs="Times New Roman"/>
            <w:b/>
            <w:rPrChange w:id="1485" w:author="RAYLAN BRUNO SANTANA CARVALHO" w:date="2025-08-10T20:19:00Z">
              <w:rPr/>
            </w:rPrChange>
          </w:rPr>
          <w:lastRenderedPageBreak/>
          <w:t>RECONHECIMENTOS E DIREITOS AUTORAIS</w:t>
        </w:r>
      </w:ins>
    </w:p>
    <w:p w14:paraId="738610EB" w14:textId="77777777" w:rsidR="004C4CBE" w:rsidRPr="00A21660" w:rsidRDefault="004C4CBE" w:rsidP="003546F0">
      <w:pPr>
        <w:spacing w:after="120" w:line="360" w:lineRule="auto"/>
        <w:jc w:val="both"/>
        <w:rPr>
          <w:ins w:id="1486" w:author="RAYLAN BRUNO SANTANA CARVALHO" w:date="2025-06-30T18:43:00Z"/>
          <w:rFonts w:ascii="Times New Roman" w:eastAsia="Arial" w:hAnsi="Times New Roman" w:cs="Times New Roman"/>
          <w:color w:val="000000" w:themeColor="text1"/>
          <w:rPrChange w:id="1487" w:author="RAYLAN BRUNO SANTANA CARVALHO" w:date="2025-08-10T19:48:00Z">
            <w:rPr>
              <w:ins w:id="1488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489" w:author="RAYLAN BRUNO SANTANA CARVALHO" w:date="2025-08-10T20:07:00Z">
          <w:pPr/>
        </w:pPrChange>
      </w:pPr>
    </w:p>
    <w:p w14:paraId="67F2EB1D" w14:textId="77777777" w:rsidR="004C4CBE" w:rsidRPr="00A21660" w:rsidRDefault="00CB7FD7" w:rsidP="003546F0">
      <w:pPr>
        <w:spacing w:after="120" w:line="360" w:lineRule="auto"/>
        <w:jc w:val="both"/>
        <w:rPr>
          <w:ins w:id="1490" w:author="Yasmin Cantanhede" w:date="2025-08-09T23:49:00Z"/>
          <w:rFonts w:ascii="Times New Roman" w:eastAsia="Arial" w:hAnsi="Times New Roman" w:cs="Times New Roman"/>
          <w:color w:val="000000" w:themeColor="text1"/>
          <w:rPrChange w:id="1491" w:author="RAYLAN BRUNO SANTANA CARVALHO" w:date="2025-08-10T19:48:00Z">
            <w:rPr>
              <w:ins w:id="1492" w:author="Yasmin Cantanhede" w:date="2025-08-09T23:49:00Z"/>
              <w:rFonts w:ascii="Arial" w:eastAsia="Arial" w:hAnsi="Arial" w:cs="Arial"/>
              <w:color w:val="000000" w:themeColor="text1"/>
            </w:rPr>
          </w:rPrChange>
        </w:rPr>
        <w:pPrChange w:id="1493" w:author="RAYLAN BRUNO SANTANA CARVALHO" w:date="2025-08-10T20:07:00Z">
          <w:pPr/>
        </w:pPrChange>
      </w:pPr>
      <w:ins w:id="1494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49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@autor: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49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Kauan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4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Guilherme Alves Pinheiro Santos, Lilia Rosa Coelho Moura,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49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Raylan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49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Bruno</w:t>
        </w:r>
      </w:ins>
      <w:r w:rsidRPr="00A21660">
        <w:rPr>
          <w:rFonts w:ascii="Times New Roman" w:eastAsia="Arial" w:hAnsi="Times New Roman" w:cs="Times New Roman"/>
          <w:color w:val="000000" w:themeColor="text1"/>
          <w:rPrChange w:id="1500" w:author="RAYLAN BRUNO SANTANA CARVALHO" w:date="2025-08-10T19:48:00Z">
            <w:rPr>
              <w:rFonts w:ascii="Arial" w:eastAsia="Arial" w:hAnsi="Arial" w:cs="Arial"/>
              <w:color w:val="000000" w:themeColor="text1"/>
            </w:rPr>
          </w:rPrChange>
        </w:rPr>
        <w:t xml:space="preserve"> Santana Carvalho, Virginia Maria Mondego Ferreira, Yasmin Cantanhede Santos.</w:t>
      </w:r>
    </w:p>
    <w:p w14:paraId="18DF6FF9" w14:textId="77777777" w:rsidR="004C4CBE" w:rsidRPr="00A21660" w:rsidRDefault="00CB7FD7" w:rsidP="003546F0">
      <w:pPr>
        <w:spacing w:after="120" w:line="360" w:lineRule="auto"/>
        <w:jc w:val="both"/>
        <w:rPr>
          <w:ins w:id="1501" w:author="RAYLAN BRUNO SANTANA CARVALHO" w:date="2025-06-30T18:43:00Z"/>
          <w:rFonts w:ascii="Times New Roman" w:eastAsia="Arial" w:hAnsi="Times New Roman" w:cs="Times New Roman"/>
          <w:color w:val="000000" w:themeColor="text1"/>
          <w:rPrChange w:id="1502" w:author="RAYLAN BRUNO SANTANA CARVALHO" w:date="2025-08-10T19:48:00Z">
            <w:rPr>
              <w:ins w:id="1503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04" w:author="RAYLAN BRUNO SANTANA CARVALHO" w:date="2025-08-10T20:07:00Z">
          <w:pPr>
            <w:spacing w:after="0"/>
            <w:jc w:val="both"/>
          </w:pPr>
        </w:pPrChange>
      </w:pPr>
      <w:ins w:id="1505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0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@contato: </w:t>
        </w:r>
      </w:ins>
      <w:r w:rsidRPr="00A21660">
        <w:rPr>
          <w:rFonts w:ascii="Times New Roman" w:hAnsi="Times New Roman" w:cs="Times New Roman"/>
          <w:rPrChange w:id="1507" w:author="RAYLAN BRUNO SANTANA CARVALHO" w:date="2025-08-10T19:48:00Z">
            <w:rPr/>
          </w:rPrChange>
        </w:rPr>
        <w:fldChar w:fldCharType="begin"/>
      </w:r>
      <w:r w:rsidRPr="00A21660">
        <w:rPr>
          <w:rFonts w:ascii="Times New Roman" w:hAnsi="Times New Roman" w:cs="Times New Roman"/>
          <w:rPrChange w:id="1508" w:author="RAYLAN BRUNO SANTANA CARVALHO" w:date="2025-08-10T19:48:00Z">
            <w:rPr/>
          </w:rPrChange>
        </w:rPr>
        <w:instrText xml:space="preserve"> HYPERLINK "mailto:kauan.santos@discente.ufma.br" \h </w:instrText>
      </w:r>
      <w:r w:rsidRPr="00A21660">
        <w:rPr>
          <w:rFonts w:ascii="Times New Roman" w:hAnsi="Times New Roman" w:cs="Times New Roman"/>
          <w:rPrChange w:id="1509" w:author="RAYLAN BRUNO SANTANA CARVALHO" w:date="2025-08-10T19:48:00Z">
            <w:rPr/>
          </w:rPrChange>
        </w:rPr>
        <w:fldChar w:fldCharType="separate"/>
      </w:r>
      <w:ins w:id="1510" w:author="RAYLAN BRUNO SANTANA CARVALHO" w:date="2025-06-30T18:43:00Z">
        <w:r w:rsidRPr="00A21660">
          <w:rPr>
            <w:rStyle w:val="Hyperlink"/>
            <w:rFonts w:ascii="Times New Roman" w:eastAsia="Arial" w:hAnsi="Times New Roman" w:cs="Times New Roman"/>
            <w:rPrChange w:id="1511" w:author="RAYLAN BRUNO SANTANA CARVALHO" w:date="2025-08-10T19:48:00Z">
              <w:rPr>
                <w:rStyle w:val="Hyperlink"/>
                <w:rFonts w:ascii="Arial" w:eastAsia="Arial" w:hAnsi="Arial" w:cs="Arial"/>
              </w:rPr>
            </w:rPrChange>
          </w:rPr>
          <w:t>kauan.santos@discente.ufma.br</w:t>
        </w:r>
      </w:ins>
      <w:r w:rsidRPr="00A21660">
        <w:rPr>
          <w:rStyle w:val="Hyperlink"/>
          <w:rFonts w:ascii="Times New Roman" w:eastAsia="Arial" w:hAnsi="Times New Roman" w:cs="Times New Roman"/>
          <w:rPrChange w:id="1512" w:author="RAYLAN BRUNO SANTANA CARVALHO" w:date="2025-08-10T19:48:00Z">
            <w:rPr>
              <w:rStyle w:val="Hyperlink"/>
              <w:rFonts w:ascii="Arial" w:eastAsia="Arial" w:hAnsi="Arial" w:cs="Arial"/>
            </w:rPr>
          </w:rPrChange>
        </w:rPr>
        <w:fldChar w:fldCharType="end"/>
      </w:r>
      <w:ins w:id="1513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1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</w:t>
        </w:r>
      </w:ins>
      <w:r w:rsidRPr="00A21660">
        <w:rPr>
          <w:rFonts w:ascii="Times New Roman" w:hAnsi="Times New Roman" w:cs="Times New Roman"/>
          <w:rPrChange w:id="1515" w:author="RAYLAN BRUNO SANTANA CARVALHO" w:date="2025-08-10T19:48:00Z">
            <w:rPr/>
          </w:rPrChange>
        </w:rPr>
        <w:fldChar w:fldCharType="begin"/>
      </w:r>
      <w:r w:rsidRPr="00A21660">
        <w:rPr>
          <w:rFonts w:ascii="Times New Roman" w:hAnsi="Times New Roman" w:cs="Times New Roman"/>
          <w:rPrChange w:id="1516" w:author="RAYLAN BRUNO SANTANA CARVALHO" w:date="2025-08-10T19:48:00Z">
            <w:rPr/>
          </w:rPrChange>
        </w:rPr>
        <w:instrText xml:space="preserve"> HYPERLINK "mailto:liliarosaestudos@gmail.com" \h </w:instrText>
      </w:r>
      <w:r w:rsidRPr="00A21660">
        <w:rPr>
          <w:rFonts w:ascii="Times New Roman" w:hAnsi="Times New Roman" w:cs="Times New Roman"/>
          <w:rPrChange w:id="1517" w:author="RAYLAN BRUNO SANTANA CARVALHO" w:date="2025-08-10T19:48:00Z">
            <w:rPr/>
          </w:rPrChange>
        </w:rPr>
        <w:fldChar w:fldCharType="separate"/>
      </w:r>
      <w:ins w:id="1518" w:author="RAYLAN BRUNO SANTANA CARVALHO" w:date="2025-06-30T18:43:00Z">
        <w:r w:rsidRPr="00A21660">
          <w:rPr>
            <w:rStyle w:val="Hyperlink"/>
            <w:rFonts w:ascii="Times New Roman" w:eastAsia="Arial" w:hAnsi="Times New Roman" w:cs="Times New Roman"/>
            <w:rPrChange w:id="1519" w:author="RAYLAN BRUNO SANTANA CARVALHO" w:date="2025-08-10T19:48:00Z">
              <w:rPr>
                <w:rStyle w:val="Hyperlink"/>
                <w:rFonts w:ascii="Arial" w:eastAsia="Arial" w:hAnsi="Arial" w:cs="Arial"/>
              </w:rPr>
            </w:rPrChange>
          </w:rPr>
          <w:t>liliarosaestudos@gmail.com</w:t>
        </w:r>
      </w:ins>
      <w:r w:rsidRPr="00A21660">
        <w:rPr>
          <w:rStyle w:val="Hyperlink"/>
          <w:rFonts w:ascii="Times New Roman" w:eastAsia="Arial" w:hAnsi="Times New Roman" w:cs="Times New Roman"/>
          <w:rPrChange w:id="1520" w:author="RAYLAN BRUNO SANTANA CARVALHO" w:date="2025-08-10T19:48:00Z">
            <w:rPr>
              <w:rStyle w:val="Hyperlink"/>
              <w:rFonts w:ascii="Arial" w:eastAsia="Arial" w:hAnsi="Arial" w:cs="Arial"/>
            </w:rPr>
          </w:rPrChange>
        </w:rPr>
        <w:fldChar w:fldCharType="end"/>
      </w:r>
      <w:ins w:id="1521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2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</w:t>
        </w:r>
      </w:ins>
    </w:p>
    <w:p w14:paraId="188E96B8" w14:textId="77777777" w:rsidR="004C4CBE" w:rsidRPr="00A21660" w:rsidRDefault="00CB7FD7" w:rsidP="003546F0">
      <w:pPr>
        <w:spacing w:after="120" w:line="360" w:lineRule="auto"/>
        <w:jc w:val="both"/>
        <w:rPr>
          <w:ins w:id="1523" w:author="RAYLAN BRUNO SANTANA CARVALHO" w:date="2025-06-30T18:43:00Z"/>
          <w:rFonts w:ascii="Times New Roman" w:eastAsia="Arial" w:hAnsi="Times New Roman" w:cs="Times New Roman"/>
          <w:color w:val="000000" w:themeColor="text1"/>
          <w:rPrChange w:id="1524" w:author="RAYLAN BRUNO SANTANA CARVALHO" w:date="2025-08-10T19:48:00Z">
            <w:rPr>
              <w:ins w:id="1525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26" w:author="RAYLAN BRUNO SANTANA CARVALHO" w:date="2025-08-10T20:07:00Z">
          <w:pPr/>
        </w:pPrChange>
      </w:pPr>
      <w:r w:rsidRPr="00A21660">
        <w:rPr>
          <w:rFonts w:ascii="Times New Roman" w:hAnsi="Times New Roman" w:cs="Times New Roman"/>
          <w:rPrChange w:id="1527" w:author="RAYLAN BRUNO SANTANA CARVALHO" w:date="2025-08-10T19:48:00Z">
            <w:rPr/>
          </w:rPrChange>
        </w:rPr>
        <w:fldChar w:fldCharType="begin"/>
      </w:r>
      <w:r w:rsidRPr="00A21660">
        <w:rPr>
          <w:rFonts w:ascii="Times New Roman" w:hAnsi="Times New Roman" w:cs="Times New Roman"/>
          <w:rPrChange w:id="1528" w:author="RAYLAN BRUNO SANTANA CARVALHO" w:date="2025-08-10T19:48:00Z">
            <w:rPr/>
          </w:rPrChange>
        </w:rPr>
        <w:instrText xml:space="preserve"> HYPERLINK "mailto:raylan.bruno@discente.ufma.br" \h </w:instrText>
      </w:r>
      <w:r w:rsidRPr="00A21660">
        <w:rPr>
          <w:rFonts w:ascii="Times New Roman" w:hAnsi="Times New Roman" w:cs="Times New Roman"/>
          <w:rPrChange w:id="1529" w:author="RAYLAN BRUNO SANTANA CARVALHO" w:date="2025-08-10T19:48:00Z">
            <w:rPr/>
          </w:rPrChange>
        </w:rPr>
        <w:fldChar w:fldCharType="separate"/>
      </w:r>
      <w:ins w:id="1530" w:author="RAYLAN BRUNO SANTANA CARVALHO" w:date="2025-06-30T18:43:00Z">
        <w:r w:rsidRPr="00A21660">
          <w:rPr>
            <w:rStyle w:val="Hyperlink"/>
            <w:rFonts w:ascii="Times New Roman" w:eastAsia="Arial" w:hAnsi="Times New Roman" w:cs="Times New Roman"/>
            <w:rPrChange w:id="1531" w:author="RAYLAN BRUNO SANTANA CARVALHO" w:date="2025-08-10T19:48:00Z">
              <w:rPr>
                <w:rStyle w:val="Hyperlink"/>
                <w:rFonts w:ascii="Arial" w:eastAsia="Arial" w:hAnsi="Arial" w:cs="Arial"/>
              </w:rPr>
            </w:rPrChange>
          </w:rPr>
          <w:t>raylan.bruno@discente.ufma.br</w:t>
        </w:r>
      </w:ins>
      <w:r w:rsidRPr="00A21660">
        <w:rPr>
          <w:rStyle w:val="Hyperlink"/>
          <w:rFonts w:ascii="Times New Roman" w:eastAsia="Arial" w:hAnsi="Times New Roman" w:cs="Times New Roman"/>
          <w:rPrChange w:id="1532" w:author="RAYLAN BRUNO SANTANA CARVALHO" w:date="2025-08-10T19:48:00Z">
            <w:rPr>
              <w:rStyle w:val="Hyperlink"/>
              <w:rFonts w:ascii="Arial" w:eastAsia="Arial" w:hAnsi="Arial" w:cs="Arial"/>
            </w:rPr>
          </w:rPrChange>
        </w:rPr>
        <w:fldChar w:fldCharType="end"/>
      </w:r>
      <w:ins w:id="1533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3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</w:t>
        </w:r>
      </w:ins>
      <w:r w:rsidRPr="00A21660">
        <w:rPr>
          <w:rFonts w:ascii="Times New Roman" w:hAnsi="Times New Roman" w:cs="Times New Roman"/>
          <w:rPrChange w:id="1535" w:author="RAYLAN BRUNO SANTANA CARVALHO" w:date="2025-08-10T19:48:00Z">
            <w:rPr/>
          </w:rPrChange>
        </w:rPr>
        <w:fldChar w:fldCharType="begin"/>
      </w:r>
      <w:r w:rsidRPr="00A21660">
        <w:rPr>
          <w:rFonts w:ascii="Times New Roman" w:hAnsi="Times New Roman" w:cs="Times New Roman"/>
          <w:rPrChange w:id="1536" w:author="RAYLAN BRUNO SANTANA CARVALHO" w:date="2025-08-10T19:48:00Z">
            <w:rPr/>
          </w:rPrChange>
        </w:rPr>
        <w:instrText xml:space="preserve"> HYPERLINK "mailto:virginiamondego@gmail.com" \h </w:instrText>
      </w:r>
      <w:r w:rsidRPr="00A21660">
        <w:rPr>
          <w:rFonts w:ascii="Times New Roman" w:hAnsi="Times New Roman" w:cs="Times New Roman"/>
          <w:rPrChange w:id="1537" w:author="RAYLAN BRUNO SANTANA CARVALHO" w:date="2025-08-10T19:48:00Z">
            <w:rPr/>
          </w:rPrChange>
        </w:rPr>
        <w:fldChar w:fldCharType="separate"/>
      </w:r>
      <w:ins w:id="1538" w:author="RAYLAN BRUNO SANTANA CARVALHO" w:date="2025-06-30T18:43:00Z">
        <w:r w:rsidRPr="00A21660">
          <w:rPr>
            <w:rStyle w:val="Hyperlink"/>
            <w:rFonts w:ascii="Times New Roman" w:eastAsia="Arial" w:hAnsi="Times New Roman" w:cs="Times New Roman"/>
            <w:rPrChange w:id="1539" w:author="RAYLAN BRUNO SANTANA CARVALHO" w:date="2025-08-10T19:48:00Z">
              <w:rPr>
                <w:rStyle w:val="Hyperlink"/>
                <w:rFonts w:ascii="Arial" w:eastAsia="Arial" w:hAnsi="Arial" w:cs="Arial"/>
              </w:rPr>
            </w:rPrChange>
          </w:rPr>
          <w:t>virginiamondego@gmail.com</w:t>
        </w:r>
      </w:ins>
      <w:r w:rsidRPr="00A21660">
        <w:rPr>
          <w:rStyle w:val="Hyperlink"/>
          <w:rFonts w:ascii="Times New Roman" w:eastAsia="Arial" w:hAnsi="Times New Roman" w:cs="Times New Roman"/>
          <w:rPrChange w:id="1540" w:author="RAYLAN BRUNO SANTANA CARVALHO" w:date="2025-08-10T19:48:00Z">
            <w:rPr>
              <w:rStyle w:val="Hyperlink"/>
              <w:rFonts w:ascii="Arial" w:eastAsia="Arial" w:hAnsi="Arial" w:cs="Arial"/>
            </w:rPr>
          </w:rPrChange>
        </w:rPr>
        <w:fldChar w:fldCharType="end"/>
      </w:r>
      <w:ins w:id="1541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4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</w:t>
        </w:r>
      </w:ins>
    </w:p>
    <w:p w14:paraId="357EE097" w14:textId="77777777" w:rsidR="004C4CBE" w:rsidRPr="00A21660" w:rsidRDefault="00CB7FD7" w:rsidP="003546F0">
      <w:pPr>
        <w:spacing w:after="120" w:line="360" w:lineRule="auto"/>
        <w:jc w:val="both"/>
        <w:rPr>
          <w:ins w:id="1543" w:author="RAYLAN BRUNO SANTANA CARVALHO" w:date="2025-06-30T18:43:00Z"/>
          <w:rFonts w:ascii="Times New Roman" w:eastAsia="Arial" w:hAnsi="Times New Roman" w:cs="Times New Roman"/>
          <w:color w:val="467886"/>
          <w:rPrChange w:id="1544" w:author="RAYLAN BRUNO SANTANA CARVALHO" w:date="2025-08-10T19:48:00Z">
            <w:rPr>
              <w:ins w:id="1545" w:author="RAYLAN BRUNO SANTANA CARVALHO" w:date="2025-06-30T18:43:00Z"/>
              <w:rFonts w:ascii="Arial" w:eastAsia="Arial" w:hAnsi="Arial" w:cs="Arial"/>
              <w:color w:val="467886"/>
            </w:rPr>
          </w:rPrChange>
        </w:rPr>
        <w:pPrChange w:id="1546" w:author="RAYLAN BRUNO SANTANA CARVALHO" w:date="2025-08-10T20:07:00Z">
          <w:pPr/>
        </w:pPrChange>
      </w:pPr>
      <w:r w:rsidRPr="00A21660">
        <w:rPr>
          <w:rFonts w:ascii="Times New Roman" w:hAnsi="Times New Roman" w:cs="Times New Roman"/>
          <w:rPrChange w:id="1547" w:author="RAYLAN BRUNO SANTANA CARVALHO" w:date="2025-08-10T19:48:00Z">
            <w:rPr/>
          </w:rPrChange>
        </w:rPr>
        <w:fldChar w:fldCharType="begin"/>
      </w:r>
      <w:r w:rsidRPr="00A21660">
        <w:rPr>
          <w:rFonts w:ascii="Times New Roman" w:hAnsi="Times New Roman" w:cs="Times New Roman"/>
          <w:rPrChange w:id="1548" w:author="RAYLAN BRUNO SANTANA CARVALHO" w:date="2025-08-10T19:48:00Z">
            <w:rPr/>
          </w:rPrChange>
        </w:rPr>
        <w:instrText xml:space="preserve"> HYPERLINK "mailto:yasmin.cantanhede@discente.ufma.br" \h </w:instrText>
      </w:r>
      <w:r w:rsidRPr="00A21660">
        <w:rPr>
          <w:rFonts w:ascii="Times New Roman" w:hAnsi="Times New Roman" w:cs="Times New Roman"/>
          <w:rPrChange w:id="1549" w:author="RAYLAN BRUNO SANTANA CARVALHO" w:date="2025-08-10T19:48:00Z">
            <w:rPr/>
          </w:rPrChange>
        </w:rPr>
        <w:fldChar w:fldCharType="separate"/>
      </w:r>
      <w:ins w:id="1550" w:author="RAYLAN BRUNO SANTANA CARVALHO" w:date="2025-06-30T18:43:00Z">
        <w:r w:rsidRPr="00A21660">
          <w:rPr>
            <w:rStyle w:val="Hyperlink"/>
            <w:rFonts w:ascii="Times New Roman" w:eastAsia="Arial" w:hAnsi="Times New Roman" w:cs="Times New Roman"/>
            <w:rPrChange w:id="1551" w:author="RAYLAN BRUNO SANTANA CARVALHO" w:date="2025-08-10T19:48:00Z">
              <w:rPr>
                <w:rStyle w:val="Hyperlink"/>
                <w:rFonts w:ascii="Arial" w:eastAsia="Arial" w:hAnsi="Arial" w:cs="Arial"/>
              </w:rPr>
            </w:rPrChange>
          </w:rPr>
          <w:t>yasmin.cantanhede@discente.uf</w:t>
        </w:r>
        <w:r w:rsidRPr="00A21660">
          <w:rPr>
            <w:rStyle w:val="Hyperlink"/>
            <w:rFonts w:ascii="Times New Roman" w:eastAsia="Arial" w:hAnsi="Times New Roman" w:cs="Times New Roman"/>
            <w:rPrChange w:id="1552" w:author="RAYLAN BRUNO SANTANA CARVALHO" w:date="2025-08-10T19:48:00Z">
              <w:rPr>
                <w:rStyle w:val="Hyperlink"/>
                <w:rFonts w:ascii="Arial" w:eastAsia="Arial" w:hAnsi="Arial" w:cs="Arial"/>
              </w:rPr>
            </w:rPrChange>
          </w:rPr>
          <w:t>ma.br</w:t>
        </w:r>
      </w:ins>
      <w:r w:rsidRPr="00A21660">
        <w:rPr>
          <w:rStyle w:val="Hyperlink"/>
          <w:rFonts w:ascii="Times New Roman" w:eastAsia="Arial" w:hAnsi="Times New Roman" w:cs="Times New Roman"/>
          <w:rPrChange w:id="1553" w:author="RAYLAN BRUNO SANTANA CARVALHO" w:date="2025-08-10T19:48:00Z">
            <w:rPr>
              <w:rStyle w:val="Hyperlink"/>
              <w:rFonts w:ascii="Arial" w:eastAsia="Arial" w:hAnsi="Arial" w:cs="Arial"/>
            </w:rPr>
          </w:rPrChange>
        </w:rPr>
        <w:fldChar w:fldCharType="end"/>
      </w:r>
    </w:p>
    <w:p w14:paraId="6E436697" w14:textId="77777777" w:rsidR="004C4CBE" w:rsidRPr="00A21660" w:rsidRDefault="00CB7FD7" w:rsidP="003546F0">
      <w:pPr>
        <w:spacing w:after="120" w:line="360" w:lineRule="auto"/>
        <w:jc w:val="both"/>
        <w:rPr>
          <w:ins w:id="1554" w:author="RAYLAN BRUNO SANTANA CARVALHO" w:date="2025-06-30T18:43:00Z"/>
          <w:rFonts w:ascii="Times New Roman" w:eastAsia="Arial" w:hAnsi="Times New Roman" w:cs="Times New Roman"/>
          <w:color w:val="000000" w:themeColor="text1"/>
          <w:rPrChange w:id="1555" w:author="RAYLAN BRUNO SANTANA CARVALHO" w:date="2025-08-10T19:48:00Z">
            <w:rPr>
              <w:ins w:id="1556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57" w:author="RAYLAN BRUNO SANTANA CARVALHO" w:date="2025-08-10T20:07:00Z">
          <w:pPr/>
        </w:pPrChange>
      </w:pPr>
      <w:ins w:id="1558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5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@data última versão: 13/06/25</w:t>
        </w:r>
      </w:ins>
    </w:p>
    <w:p w14:paraId="7E8E8BEC" w14:textId="77777777" w:rsidR="004C4CBE" w:rsidRPr="00A21660" w:rsidRDefault="00CB7FD7" w:rsidP="003546F0">
      <w:pPr>
        <w:spacing w:after="120" w:line="360" w:lineRule="auto"/>
        <w:jc w:val="both"/>
        <w:rPr>
          <w:ins w:id="1560" w:author="RAYLAN BRUNO SANTANA CARVALHO" w:date="2025-06-30T18:43:00Z"/>
          <w:rFonts w:ascii="Times New Roman" w:eastAsia="Arial" w:hAnsi="Times New Roman" w:cs="Times New Roman"/>
          <w:color w:val="000000" w:themeColor="text1"/>
          <w:rPrChange w:id="1561" w:author="RAYLAN BRUNO SANTANA CARVALHO" w:date="2025-08-10T19:48:00Z">
            <w:rPr>
              <w:ins w:id="1562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63" w:author="RAYLAN BRUNO SANTANA CARVALHO" w:date="2025-08-10T20:07:00Z">
          <w:pPr/>
        </w:pPrChange>
      </w:pPr>
      <w:ins w:id="1564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6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@versão: 1.0</w:t>
        </w:r>
      </w:ins>
    </w:p>
    <w:p w14:paraId="1166C962" w14:textId="77777777" w:rsidR="004C4CBE" w:rsidRPr="00A21660" w:rsidRDefault="00CB7FD7" w:rsidP="003546F0">
      <w:pPr>
        <w:spacing w:after="120" w:line="360" w:lineRule="auto"/>
        <w:jc w:val="both"/>
        <w:rPr>
          <w:ins w:id="1566" w:author="RAYLAN BRUNO SANTANA CARVALHO" w:date="2025-06-30T18:43:00Z"/>
          <w:rFonts w:ascii="Times New Roman" w:eastAsia="Arial" w:hAnsi="Times New Roman" w:cs="Times New Roman"/>
          <w:color w:val="000000" w:themeColor="text1"/>
          <w:rPrChange w:id="1567" w:author="RAYLAN BRUNO SANTANA CARVALHO" w:date="2025-08-10T19:48:00Z">
            <w:rPr>
              <w:ins w:id="1568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69" w:author="RAYLAN BRUNO SANTANA CARVALHO" w:date="2025-08-10T20:07:00Z">
          <w:pPr/>
        </w:pPrChange>
      </w:pPr>
      <w:ins w:id="1570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7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@outros repositórios: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57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kauanguilhermesantos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57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LiliaRosa19,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57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Raylan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57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-BR,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57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VirginiaMond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57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,</w:t>
        </w:r>
      </w:ins>
    </w:p>
    <w:p w14:paraId="0209942B" w14:textId="77777777" w:rsidR="004C4CBE" w:rsidRPr="00A21660" w:rsidRDefault="00CB7FD7" w:rsidP="003546F0">
      <w:pPr>
        <w:spacing w:after="120" w:line="360" w:lineRule="auto"/>
        <w:jc w:val="both"/>
        <w:rPr>
          <w:ins w:id="1578" w:author="RAYLAN BRUNO SANTANA CARVALHO" w:date="2025-06-30T18:43:00Z"/>
          <w:rFonts w:ascii="Times New Roman" w:eastAsia="Arial" w:hAnsi="Times New Roman" w:cs="Times New Roman"/>
          <w:color w:val="000000" w:themeColor="text1"/>
          <w:rPrChange w:id="1579" w:author="RAYLAN BRUNO SANTANA CARVALHO" w:date="2025-08-10T19:48:00Z">
            <w:rPr>
              <w:ins w:id="1580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81" w:author="RAYLAN BRUNO SANTANA CARVALHO" w:date="2025-08-10T20:07:00Z">
          <w:pPr/>
        </w:pPrChange>
      </w:pPr>
      <w:proofErr w:type="spellStart"/>
      <w:proofErr w:type="gramStart"/>
      <w:ins w:id="1582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8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yasmincantanhede</w:t>
        </w:r>
        <w:proofErr w:type="spellEnd"/>
        <w:proofErr w:type="gramEnd"/>
      </w:ins>
    </w:p>
    <w:p w14:paraId="2405D427" w14:textId="77777777" w:rsidR="004C4CBE" w:rsidRPr="00A21660" w:rsidRDefault="00CB7FD7" w:rsidP="003546F0">
      <w:pPr>
        <w:spacing w:after="120" w:line="360" w:lineRule="auto"/>
        <w:jc w:val="both"/>
        <w:rPr>
          <w:ins w:id="1584" w:author="RAYLAN BRUNO SANTANA CARVALHO" w:date="2025-06-30T18:43:00Z"/>
          <w:rFonts w:ascii="Times New Roman" w:eastAsia="Arial" w:hAnsi="Times New Roman" w:cs="Times New Roman"/>
          <w:color w:val="000000" w:themeColor="text1"/>
          <w:rPrChange w:id="1585" w:author="RAYLAN BRUNO SANTANA CARVALHO" w:date="2025-08-10T19:48:00Z">
            <w:rPr>
              <w:ins w:id="1586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87" w:author="RAYLAN BRUNO SANTANA CARVALHO" w:date="2025-08-10T20:07:00Z">
          <w:pPr/>
        </w:pPrChange>
      </w:pPr>
      <w:ins w:id="1588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8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@Agradecimentos: Universidade Federal do Maranhão (UFMA), Professor Doutor Thales Levi Azevedo Valente, e co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59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legas de curso.</w:t>
        </w:r>
      </w:ins>
    </w:p>
    <w:p w14:paraId="4DD08192" w14:textId="77777777" w:rsidR="004C4CBE" w:rsidRPr="00A21660" w:rsidRDefault="00CB7FD7" w:rsidP="003546F0">
      <w:pPr>
        <w:spacing w:after="120" w:line="360" w:lineRule="auto"/>
        <w:jc w:val="both"/>
        <w:rPr>
          <w:ins w:id="1591" w:author="RAYLAN BRUNO SANTANA CARVALHO" w:date="2025-06-30T18:43:00Z"/>
          <w:rFonts w:ascii="Times New Roman" w:eastAsia="Arial" w:hAnsi="Times New Roman" w:cs="Times New Roman"/>
          <w:color w:val="000000" w:themeColor="text1"/>
          <w:rPrChange w:id="1592" w:author="RAYLAN BRUNO SANTANA CARVALHO" w:date="2025-08-10T19:48:00Z">
            <w:rPr>
              <w:ins w:id="1593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594" w:author="RAYLAN BRUNO SANTANA CARVALHO" w:date="2025-08-10T20:07:00Z">
          <w:pPr/>
        </w:pPrChange>
      </w:pPr>
      <w:ins w:id="1595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59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Copyright/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59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License</w:t>
        </w:r>
        <w:proofErr w:type="spellEnd"/>
      </w:ins>
    </w:p>
    <w:p w14:paraId="2FE266D6" w14:textId="77777777" w:rsidR="004C4CBE" w:rsidRPr="00A21660" w:rsidRDefault="00CB7FD7" w:rsidP="003546F0">
      <w:pPr>
        <w:spacing w:after="120" w:line="360" w:lineRule="auto"/>
        <w:jc w:val="both"/>
        <w:rPr>
          <w:ins w:id="1598" w:author="RAYLAN BRUNO SANTANA CARVALHO" w:date="2025-06-30T18:43:00Z"/>
          <w:rFonts w:ascii="Times New Roman" w:eastAsia="Arial" w:hAnsi="Times New Roman" w:cs="Times New Roman"/>
          <w:color w:val="000000" w:themeColor="text1"/>
          <w:rPrChange w:id="1599" w:author="RAYLAN BRUNO SANTANA CARVALHO" w:date="2025-08-10T19:48:00Z">
            <w:rPr>
              <w:ins w:id="1600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601" w:author="RAYLAN BRUNO SANTANA CARVALHO" w:date="2025-08-10T20:07:00Z">
          <w:pPr/>
        </w:pPrChange>
      </w:pPr>
      <w:ins w:id="1602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60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Este material é resultado de um trabalho acadêmico para a disciplina PROJETO EDESENVOLVIMENTO DE SOFTWARE, sob a orientação do professor Dr. THALES LEVIAZEVEDO VALENTE, semestre letivo 2025.1, curso Engenharia da 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60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Computação,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0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naUniversidade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0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Federal do Maranhão (UFMA). Todo o material sob esta licença é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0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softwarelivre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0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: pode ser usado para fins acadêmicos e comerciais sem nenhum custo. Não há </w:t>
        </w:r>
        <w:proofErr w:type="spellStart"/>
        <w:proofErr w:type="gramStart"/>
        <w:r w:rsidRPr="00A21660">
          <w:rPr>
            <w:rFonts w:ascii="Times New Roman" w:eastAsia="Arial" w:hAnsi="Times New Roman" w:cs="Times New Roman"/>
            <w:color w:val="000000" w:themeColor="text1"/>
            <w:rPrChange w:id="160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papelada,nem</w:t>
        </w:r>
        <w:proofErr w:type="spellEnd"/>
        <w:proofErr w:type="gramEnd"/>
        <w:r w:rsidRPr="00A21660">
          <w:rPr>
            <w:rFonts w:ascii="Times New Roman" w:eastAsia="Arial" w:hAnsi="Times New Roman" w:cs="Times New Roman"/>
            <w:color w:val="000000" w:themeColor="text1"/>
            <w:rPrChange w:id="161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royalties, nem restrições de "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1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copyleft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1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" do tipo GNU. Ele é licen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61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ciado sob os termos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1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daLicença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1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MIT, conforme descrito abaixo, e, portanto, é compatível com a GPL e também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1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sequalifica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1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como software de código aberto. É de domínio público. Os detalhes legais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1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estãoabaixo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1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. O espírito desta licença é que você é livre para usa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62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r este material para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2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qualquerfinalidade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2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sem nenhum custo. O único requisito é que, se você usá-los, nos dê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2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crédito.Licenciado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2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sob a Licença MIT. Permissão é concedida, gratuitamente, a qualquer pessoa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2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queobteha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2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uma cópia deste software e dos arquivos de d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62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ocumentação associados (o "Software"),para lidar no Software sem restrição, incluindo sem limitação os direitos de usar,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2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copiar,modificar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2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, mesclar, publicar, distribuir, sublicenciar e/ou vender cópias do Software,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30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epermitir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31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pessoas a quem o Software é for</w:t>
        </w:r>
        <w:r w:rsidRPr="00A21660">
          <w:rPr>
            <w:rFonts w:ascii="Times New Roman" w:eastAsia="Arial" w:hAnsi="Times New Roman" w:cs="Times New Roman"/>
            <w:color w:val="000000" w:themeColor="text1"/>
            <w:rPrChange w:id="163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necido a fazê-lo, sujeito às seguintes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3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condições:Este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3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aviso de direitos autorais e este aviso de permissão devem ser incluídos em todas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35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ascópias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36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ou partes substanciais do Software.</w:t>
        </w:r>
      </w:ins>
    </w:p>
    <w:p w14:paraId="3B81E21E" w14:textId="77777777" w:rsidR="004C4CBE" w:rsidRPr="00A21660" w:rsidRDefault="6EB8060E" w:rsidP="003546F0">
      <w:pPr>
        <w:spacing w:after="120" w:line="360" w:lineRule="auto"/>
        <w:jc w:val="both"/>
        <w:rPr>
          <w:ins w:id="1637" w:author="RAYLAN BRUNO SANTANA CARVALHO" w:date="2025-06-30T18:43:00Z"/>
          <w:rFonts w:ascii="Times New Roman" w:eastAsia="Arial" w:hAnsi="Times New Roman" w:cs="Times New Roman"/>
          <w:color w:val="000000" w:themeColor="text1"/>
          <w:rPrChange w:id="1638" w:author="RAYLAN BRUNO SANTANA CARVALHO" w:date="2025-08-10T19:48:00Z">
            <w:rPr>
              <w:ins w:id="1639" w:author="RAYLAN BRUNO SANTANA CARVALHO" w:date="2025-06-30T18:43:00Z"/>
              <w:rFonts w:ascii="Arial" w:eastAsia="Arial" w:hAnsi="Arial" w:cs="Arial"/>
              <w:color w:val="000000" w:themeColor="text1"/>
            </w:rPr>
          </w:rPrChange>
        </w:rPr>
        <w:pPrChange w:id="1640" w:author="RAYLAN BRUNO SANTANA CARVALHO" w:date="2025-08-10T20:07:00Z">
          <w:pPr/>
        </w:pPrChange>
      </w:pPr>
      <w:ins w:id="1641" w:author="RAYLAN BRUNO SANTANA CARVALHO" w:date="2025-06-30T18:43:00Z">
        <w:r w:rsidRPr="00A21660">
          <w:rPr>
            <w:rFonts w:ascii="Times New Roman" w:eastAsia="Arial" w:hAnsi="Times New Roman" w:cs="Times New Roman"/>
            <w:color w:val="000000" w:themeColor="text1"/>
            <w:rPrChange w:id="1642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lastRenderedPageBreak/>
          <w:t xml:space="preserve">O SOFTWARE É FORNECIDO "COMO ESTÁ", SEM GARANTIA DE QUALQUERTIPO, EXPRESSA OU IMPLÍCITA, INCLUINDO MAS NÃO SE LIMITANDO ÀSGARANTIAS DE COMERCIALIZAÇÃO, ADEQUAÇÃO A UM DETERMINADO FIM ENÃO INFRINGÊNCIA. EM NENHUM CASO OS AUTORES OU DETENTORES DEDIREITOS AUTORAIS SERÃO RESPONSÁVEIS POR QUALQUER </w:t>
        </w:r>
        <w:proofErr w:type="gramStart"/>
        <w:r w:rsidRPr="00A21660">
          <w:rPr>
            <w:rFonts w:ascii="Times New Roman" w:eastAsia="Arial" w:hAnsi="Times New Roman" w:cs="Times New Roman"/>
            <w:color w:val="000000" w:themeColor="text1"/>
            <w:rPrChange w:id="1643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RECLAMAÇÃO,DANOS</w:t>
        </w:r>
        <w:proofErr w:type="gramEnd"/>
        <w:r w:rsidRPr="00A21660">
          <w:rPr>
            <w:rFonts w:ascii="Times New Roman" w:eastAsia="Arial" w:hAnsi="Times New Roman" w:cs="Times New Roman"/>
            <w:color w:val="000000" w:themeColor="text1"/>
            <w:rPrChange w:id="1644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OU OUTRA RESPONSABILIDADE, SEJA E</w:t>
        </w:r>
        <w:del w:id="1645" w:author="LILIA ROSA COELHO MOURA" w:date="2025-08-10T18:45:00Z">
          <w:r w:rsidR="00CB7FD7" w:rsidRPr="00A21660" w:rsidDel="6EB8060E">
            <w:rPr>
              <w:rFonts w:ascii="Times New Roman" w:eastAsia="Arial" w:hAnsi="Times New Roman" w:cs="Times New Roman"/>
              <w:color w:val="000000" w:themeColor="text1"/>
              <w:rPrChange w:id="1646" w:author="RAYLAN BRUNO SANTANA CARVALHO" w:date="2025-08-10T19:48:00Z">
                <w:rPr>
                  <w:rFonts w:ascii="Arial" w:eastAsia="Arial" w:hAnsi="Arial" w:cs="Arial"/>
                  <w:color w:val="000000" w:themeColor="text1"/>
                </w:rPr>
              </w:rPrChange>
            </w:rPr>
            <w:delText xml:space="preserve">M </w:delText>
          </w:r>
        </w:del>
        <w:r w:rsidRPr="00A21660">
          <w:rPr>
            <w:rFonts w:ascii="Times New Roman" w:eastAsia="Arial" w:hAnsi="Times New Roman" w:cs="Times New Roman"/>
            <w:color w:val="000000" w:themeColor="text1"/>
            <w:rPrChange w:id="1647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AÇÃO DE CONTRATO, TORTOU OUTRA FORMA, DECORRENTE DE, FORA DE OU EM CONEXÃO COM OSOFTWARE OU O USO OU OUTRAS NEGOCIAÇÕES NO </w:t>
        </w:r>
        <w:proofErr w:type="spellStart"/>
        <w:r w:rsidRPr="00A21660">
          <w:rPr>
            <w:rFonts w:ascii="Times New Roman" w:eastAsia="Arial" w:hAnsi="Times New Roman" w:cs="Times New Roman"/>
            <w:color w:val="000000" w:themeColor="text1"/>
            <w:rPrChange w:id="1648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>SOFTWARE.Para</w:t>
        </w:r>
        <w:proofErr w:type="spellEnd"/>
        <w:r w:rsidRPr="00A21660">
          <w:rPr>
            <w:rFonts w:ascii="Times New Roman" w:eastAsia="Arial" w:hAnsi="Times New Roman" w:cs="Times New Roman"/>
            <w:color w:val="000000" w:themeColor="text1"/>
            <w:rPrChange w:id="1649" w:author="RAYLAN BRUNO SANTANA CARVALHO" w:date="2025-08-10T19:48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mais informações sobre a Licença MIT: </w:t>
        </w:r>
      </w:ins>
      <w:r w:rsidRPr="00A21660">
        <w:rPr>
          <w:rFonts w:ascii="Times New Roman" w:hAnsi="Times New Roman" w:cs="Times New Roman"/>
          <w:rPrChange w:id="1650" w:author="RAYLAN BRUNO SANTANA CARVALHO" w:date="2025-08-10T19:48:00Z">
            <w:rPr/>
          </w:rPrChange>
        </w:rPr>
        <w:t>﷟HYPERLINK "https://opensource.org/licenses/MIT"</w:t>
      </w:r>
      <w:ins w:id="1651" w:author="RAYLAN BRUNO SANTANA CARVALHO" w:date="2025-06-30T18:43:00Z">
        <w:r w:rsidR="00CB7FD7" w:rsidRPr="00A21660">
          <w:rPr>
            <w:rFonts w:ascii="Times New Roman" w:eastAsia="Arial" w:hAnsi="Times New Roman" w:cs="Times New Roman"/>
            <w:rPrChange w:id="1652" w:author="RAYLAN BRUNO SANTANA CARVALHO" w:date="2025-08-10T19:48:00Z">
              <w:rPr>
                <w:rFonts w:ascii="Arial" w:eastAsia="Arial" w:hAnsi="Arial" w:cs="Arial"/>
              </w:rPr>
            </w:rPrChange>
          </w:rPr>
          <w:t>https://opensource</w:t>
        </w:r>
        <w:r w:rsidR="00CB7FD7" w:rsidRPr="00A21660">
          <w:rPr>
            <w:rFonts w:ascii="Times New Roman" w:eastAsia="Arial" w:hAnsi="Times New Roman" w:cs="Times New Roman"/>
            <w:rPrChange w:id="1653" w:author="RAYLAN BRUNO SANTANA CARVALHO" w:date="2025-08-10T19:48:00Z">
              <w:rPr>
                <w:rFonts w:ascii="Arial" w:eastAsia="Arial" w:hAnsi="Arial" w:cs="Arial"/>
              </w:rPr>
            </w:rPrChange>
          </w:rPr>
          <w:t>.org/licenses/MIT</w:t>
        </w:r>
      </w:ins>
    </w:p>
    <w:p w14:paraId="637805D2" w14:textId="77777777" w:rsidR="004C4CBE" w:rsidRPr="00A21660" w:rsidRDefault="004C4CBE" w:rsidP="003546F0">
      <w:pPr>
        <w:spacing w:after="120" w:line="360" w:lineRule="auto"/>
        <w:rPr>
          <w:rFonts w:ascii="Times New Roman" w:hAnsi="Times New Roman" w:cs="Times New Roman"/>
          <w:rPrChange w:id="1654" w:author="RAYLAN BRUNO SANTANA CARVALHO" w:date="2025-08-10T19:48:00Z">
            <w:rPr/>
          </w:rPrChange>
        </w:rPr>
        <w:pPrChange w:id="1655" w:author="RAYLAN BRUNO SANTANA CARVALHO" w:date="2025-08-10T20:07:00Z">
          <w:pPr/>
        </w:pPrChange>
      </w:pPr>
    </w:p>
    <w:sectPr w:rsidR="004C4CBE" w:rsidRPr="00A2166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988CD2" w14:textId="77777777" w:rsidR="00CB7FD7" w:rsidRDefault="00CB7FD7" w:rsidP="000D695B">
      <w:pPr>
        <w:spacing w:after="0" w:line="240" w:lineRule="auto"/>
      </w:pPr>
      <w:r>
        <w:separator/>
      </w:r>
    </w:p>
  </w:endnote>
  <w:endnote w:type="continuationSeparator" w:id="0">
    <w:p w14:paraId="5DBC1937" w14:textId="77777777" w:rsidR="00CB7FD7" w:rsidRDefault="00CB7FD7" w:rsidP="000D6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76D114" w14:textId="77777777" w:rsidR="00CB7FD7" w:rsidRDefault="00CB7FD7" w:rsidP="000D695B">
      <w:pPr>
        <w:spacing w:after="0" w:line="240" w:lineRule="auto"/>
      </w:pPr>
      <w:r>
        <w:separator/>
      </w:r>
    </w:p>
  </w:footnote>
  <w:footnote w:type="continuationSeparator" w:id="0">
    <w:p w14:paraId="1F8EE347" w14:textId="77777777" w:rsidR="00CB7FD7" w:rsidRDefault="00CB7FD7" w:rsidP="000D6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E314"/>
    <w:multiLevelType w:val="multilevel"/>
    <w:tmpl w:val="B48CE6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22ACB9B"/>
    <w:multiLevelType w:val="multilevel"/>
    <w:tmpl w:val="C882D4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67322C1"/>
    <w:multiLevelType w:val="hybridMultilevel"/>
    <w:tmpl w:val="D69CA8D4"/>
    <w:lvl w:ilvl="0" w:tplc="7B4A4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2D6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4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AD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61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EC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C5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80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2A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81CB64"/>
    <w:multiLevelType w:val="hybridMultilevel"/>
    <w:tmpl w:val="6DB64FCE"/>
    <w:lvl w:ilvl="0" w:tplc="E8209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765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22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A6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AC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EA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AD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AF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A9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7B385B"/>
    <w:multiLevelType w:val="hybridMultilevel"/>
    <w:tmpl w:val="91968E0E"/>
    <w:lvl w:ilvl="0" w:tplc="5C384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A8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6F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CB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EAAD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4E6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8D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6A5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ED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7C3898"/>
    <w:multiLevelType w:val="hybridMultilevel"/>
    <w:tmpl w:val="BDBA3EFC"/>
    <w:lvl w:ilvl="0" w:tplc="CEF89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61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04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4C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4F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87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02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C5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80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784FF5"/>
    <w:multiLevelType w:val="hybridMultilevel"/>
    <w:tmpl w:val="03D8F304"/>
    <w:lvl w:ilvl="0" w:tplc="6C2A0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6E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0F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60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49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8C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4E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CE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43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4C0502"/>
    <w:multiLevelType w:val="hybridMultilevel"/>
    <w:tmpl w:val="AB7E7F48"/>
    <w:lvl w:ilvl="0" w:tplc="66DC8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0B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24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8A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88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29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844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D86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64B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3C6727"/>
    <w:multiLevelType w:val="multilevel"/>
    <w:tmpl w:val="781A04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723DF40C"/>
    <w:multiLevelType w:val="multilevel"/>
    <w:tmpl w:val="129ADFD0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0">
    <w:nsid w:val="73B4A66C"/>
    <w:multiLevelType w:val="multilevel"/>
    <w:tmpl w:val="8A0C64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1"/>
  </w:num>
  <w:num w:numId="10">
    <w:abstractNumId w:val="0"/>
  </w:num>
  <w:num w:numId="11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AYLAN BRUNO SANTANA CARVALHO">
    <w15:presenceInfo w15:providerId="None" w15:userId="RAYLAN BRUNO SANTANA CARVAL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trackRevision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03160"/>
    <w:rsid w:val="000D695B"/>
    <w:rsid w:val="003546F0"/>
    <w:rsid w:val="004C4CBE"/>
    <w:rsid w:val="008D10D2"/>
    <w:rsid w:val="00A21660"/>
    <w:rsid w:val="00CB7FD7"/>
    <w:rsid w:val="06CFE3AF"/>
    <w:rsid w:val="08F03160"/>
    <w:rsid w:val="0CA93260"/>
    <w:rsid w:val="14E6065A"/>
    <w:rsid w:val="16AB6F3B"/>
    <w:rsid w:val="1769527D"/>
    <w:rsid w:val="1BED74D1"/>
    <w:rsid w:val="1E14406C"/>
    <w:rsid w:val="1E21AC62"/>
    <w:rsid w:val="1E87B7E3"/>
    <w:rsid w:val="20380F7B"/>
    <w:rsid w:val="24602F96"/>
    <w:rsid w:val="287F823E"/>
    <w:rsid w:val="2D75756D"/>
    <w:rsid w:val="2E03D963"/>
    <w:rsid w:val="3B380FCF"/>
    <w:rsid w:val="44E44FFF"/>
    <w:rsid w:val="4831FD3B"/>
    <w:rsid w:val="48ED0698"/>
    <w:rsid w:val="4D3AEC30"/>
    <w:rsid w:val="4EEC19EB"/>
    <w:rsid w:val="5035AA63"/>
    <w:rsid w:val="57B61DF2"/>
    <w:rsid w:val="5D47FE6D"/>
    <w:rsid w:val="5E1CA691"/>
    <w:rsid w:val="62B5A5F9"/>
    <w:rsid w:val="690B55E1"/>
    <w:rsid w:val="6E592786"/>
    <w:rsid w:val="6EB8060E"/>
    <w:rsid w:val="6ECEF20D"/>
    <w:rsid w:val="6F50EA35"/>
    <w:rsid w:val="74F73AF3"/>
    <w:rsid w:val="7AFCA9A3"/>
    <w:rsid w:val="7DDB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05A2"/>
  <w15:docId w15:val="{B3EE012A-AB03-4F0C-B66C-60C0B8DA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7CF0B613"/>
    <w:rPr>
      <w:color w:val="467886"/>
      <w:u w:val="single"/>
    </w:rPr>
  </w:style>
  <w:style w:type="character" w:styleId="Nmerodelinha">
    <w:name w:val="line number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rsid w:val="7CF0B61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546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46F0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D69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95B"/>
  </w:style>
  <w:style w:type="paragraph" w:styleId="Rodap">
    <w:name w:val="footer"/>
    <w:basedOn w:val="Normal"/>
    <w:link w:val="RodapChar"/>
    <w:uiPriority w:val="99"/>
    <w:unhideWhenUsed/>
    <w:rsid w:val="000D69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6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1599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RAYLAN BRUNO SANTANA CARVALHO</dc:creator>
  <dc:description/>
  <cp:lastModifiedBy>RAYLAN BRUNO SANTANA CARVALHO</cp:lastModifiedBy>
  <cp:revision>5</cp:revision>
  <cp:lastPrinted>2025-08-10T23:20:00Z</cp:lastPrinted>
  <dcterms:created xsi:type="dcterms:W3CDTF">2025-06-30T17:36:00Z</dcterms:created>
  <dcterms:modified xsi:type="dcterms:W3CDTF">2025-08-10T23:21:00Z</dcterms:modified>
  <dc:language>pt-BR</dc:language>
</cp:coreProperties>
</file>