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85D738" w14:textId="7D0F3AA0" w:rsidR="000405DD" w:rsidRDefault="44EE125C" w:rsidP="000405DD">
      <w:pPr>
        <w:jc w:val="center"/>
        <w:rPr>
          <w:ins w:id="0" w:author="LILIA ROSA COELHO MOURA" w:date="2025-06-30T19:18:00Z"/>
        </w:rPr>
        <w:pPrChange w:id="1" w:author="RAYLAN BRUNO SANTANA CARVALHO" w:date="2025-06-29T17:59:00Z">
          <w:pPr/>
        </w:pPrChange>
      </w:pPr>
      <w:ins w:id="2" w:author="LILIA ROSA COELHO MOURA" w:date="2025-06-30T19:04:00Z">
        <w:r>
          <w:t xml:space="preserve"> </w:t>
        </w:r>
      </w:ins>
    </w:p>
    <w:p w14:paraId="1E207724" w14:textId="1881021F" w:rsidR="000405DD" w:rsidRDefault="23B0E5C6" w:rsidP="01B0DBFA">
      <w:pPr>
        <w:jc w:val="center"/>
        <w:rPr>
          <w:ins w:id="3" w:author="RAYLAN BRUNO SANTANA CARVALHO" w:date="2025-06-29T18:00:00Z"/>
        </w:rPr>
      </w:pPr>
      <w:ins w:id="4" w:author="RAYLAN BRUNO SANTANA CARVALHO" w:date="2025-06-29T17:59:00Z">
        <w:r>
          <w:rPr>
            <w:noProof/>
            <w:lang w:eastAsia="pt-BR"/>
          </w:rPr>
          <w:drawing>
            <wp:inline distT="0" distB="0" distL="0" distR="0" wp14:anchorId="21509D99" wp14:editId="78E1BBE2">
              <wp:extent cx="1057275" cy="1057275"/>
              <wp:effectExtent l="0" t="0" r="0" b="0"/>
              <wp:docPr id="1369067594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69067594" name=""/>
                      <pic:cNvPicPr/>
                    </pic:nvPicPr>
                    <pic:blipFill>
                      <a:blip r:embed="rId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7275" cy="10572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6EA2D1E" w14:textId="7798B29F" w:rsidR="6862F97A" w:rsidRDefault="6862F97A">
      <w:pPr>
        <w:spacing w:after="0"/>
        <w:jc w:val="center"/>
        <w:rPr>
          <w:ins w:id="5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6" w:author="KAUAN GUILHERME ALVES PINHEIRO SANTOS" w:date="2025-07-01T00:42:00Z">
            <w:rPr>
              <w:ins w:id="7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8" w:author="RAYLAN BRUNO SANTANA CARVALHO" w:date="2025-06-29T18:00:00Z">
          <w:pPr/>
        </w:pPrChange>
      </w:pPr>
      <w:ins w:id="9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10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UNIVERSIDADE FEDERAL DO MARANHÃO</w:t>
        </w:r>
      </w:ins>
    </w:p>
    <w:p w14:paraId="23856D76" w14:textId="4BB2A40F" w:rsidR="6862F97A" w:rsidRDefault="6862F97A">
      <w:pPr>
        <w:spacing w:after="0"/>
        <w:jc w:val="center"/>
        <w:rPr>
          <w:ins w:id="11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12" w:author="KAUAN GUILHERME ALVES PINHEIRO SANTOS" w:date="2025-07-01T00:42:00Z">
            <w:rPr>
              <w:ins w:id="13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14" w:author="RAYLAN BRUNO SANTANA CARVALHO" w:date="2025-06-29T18:00:00Z">
          <w:pPr/>
        </w:pPrChange>
      </w:pPr>
      <w:ins w:id="15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16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BACHARELADO INTERDISCIPLINAR EM CIÊNCIAS E TECNOLOGIA</w:t>
        </w:r>
      </w:ins>
    </w:p>
    <w:p w14:paraId="4B64EAB7" w14:textId="7A71E912" w:rsidR="6862F97A" w:rsidRDefault="6862F97A">
      <w:pPr>
        <w:spacing w:after="0"/>
        <w:jc w:val="center"/>
        <w:rPr>
          <w:ins w:id="17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18" w:author="KAUAN GUILHERME ALVES PINHEIRO SANTOS" w:date="2025-07-01T00:42:00Z">
            <w:rPr>
              <w:ins w:id="19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20" w:author="RAYLAN BRUNO SANTANA CARVALHO" w:date="2025-06-29T18:00:00Z">
          <w:pPr/>
        </w:pPrChange>
      </w:pPr>
      <w:ins w:id="21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22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PROJETO E DESENVOLVIMENTO DE SOFTWARE</w:t>
        </w:r>
      </w:ins>
    </w:p>
    <w:p w14:paraId="4F7E8902" w14:textId="4E4F997E" w:rsidR="01B0DBFA" w:rsidRDefault="01B0DBFA">
      <w:pPr>
        <w:jc w:val="center"/>
        <w:rPr>
          <w:ins w:id="23" w:author="RAYLAN BRUNO SANTANA CARVALHO" w:date="2025-06-29T18:00:00Z"/>
          <w:b/>
          <w:bCs/>
          <w:rPrChange w:id="24" w:author="KAUAN GUILHERME ALVES PINHEIRO SANTOS" w:date="2025-07-01T00:42:00Z">
            <w:rPr>
              <w:ins w:id="25" w:author="RAYLAN BRUNO SANTANA CARVALHO" w:date="2025-06-29T18:00:00Z"/>
            </w:rPr>
          </w:rPrChange>
        </w:rPr>
        <w:pPrChange w:id="26" w:author="RAYLAN BRUNO SANTANA CARVALHO" w:date="2025-06-29T18:00:00Z">
          <w:pPr/>
        </w:pPrChange>
      </w:pPr>
    </w:p>
    <w:p w14:paraId="699EE2BC" w14:textId="172F88A9" w:rsidR="01B0DBFA" w:rsidRDefault="01B0DBFA" w:rsidP="01B0DBFA">
      <w:pPr>
        <w:jc w:val="center"/>
        <w:rPr>
          <w:ins w:id="27" w:author="RAYLAN BRUNO SANTANA CARVALHO" w:date="2025-06-29T18:00:00Z"/>
          <w:b/>
          <w:bCs/>
          <w:rPrChange w:id="28" w:author="KAUAN GUILHERME ALVES PINHEIRO SANTOS" w:date="2025-07-01T00:42:00Z">
            <w:rPr>
              <w:ins w:id="29" w:author="RAYLAN BRUNO SANTANA CARVALHO" w:date="2025-06-29T18:00:00Z"/>
            </w:rPr>
          </w:rPrChange>
        </w:rPr>
      </w:pPr>
    </w:p>
    <w:p w14:paraId="745CC4F5" w14:textId="68B15CC4" w:rsidR="6862F97A" w:rsidRDefault="6862F97A">
      <w:pPr>
        <w:spacing w:after="0"/>
        <w:jc w:val="center"/>
        <w:rPr>
          <w:ins w:id="30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31" w:author="KAUAN GUILHERME ALVES PINHEIRO SANTOS" w:date="2025-07-01T00:42:00Z">
            <w:rPr>
              <w:ins w:id="32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33" w:author="RAYLAN BRUNO SANTANA CARVALHO" w:date="2025-06-29T18:00:00Z">
          <w:pPr/>
        </w:pPrChange>
      </w:pPr>
      <w:ins w:id="34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35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PROFESSOR DR. THALES LEVI AZEVEDO VALENTE</w:t>
        </w:r>
      </w:ins>
    </w:p>
    <w:p w14:paraId="07E73246" w14:textId="569DEE70" w:rsidR="6862F97A" w:rsidRDefault="6862F97A">
      <w:pPr>
        <w:spacing w:after="0"/>
        <w:jc w:val="center"/>
        <w:rPr>
          <w:ins w:id="36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37" w:author="KAUAN GUILHERME ALVES PINHEIRO SANTOS" w:date="2025-07-01T00:42:00Z">
            <w:rPr>
              <w:ins w:id="38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39" w:author="RAYLAN BRUNO SANTANA CARVALHO" w:date="2025-06-29T18:00:00Z">
          <w:pPr/>
        </w:pPrChange>
      </w:pPr>
      <w:ins w:id="40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41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KAUAN GUILHERME ALVES PINHEIRO SANTOS - 2021052316</w:t>
        </w:r>
      </w:ins>
    </w:p>
    <w:p w14:paraId="6A96940F" w14:textId="14BE04EB" w:rsidR="6862F97A" w:rsidRDefault="6862F97A">
      <w:pPr>
        <w:spacing w:after="0"/>
        <w:jc w:val="center"/>
        <w:rPr>
          <w:ins w:id="42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43" w:author="KAUAN GUILHERME ALVES PINHEIRO SANTOS" w:date="2025-07-01T00:42:00Z">
            <w:rPr>
              <w:ins w:id="44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45" w:author="RAYLAN BRUNO SANTANA CARVALHO" w:date="2025-06-29T18:00:00Z">
          <w:pPr/>
        </w:pPrChange>
      </w:pPr>
      <w:ins w:id="46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47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LILIA ROSA COELHO MOURA - 2021024732</w:t>
        </w:r>
      </w:ins>
    </w:p>
    <w:p w14:paraId="547F5590" w14:textId="2CA3EE36" w:rsidR="6862F97A" w:rsidRDefault="6862F97A">
      <w:pPr>
        <w:spacing w:after="0"/>
        <w:jc w:val="center"/>
        <w:rPr>
          <w:ins w:id="48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49" w:author="KAUAN GUILHERME ALVES PINHEIRO SANTOS" w:date="2025-07-01T00:42:00Z">
            <w:rPr>
              <w:ins w:id="50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51" w:author="RAYLAN BRUNO SANTANA CARVALHO" w:date="2025-06-29T18:00:00Z">
          <w:pPr/>
        </w:pPrChange>
      </w:pPr>
      <w:ins w:id="52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53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RAYLAN BRUNO SANTANA CARVALHO - 2021068826</w:t>
        </w:r>
      </w:ins>
    </w:p>
    <w:p w14:paraId="399A5882" w14:textId="3E0155FD" w:rsidR="6862F97A" w:rsidRDefault="6862F97A">
      <w:pPr>
        <w:spacing w:after="0"/>
        <w:jc w:val="center"/>
        <w:rPr>
          <w:ins w:id="54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55" w:author="KAUAN GUILHERME ALVES PINHEIRO SANTOS" w:date="2025-07-01T00:42:00Z">
            <w:rPr>
              <w:ins w:id="56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57" w:author="RAYLAN BRUNO SANTANA CARVALHO" w:date="2025-06-29T18:00:00Z">
          <w:pPr/>
        </w:pPrChange>
      </w:pPr>
      <w:ins w:id="58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59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VIRGINIA MARIA MONDEGO FERREIRA - 2021069968</w:t>
        </w:r>
      </w:ins>
    </w:p>
    <w:p w14:paraId="4092C469" w14:textId="15DFBA19" w:rsidR="6862F97A" w:rsidRDefault="6862F97A">
      <w:pPr>
        <w:spacing w:after="0"/>
        <w:jc w:val="center"/>
        <w:rPr>
          <w:ins w:id="60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61" w:author="KAUAN GUILHERME ALVES PINHEIRO SANTOS" w:date="2025-07-01T00:42:00Z">
            <w:rPr>
              <w:ins w:id="62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63" w:author="RAYLAN BRUNO SANTANA CARVALHO" w:date="2025-06-29T18:00:00Z">
          <w:pPr/>
        </w:pPrChange>
      </w:pPr>
      <w:ins w:id="64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65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YASMIN CANTANHEDE SANTOS - 2021066044</w:t>
        </w:r>
      </w:ins>
    </w:p>
    <w:p w14:paraId="00710807" w14:textId="0819108C" w:rsidR="01B0DBFA" w:rsidRDefault="01B0DBFA">
      <w:pPr>
        <w:jc w:val="center"/>
        <w:rPr>
          <w:ins w:id="66" w:author="RAYLAN BRUNO SANTANA CARVALHO" w:date="2025-06-29T18:00:00Z"/>
          <w:b/>
          <w:bCs/>
          <w:rPrChange w:id="67" w:author="KAUAN GUILHERME ALVES PINHEIRO SANTOS" w:date="2025-07-01T00:42:00Z">
            <w:rPr>
              <w:ins w:id="68" w:author="RAYLAN BRUNO SANTANA CARVALHO" w:date="2025-06-29T18:00:00Z"/>
            </w:rPr>
          </w:rPrChange>
        </w:rPr>
        <w:pPrChange w:id="69" w:author="RAYLAN BRUNO SANTANA CARVALHO" w:date="2025-06-29T18:00:00Z">
          <w:pPr/>
        </w:pPrChange>
      </w:pPr>
    </w:p>
    <w:p w14:paraId="7861D9FA" w14:textId="5E8C493F" w:rsidR="01B0DBFA" w:rsidRDefault="01B0DBFA" w:rsidP="01B0DBFA">
      <w:pPr>
        <w:jc w:val="center"/>
        <w:rPr>
          <w:ins w:id="70" w:author="RAYLAN BRUNO SANTANA CARVALHO" w:date="2025-06-29T18:00:00Z"/>
          <w:b/>
          <w:bCs/>
          <w:rPrChange w:id="71" w:author="KAUAN GUILHERME ALVES PINHEIRO SANTOS" w:date="2025-07-01T00:42:00Z">
            <w:rPr>
              <w:ins w:id="72" w:author="RAYLAN BRUNO SANTANA CARVALHO" w:date="2025-06-29T18:00:00Z"/>
            </w:rPr>
          </w:rPrChange>
        </w:rPr>
      </w:pPr>
    </w:p>
    <w:p w14:paraId="79595917" w14:textId="6D2E3F9D" w:rsidR="01B0DBFA" w:rsidRDefault="01B0DBFA" w:rsidP="01B0DBFA">
      <w:pPr>
        <w:jc w:val="center"/>
        <w:rPr>
          <w:ins w:id="73" w:author="RAYLAN BRUNO SANTANA CARVALHO" w:date="2025-06-29T18:00:00Z"/>
          <w:b/>
          <w:bCs/>
          <w:rPrChange w:id="74" w:author="KAUAN GUILHERME ALVES PINHEIRO SANTOS" w:date="2025-07-01T00:42:00Z">
            <w:rPr>
              <w:ins w:id="75" w:author="RAYLAN BRUNO SANTANA CARVALHO" w:date="2025-06-29T18:00:00Z"/>
            </w:rPr>
          </w:rPrChange>
        </w:rPr>
      </w:pPr>
    </w:p>
    <w:p w14:paraId="7493AB91" w14:textId="184117C1" w:rsidR="6862F97A" w:rsidRDefault="6862F97A">
      <w:pPr>
        <w:spacing w:after="0"/>
        <w:jc w:val="center"/>
        <w:rPr>
          <w:ins w:id="76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77" w:author="KAUAN GUILHERME ALVES PINHEIRO SANTOS" w:date="2025-07-01T00:42:00Z">
            <w:rPr>
              <w:ins w:id="78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79" w:author="RAYLAN BRUNO SANTANA CARVALHO" w:date="2025-06-29T18:00:00Z">
          <w:pPr/>
        </w:pPrChange>
      </w:pPr>
      <w:ins w:id="80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81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SISTEMA DE COMPRA RÁPIDA DE PASSAGEM AÉREA INTEGRADO COM</w:t>
        </w:r>
      </w:ins>
    </w:p>
    <w:p w14:paraId="0459C44A" w14:textId="6360ECE0" w:rsidR="6862F97A" w:rsidRDefault="6862F97A">
      <w:pPr>
        <w:spacing w:after="0"/>
        <w:jc w:val="center"/>
        <w:rPr>
          <w:ins w:id="82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83" w:author="KAUAN GUILHERME ALVES PINHEIRO SANTOS" w:date="2025-07-01T00:42:00Z">
            <w:rPr>
              <w:ins w:id="84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85" w:author="RAYLAN BRUNO SANTANA CARVALHO" w:date="2025-06-29T18:00:00Z">
          <w:pPr/>
        </w:pPrChange>
      </w:pPr>
      <w:ins w:id="86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87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INTELIGÊNCIA ARTIFICIAL (PROJETO SKAI)</w:t>
        </w:r>
      </w:ins>
    </w:p>
    <w:p w14:paraId="725D24CD" w14:textId="7E17C8DA" w:rsidR="01B0DBFA" w:rsidRDefault="01B0DBFA">
      <w:pPr>
        <w:jc w:val="center"/>
        <w:rPr>
          <w:ins w:id="88" w:author="RAYLAN BRUNO SANTANA CARVALHO" w:date="2025-06-29T18:00:00Z"/>
          <w:b/>
          <w:bCs/>
          <w:rPrChange w:id="89" w:author="KAUAN GUILHERME ALVES PINHEIRO SANTOS" w:date="2025-07-01T00:42:00Z">
            <w:rPr>
              <w:ins w:id="90" w:author="RAYLAN BRUNO SANTANA CARVALHO" w:date="2025-06-29T18:00:00Z"/>
            </w:rPr>
          </w:rPrChange>
        </w:rPr>
        <w:pPrChange w:id="91" w:author="RAYLAN BRUNO SANTANA CARVALHO" w:date="2025-06-29T18:00:00Z">
          <w:pPr/>
        </w:pPrChange>
      </w:pPr>
    </w:p>
    <w:p w14:paraId="68181894" w14:textId="2488E408" w:rsidR="6862F97A" w:rsidRDefault="6862F97A">
      <w:pPr>
        <w:spacing w:after="0"/>
        <w:jc w:val="center"/>
        <w:rPr>
          <w:ins w:id="92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93" w:author="KAUAN GUILHERME ALVES PINHEIRO SANTOS" w:date="2025-07-01T00:42:00Z">
            <w:rPr>
              <w:ins w:id="94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95" w:author="RAYLAN BRUNO SANTANA CARVALHO" w:date="2025-06-29T18:00:00Z">
          <w:pPr/>
        </w:pPrChange>
      </w:pPr>
      <w:ins w:id="96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97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MANUAL DE INSTALAÇÃO</w:t>
        </w:r>
      </w:ins>
    </w:p>
    <w:p w14:paraId="1BBA2F9B" w14:textId="7B789150" w:rsidR="01B0DBFA" w:rsidRDefault="01B0DBFA">
      <w:pPr>
        <w:jc w:val="center"/>
        <w:rPr>
          <w:ins w:id="98" w:author="RAYLAN BRUNO SANTANA CARVALHO" w:date="2025-06-29T18:00:00Z"/>
          <w:b/>
          <w:bCs/>
          <w:rPrChange w:id="99" w:author="KAUAN GUILHERME ALVES PINHEIRO SANTOS" w:date="2025-07-01T00:42:00Z">
            <w:rPr>
              <w:ins w:id="100" w:author="RAYLAN BRUNO SANTANA CARVALHO" w:date="2025-06-29T18:00:00Z"/>
            </w:rPr>
          </w:rPrChange>
        </w:rPr>
        <w:pPrChange w:id="101" w:author="RAYLAN BRUNO SANTANA CARVALHO" w:date="2025-06-29T18:00:00Z">
          <w:pPr/>
        </w:pPrChange>
      </w:pPr>
    </w:p>
    <w:p w14:paraId="76903B30" w14:textId="521B5F9F" w:rsidR="01B0DBFA" w:rsidRDefault="01B0DBFA">
      <w:pPr>
        <w:jc w:val="center"/>
        <w:rPr>
          <w:ins w:id="102" w:author="RAYLAN BRUNO SANTANA CARVALHO" w:date="2025-06-29T18:00:00Z"/>
          <w:b/>
          <w:bCs/>
          <w:rPrChange w:id="103" w:author="KAUAN GUILHERME ALVES PINHEIRO SANTOS" w:date="2025-07-01T00:42:00Z">
            <w:rPr>
              <w:ins w:id="104" w:author="RAYLAN BRUNO SANTANA CARVALHO" w:date="2025-06-29T18:00:00Z"/>
            </w:rPr>
          </w:rPrChange>
        </w:rPr>
        <w:pPrChange w:id="105" w:author="RAYLAN BRUNO SANTANA CARVALHO" w:date="2025-06-29T18:00:00Z">
          <w:pPr/>
        </w:pPrChange>
      </w:pPr>
    </w:p>
    <w:p w14:paraId="12DD0AB4" w14:textId="595DB874" w:rsidR="01B0DBFA" w:rsidRDefault="01B0DBFA">
      <w:pPr>
        <w:jc w:val="center"/>
        <w:rPr>
          <w:ins w:id="106" w:author="RAYLAN BRUNO SANTANA CARVALHO" w:date="2025-06-29T18:00:00Z"/>
          <w:b/>
          <w:bCs/>
          <w:rPrChange w:id="107" w:author="KAUAN GUILHERME ALVES PINHEIRO SANTOS" w:date="2025-07-01T00:42:00Z">
            <w:rPr>
              <w:ins w:id="108" w:author="RAYLAN BRUNO SANTANA CARVALHO" w:date="2025-06-29T18:00:00Z"/>
            </w:rPr>
          </w:rPrChange>
        </w:rPr>
        <w:pPrChange w:id="109" w:author="RAYLAN BRUNO SANTANA CARVALHO" w:date="2025-06-29T18:00:00Z">
          <w:pPr/>
        </w:pPrChange>
      </w:pPr>
    </w:p>
    <w:p w14:paraId="11BA37FD" w14:textId="55EAF379" w:rsidR="01B0DBFA" w:rsidRDefault="01B0DBFA">
      <w:pPr>
        <w:jc w:val="center"/>
        <w:rPr>
          <w:ins w:id="110" w:author="RAYLAN BRUNO SANTANA CARVALHO" w:date="2025-06-30T22:26:00Z"/>
          <w:b/>
          <w:bCs/>
        </w:rPr>
        <w:pPrChange w:id="111" w:author="RAYLAN BRUNO SANTANA CARVALHO" w:date="2025-06-29T18:00:00Z">
          <w:pPr/>
        </w:pPrChange>
      </w:pPr>
    </w:p>
    <w:p w14:paraId="5B47743E" w14:textId="77777777" w:rsidR="00E47886" w:rsidRDefault="00E47886">
      <w:pPr>
        <w:jc w:val="center"/>
        <w:rPr>
          <w:ins w:id="112" w:author="RAYLAN BRUNO SANTANA CARVALHO" w:date="2025-06-29T18:00:00Z"/>
          <w:b/>
          <w:bCs/>
          <w:rPrChange w:id="113" w:author="KAUAN GUILHERME ALVES PINHEIRO SANTOS" w:date="2025-07-01T00:42:00Z">
            <w:rPr>
              <w:ins w:id="114" w:author="RAYLAN BRUNO SANTANA CARVALHO" w:date="2025-06-29T18:00:00Z"/>
            </w:rPr>
          </w:rPrChange>
        </w:rPr>
        <w:pPrChange w:id="115" w:author="RAYLAN BRUNO SANTANA CARVALHO" w:date="2025-06-29T18:00:00Z">
          <w:pPr/>
        </w:pPrChange>
      </w:pPr>
    </w:p>
    <w:p w14:paraId="2AA6B791" w14:textId="38A508EB" w:rsidR="01B0DBFA" w:rsidRDefault="01B0DBFA">
      <w:pPr>
        <w:jc w:val="center"/>
        <w:rPr>
          <w:ins w:id="116" w:author="RAYLAN BRUNO SANTANA CARVALHO" w:date="2025-06-29T18:00:00Z"/>
          <w:b/>
          <w:bCs/>
          <w:rPrChange w:id="117" w:author="KAUAN GUILHERME ALVES PINHEIRO SANTOS" w:date="2025-07-01T00:42:00Z">
            <w:rPr>
              <w:ins w:id="118" w:author="RAYLAN BRUNO SANTANA CARVALHO" w:date="2025-06-29T18:00:00Z"/>
            </w:rPr>
          </w:rPrChange>
        </w:rPr>
        <w:pPrChange w:id="119" w:author="RAYLAN BRUNO SANTANA CARVALHO" w:date="2025-06-29T22:14:00Z">
          <w:pPr/>
        </w:pPrChange>
      </w:pPr>
    </w:p>
    <w:p w14:paraId="0B3ED480" w14:textId="22D1474C" w:rsidR="01B0DBFA" w:rsidRDefault="01B0DBFA">
      <w:pPr>
        <w:jc w:val="center"/>
        <w:rPr>
          <w:ins w:id="120" w:author="RAYLAN BRUNO SANTANA CARVALHO" w:date="2025-06-29T18:00:00Z"/>
          <w:b/>
          <w:bCs/>
          <w:rPrChange w:id="121" w:author="KAUAN GUILHERME ALVES PINHEIRO SANTOS" w:date="2025-07-01T00:42:00Z">
            <w:rPr>
              <w:ins w:id="122" w:author="RAYLAN BRUNO SANTANA CARVALHO" w:date="2025-06-29T18:00:00Z"/>
            </w:rPr>
          </w:rPrChange>
        </w:rPr>
        <w:pPrChange w:id="123" w:author="RAYLAN BRUNO SANTANA CARVALHO" w:date="2025-06-29T18:00:00Z">
          <w:pPr/>
        </w:pPrChange>
      </w:pPr>
    </w:p>
    <w:p w14:paraId="5F7AD457" w14:textId="4E7574BA" w:rsidR="01B0DBFA" w:rsidRDefault="01B0DBFA" w:rsidP="01B0DBFA">
      <w:pPr>
        <w:spacing w:after="0"/>
        <w:jc w:val="center"/>
        <w:rPr>
          <w:ins w:id="124" w:author="VIRGINIA MARIA MONDEGO FERREIRA" w:date="2025-06-29T21:16:00Z"/>
          <w:rFonts w:ascii="Arial" w:eastAsia="Arial" w:hAnsi="Arial" w:cs="Arial"/>
          <w:b/>
          <w:bCs/>
          <w:color w:val="000000" w:themeColor="text1"/>
          <w:rPrChange w:id="125" w:author="KAUAN GUILHERME ALVES PINHEIRO SANTOS" w:date="2025-07-01T00:42:00Z">
            <w:rPr>
              <w:ins w:id="126" w:author="VIRGINIA MARIA MONDEGO FERREIRA" w:date="2025-06-29T21:16:00Z"/>
              <w:rFonts w:ascii="Arial" w:eastAsia="Arial" w:hAnsi="Arial" w:cs="Arial"/>
              <w:color w:val="000000" w:themeColor="text1"/>
            </w:rPr>
          </w:rPrChange>
        </w:rPr>
      </w:pPr>
    </w:p>
    <w:p w14:paraId="4E15CD51" w14:textId="5E254D81" w:rsidR="6862F97A" w:rsidRDefault="6862F97A">
      <w:pPr>
        <w:spacing w:after="0"/>
        <w:jc w:val="center"/>
        <w:rPr>
          <w:ins w:id="127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128" w:author="KAUAN GUILHERME ALVES PINHEIRO SANTOS" w:date="2025-07-01T00:42:00Z">
            <w:rPr>
              <w:ins w:id="129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130" w:author="RAYLAN BRUNO SANTANA CARVALHO" w:date="2025-06-29T18:00:00Z">
          <w:pPr/>
        </w:pPrChange>
      </w:pPr>
      <w:ins w:id="131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132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SÃO LUÍS - MA</w:t>
        </w:r>
      </w:ins>
    </w:p>
    <w:p w14:paraId="152CFB9B" w14:textId="0BB9B6A5" w:rsidR="6862F97A" w:rsidRDefault="6862F97A">
      <w:pPr>
        <w:spacing w:after="0"/>
        <w:jc w:val="center"/>
        <w:rPr>
          <w:ins w:id="133" w:author="RAYLAN BRUNO SANTANA CARVALHO" w:date="2025-06-29T18:00:00Z"/>
          <w:rFonts w:ascii="Arial" w:eastAsia="Arial" w:hAnsi="Arial" w:cs="Arial"/>
          <w:b/>
          <w:bCs/>
          <w:color w:val="000000" w:themeColor="text1"/>
          <w:rPrChange w:id="134" w:author="KAUAN GUILHERME ALVES PINHEIRO SANTOS" w:date="2025-07-01T00:42:00Z">
            <w:rPr>
              <w:ins w:id="135" w:author="RAYLAN BRUNO SANTANA CARVALHO" w:date="2025-06-29T18:00:00Z"/>
              <w:rFonts w:ascii="Arial" w:eastAsia="Arial" w:hAnsi="Arial" w:cs="Arial"/>
              <w:color w:val="000000" w:themeColor="text1"/>
            </w:rPr>
          </w:rPrChange>
        </w:rPr>
        <w:pPrChange w:id="136" w:author="RAYLAN BRUNO SANTANA CARVALHO" w:date="2025-06-29T18:00:00Z">
          <w:pPr/>
        </w:pPrChange>
      </w:pPr>
      <w:ins w:id="137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138" w:author="KAUAN GUILHERME ALVES PINHEIRO SANTOS" w:date="2025-07-01T00:42:00Z">
              <w:rPr>
                <w:rFonts w:ascii="Arial" w:eastAsia="Arial" w:hAnsi="Arial" w:cs="Arial"/>
                <w:color w:val="000000" w:themeColor="text1"/>
              </w:rPr>
            </w:rPrChange>
          </w:rPr>
          <w:t>2025</w:t>
        </w:r>
      </w:ins>
    </w:p>
    <w:p w14:paraId="70FF897D" w14:textId="3285A73E" w:rsidR="01B0DBFA" w:rsidRDefault="01B0DBFA">
      <w:r>
        <w:br w:type="page"/>
      </w:r>
    </w:p>
    <w:p w14:paraId="01912D2E" w14:textId="414FCE7B" w:rsidR="6862F97A" w:rsidRDefault="6862F97A">
      <w:pPr>
        <w:spacing w:after="0"/>
        <w:jc w:val="both"/>
        <w:rPr>
          <w:ins w:id="139" w:author="RAYLAN BRUNO SANTANA CARVALHO" w:date="2025-06-29T18:01:00Z"/>
          <w:rFonts w:ascii="Arial" w:eastAsia="Arial" w:hAnsi="Arial" w:cs="Arial"/>
          <w:b/>
          <w:bCs/>
          <w:color w:val="000000" w:themeColor="text1"/>
        </w:rPr>
        <w:pPrChange w:id="140" w:author="RAYLAN BRUNO SANTANA CARVALHO" w:date="2025-06-29T18:01:00Z">
          <w:pPr/>
        </w:pPrChange>
      </w:pPr>
      <w:ins w:id="141" w:author="RAYLAN BRUNO SANTANA CARVALHO" w:date="2025-06-29T18:00:00Z">
        <w:r w:rsidRPr="01B0DBFA">
          <w:rPr>
            <w:rFonts w:ascii="Arial" w:eastAsia="Arial" w:hAnsi="Arial" w:cs="Arial"/>
            <w:b/>
            <w:bCs/>
            <w:color w:val="000000" w:themeColor="text1"/>
            <w:rPrChange w:id="142" w:author="RAYLAN BRUNO SANTANA CARVALHO" w:date="2025-06-29T18:01:00Z">
              <w:rPr>
                <w:rFonts w:ascii="Arial" w:eastAsia="Arial" w:hAnsi="Arial" w:cs="Arial"/>
                <w:color w:val="000000" w:themeColor="text1"/>
              </w:rPr>
            </w:rPrChange>
          </w:rPr>
          <w:lastRenderedPageBreak/>
          <w:t>1 RECONHECIMENTOS E DIREITOS AUTORAIS</w:t>
        </w:r>
      </w:ins>
    </w:p>
    <w:p w14:paraId="2EE0E362" w14:textId="3FEF2AF4" w:rsidR="01B0DBFA" w:rsidRDefault="01B0DBFA" w:rsidP="01B0DBFA">
      <w:pPr>
        <w:spacing w:after="0"/>
        <w:jc w:val="both"/>
        <w:rPr>
          <w:ins w:id="143" w:author="RAYLAN BRUNO SANTANA CARVALHO" w:date="2025-06-29T18:00:00Z"/>
          <w:rFonts w:ascii="Arial" w:eastAsia="Arial" w:hAnsi="Arial" w:cs="Arial"/>
          <w:b/>
          <w:bCs/>
          <w:color w:val="000000" w:themeColor="text1"/>
        </w:rPr>
      </w:pPr>
    </w:p>
    <w:p w14:paraId="720283AC" w14:textId="4EF9A8E6" w:rsidR="6862F97A" w:rsidRDefault="6862F97A">
      <w:pPr>
        <w:spacing w:after="0"/>
        <w:jc w:val="both"/>
        <w:rPr>
          <w:ins w:id="144" w:author="RAYLAN BRUNO SANTANA CARVALHO" w:date="2025-06-29T18:00:00Z"/>
          <w:rFonts w:ascii="Arial" w:eastAsia="Arial" w:hAnsi="Arial" w:cs="Arial"/>
          <w:color w:val="000000" w:themeColor="text1"/>
        </w:rPr>
        <w:pPrChange w:id="145" w:author="RAYLAN BRUNO SANTANA CARVALHO" w:date="2025-06-29T18:01:00Z">
          <w:pPr/>
        </w:pPrChange>
      </w:pPr>
      <w:ins w:id="146" w:author="RAYLAN BRUNO SANTANA CARVALHO" w:date="2025-06-29T18:00:00Z">
        <w:r w:rsidRPr="01B0DBFA">
          <w:rPr>
            <w:rFonts w:ascii="Arial" w:eastAsia="Arial" w:hAnsi="Arial" w:cs="Arial"/>
            <w:color w:val="000000" w:themeColor="text1"/>
          </w:rPr>
          <w:t xml:space="preserve">@autor: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Kauan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Guilherme Alves Pinheiro Santos, Lilia Rosa Coelho Moura,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Raylan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Bruno</w:t>
        </w:r>
      </w:ins>
    </w:p>
    <w:p w14:paraId="59F935A9" w14:textId="17143FA2" w:rsidR="6862F97A" w:rsidRDefault="6862F97A">
      <w:pPr>
        <w:spacing w:after="0"/>
        <w:jc w:val="both"/>
        <w:rPr>
          <w:ins w:id="147" w:author="RAYLAN BRUNO SANTANA CARVALHO" w:date="2025-06-29T18:00:00Z"/>
          <w:rFonts w:ascii="Arial" w:eastAsia="Arial" w:hAnsi="Arial" w:cs="Arial"/>
          <w:color w:val="000000" w:themeColor="text1"/>
        </w:rPr>
        <w:pPrChange w:id="148" w:author="RAYLAN BRUNO SANTANA CARVALHO" w:date="2025-06-29T18:01:00Z">
          <w:pPr/>
        </w:pPrChange>
      </w:pPr>
      <w:ins w:id="149" w:author="RAYLAN BRUNO SANTANA CARVALHO" w:date="2025-06-29T18:00:00Z">
        <w:r w:rsidRPr="01B0DBFA">
          <w:rPr>
            <w:rFonts w:ascii="Arial" w:eastAsia="Arial" w:hAnsi="Arial" w:cs="Arial"/>
            <w:color w:val="000000" w:themeColor="text1"/>
          </w:rPr>
          <w:t>Santana Carvalho, Virginia Maria Mondego Ferreira, Yasmin Cantanhede Santos.</w:t>
        </w:r>
      </w:ins>
    </w:p>
    <w:p w14:paraId="79F9BDCD" w14:textId="6F0833EE" w:rsidR="6862F97A" w:rsidRDefault="6862F97A">
      <w:pPr>
        <w:spacing w:after="0"/>
        <w:jc w:val="both"/>
        <w:rPr>
          <w:ins w:id="150" w:author="RAYLAN BRUNO SANTANA CARVALHO" w:date="2025-06-29T18:00:00Z"/>
          <w:rFonts w:ascii="Arial" w:eastAsia="Arial" w:hAnsi="Arial" w:cs="Arial"/>
          <w:color w:val="000000" w:themeColor="text1"/>
        </w:rPr>
        <w:pPrChange w:id="151" w:author="RAYLAN BRUNO SANTANA CARVALHO" w:date="2025-06-29T18:01:00Z">
          <w:pPr/>
        </w:pPrChange>
      </w:pPr>
      <w:ins w:id="152" w:author="RAYLAN BRUNO SANTANA CARVALHO" w:date="2025-06-29T18:00:00Z">
        <w:r w:rsidRPr="01B0DBFA">
          <w:rPr>
            <w:rFonts w:ascii="Arial" w:eastAsia="Arial" w:hAnsi="Arial" w:cs="Arial"/>
            <w:color w:val="000000" w:themeColor="text1"/>
          </w:rPr>
          <w:t xml:space="preserve">@contato: </w:t>
        </w:r>
        <w:r>
          <w:fldChar w:fldCharType="begin"/>
        </w:r>
        <w:r>
          <w:instrText xml:space="preserve">HYPERLINK "mailto:kauan.santos@discente.ufma.br" </w:instrText>
        </w:r>
        <w:r>
          <w:fldChar w:fldCharType="separate"/>
        </w:r>
        <w:r w:rsidRPr="01B0DBFA">
          <w:rPr>
            <w:rStyle w:val="Hyperlink"/>
            <w:rFonts w:ascii="Arial" w:eastAsia="Arial" w:hAnsi="Arial" w:cs="Arial"/>
          </w:rPr>
          <w:t>kauan.santos@discente.ufma.br</w:t>
        </w:r>
        <w:r>
          <w:fldChar w:fldCharType="end"/>
        </w:r>
        <w:r w:rsidRPr="01B0DBFA">
          <w:rPr>
            <w:rFonts w:ascii="Arial" w:eastAsia="Arial" w:hAnsi="Arial" w:cs="Arial"/>
            <w:color w:val="000000" w:themeColor="text1"/>
          </w:rPr>
          <w:t xml:space="preserve">, </w:t>
        </w:r>
        <w:r>
          <w:fldChar w:fldCharType="begin"/>
        </w:r>
        <w:r>
          <w:instrText xml:space="preserve">HYPERLINK "mailto:liliarosaestudos@gmail.com" </w:instrText>
        </w:r>
        <w:r>
          <w:fldChar w:fldCharType="separate"/>
        </w:r>
        <w:r w:rsidRPr="01B0DBFA">
          <w:rPr>
            <w:rStyle w:val="Hyperlink"/>
            <w:rFonts w:ascii="Arial" w:eastAsia="Arial" w:hAnsi="Arial" w:cs="Arial"/>
          </w:rPr>
          <w:t>liliarosaestudos@gmail.com</w:t>
        </w:r>
        <w:r>
          <w:fldChar w:fldCharType="end"/>
        </w:r>
        <w:r w:rsidRPr="01B0DBFA">
          <w:rPr>
            <w:rFonts w:ascii="Arial" w:eastAsia="Arial" w:hAnsi="Arial" w:cs="Arial"/>
            <w:color w:val="000000" w:themeColor="text1"/>
          </w:rPr>
          <w:t>,</w:t>
        </w:r>
      </w:ins>
    </w:p>
    <w:p w14:paraId="1434E3BF" w14:textId="6B598D34" w:rsidR="6862F97A" w:rsidRDefault="6862F97A">
      <w:pPr>
        <w:spacing w:after="0"/>
        <w:jc w:val="both"/>
        <w:rPr>
          <w:ins w:id="153" w:author="RAYLAN BRUNO SANTANA CARVALHO" w:date="2025-06-29T18:00:00Z"/>
          <w:rFonts w:ascii="Arial" w:eastAsia="Arial" w:hAnsi="Arial" w:cs="Arial"/>
          <w:color w:val="000000" w:themeColor="text1"/>
        </w:rPr>
        <w:pPrChange w:id="154" w:author="RAYLAN BRUNO SANTANA CARVALHO" w:date="2025-06-29T18:01:00Z">
          <w:pPr/>
        </w:pPrChange>
      </w:pPr>
      <w:ins w:id="155" w:author="RAYLAN BRUNO SANTANA CARVALHO" w:date="2025-06-29T18:00:00Z">
        <w:r>
          <w:fldChar w:fldCharType="begin"/>
        </w:r>
        <w:r>
          <w:instrText xml:space="preserve">HYPERLINK "mailto:raylan.bruno@discente.ufma.br" </w:instrText>
        </w:r>
        <w:r>
          <w:fldChar w:fldCharType="separate"/>
        </w:r>
        <w:r w:rsidRPr="01B0DBFA">
          <w:rPr>
            <w:rStyle w:val="Hyperlink"/>
            <w:rFonts w:ascii="Arial" w:eastAsia="Arial" w:hAnsi="Arial" w:cs="Arial"/>
          </w:rPr>
          <w:t>raylan.bruno@discente.ufma.br</w:t>
        </w:r>
        <w:r>
          <w:fldChar w:fldCharType="end"/>
        </w:r>
        <w:r w:rsidRPr="01B0DBFA">
          <w:rPr>
            <w:rFonts w:ascii="Arial" w:eastAsia="Arial" w:hAnsi="Arial" w:cs="Arial"/>
            <w:color w:val="000000" w:themeColor="text1"/>
          </w:rPr>
          <w:t xml:space="preserve">, </w:t>
        </w:r>
        <w:r>
          <w:fldChar w:fldCharType="begin"/>
        </w:r>
        <w:r>
          <w:instrText xml:space="preserve">HYPERLINK "mailto:virginiamondego@gmail.com" </w:instrText>
        </w:r>
        <w:r>
          <w:fldChar w:fldCharType="separate"/>
        </w:r>
        <w:r w:rsidRPr="01B0DBFA">
          <w:rPr>
            <w:rStyle w:val="Hyperlink"/>
            <w:rFonts w:ascii="Arial" w:eastAsia="Arial" w:hAnsi="Arial" w:cs="Arial"/>
          </w:rPr>
          <w:t>virginiamondego@gmail.com</w:t>
        </w:r>
        <w:r>
          <w:fldChar w:fldCharType="end"/>
        </w:r>
        <w:r w:rsidRPr="01B0DBFA">
          <w:rPr>
            <w:rFonts w:ascii="Arial" w:eastAsia="Arial" w:hAnsi="Arial" w:cs="Arial"/>
            <w:color w:val="000000" w:themeColor="text1"/>
          </w:rPr>
          <w:t>,</w:t>
        </w:r>
      </w:ins>
    </w:p>
    <w:p w14:paraId="05FDA0BE" w14:textId="750B2D43" w:rsidR="6862F97A" w:rsidRDefault="6862F97A">
      <w:pPr>
        <w:spacing w:after="0"/>
        <w:jc w:val="both"/>
        <w:rPr>
          <w:ins w:id="156" w:author="RAYLAN BRUNO SANTANA CARVALHO" w:date="2025-06-29T18:00:00Z"/>
          <w:rStyle w:val="Hyperlink"/>
          <w:rFonts w:ascii="Arial" w:eastAsia="Arial" w:hAnsi="Arial" w:cs="Arial"/>
        </w:rPr>
        <w:pPrChange w:id="157" w:author="RAYLAN BRUNO SANTANA CARVALHO" w:date="2025-06-29T18:01:00Z">
          <w:pPr/>
        </w:pPrChange>
      </w:pPr>
      <w:ins w:id="158" w:author="RAYLAN BRUNO SANTANA CARVALHO" w:date="2025-06-29T18:00:00Z">
        <w:r>
          <w:fldChar w:fldCharType="begin"/>
        </w:r>
        <w:r>
          <w:instrText xml:space="preserve">HYPERLINK "mailto:yasmin.cantanhede@discente.ufma.br" </w:instrText>
        </w:r>
        <w:r>
          <w:fldChar w:fldCharType="separate"/>
        </w:r>
        <w:r w:rsidRPr="01B0DBFA">
          <w:rPr>
            <w:rStyle w:val="Hyperlink"/>
            <w:rFonts w:ascii="Arial" w:eastAsia="Arial" w:hAnsi="Arial" w:cs="Arial"/>
          </w:rPr>
          <w:t>yasmin.cantanhede@discente.ufma.br</w:t>
        </w:r>
        <w:r>
          <w:fldChar w:fldCharType="end"/>
        </w:r>
      </w:ins>
    </w:p>
    <w:p w14:paraId="5B810CBA" w14:textId="1AF701CD" w:rsidR="6862F97A" w:rsidRDefault="6862F97A">
      <w:pPr>
        <w:spacing w:after="0"/>
        <w:jc w:val="both"/>
        <w:rPr>
          <w:ins w:id="159" w:author="RAYLAN BRUNO SANTANA CARVALHO" w:date="2025-06-29T18:00:00Z"/>
          <w:rFonts w:ascii="Arial" w:eastAsia="Arial" w:hAnsi="Arial" w:cs="Arial"/>
          <w:color w:val="000000" w:themeColor="text1"/>
        </w:rPr>
        <w:pPrChange w:id="160" w:author="RAYLAN BRUNO SANTANA CARVALHO" w:date="2025-06-29T18:01:00Z">
          <w:pPr/>
        </w:pPrChange>
      </w:pPr>
      <w:ins w:id="161" w:author="RAYLAN BRUNO SANTANA CARVALHO" w:date="2025-06-29T18:00:00Z">
        <w:r w:rsidRPr="01B0DBFA">
          <w:rPr>
            <w:rFonts w:ascii="Arial" w:eastAsia="Arial" w:hAnsi="Arial" w:cs="Arial"/>
            <w:color w:val="000000" w:themeColor="text1"/>
          </w:rPr>
          <w:t>@data última versão: 13/06/25</w:t>
        </w:r>
      </w:ins>
    </w:p>
    <w:p w14:paraId="37AB638C" w14:textId="21143A31" w:rsidR="6862F97A" w:rsidRDefault="6862F97A">
      <w:pPr>
        <w:spacing w:after="0"/>
        <w:jc w:val="both"/>
        <w:rPr>
          <w:ins w:id="162" w:author="RAYLAN BRUNO SANTANA CARVALHO" w:date="2025-06-29T18:00:00Z"/>
          <w:rFonts w:ascii="Arial" w:eastAsia="Arial" w:hAnsi="Arial" w:cs="Arial"/>
          <w:color w:val="000000" w:themeColor="text1"/>
        </w:rPr>
        <w:pPrChange w:id="163" w:author="RAYLAN BRUNO SANTANA CARVALHO" w:date="2025-06-29T18:01:00Z">
          <w:pPr/>
        </w:pPrChange>
      </w:pPr>
      <w:ins w:id="164" w:author="RAYLAN BRUNO SANTANA CARVALHO" w:date="2025-06-29T18:00:00Z">
        <w:r w:rsidRPr="01B0DBFA">
          <w:rPr>
            <w:rFonts w:ascii="Arial" w:eastAsia="Arial" w:hAnsi="Arial" w:cs="Arial"/>
            <w:color w:val="000000" w:themeColor="text1"/>
          </w:rPr>
          <w:t>@versão: 1.0</w:t>
        </w:r>
      </w:ins>
    </w:p>
    <w:p w14:paraId="20638981" w14:textId="7A196D59" w:rsidR="6862F97A" w:rsidRDefault="6862F97A">
      <w:pPr>
        <w:spacing w:after="0"/>
        <w:jc w:val="both"/>
        <w:rPr>
          <w:ins w:id="165" w:author="RAYLAN BRUNO SANTANA CARVALHO" w:date="2025-06-29T18:00:00Z"/>
          <w:rFonts w:ascii="Arial" w:eastAsia="Arial" w:hAnsi="Arial" w:cs="Arial"/>
          <w:color w:val="000000" w:themeColor="text1"/>
        </w:rPr>
        <w:pPrChange w:id="166" w:author="RAYLAN BRUNO SANTANA CARVALHO" w:date="2025-06-29T18:01:00Z">
          <w:pPr/>
        </w:pPrChange>
      </w:pPr>
      <w:ins w:id="167" w:author="RAYLAN BRUNO SANTANA CARVALHO" w:date="2025-06-29T18:00:00Z">
        <w:r w:rsidRPr="01B0DBFA">
          <w:rPr>
            <w:rFonts w:ascii="Arial" w:eastAsia="Arial" w:hAnsi="Arial" w:cs="Arial"/>
            <w:color w:val="000000" w:themeColor="text1"/>
          </w:rPr>
          <w:t xml:space="preserve">@outros repositórios: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kauanguilhermesantos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, LiliaRosa19,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Raylan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-BR,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VirginiaMond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>,</w:t>
        </w:r>
      </w:ins>
    </w:p>
    <w:p w14:paraId="15BEB400" w14:textId="6B992216" w:rsidR="6862F97A" w:rsidRDefault="6862F97A">
      <w:pPr>
        <w:spacing w:after="0"/>
        <w:jc w:val="both"/>
        <w:rPr>
          <w:ins w:id="168" w:author="RAYLAN BRUNO SANTANA CARVALHO" w:date="2025-06-29T18:00:00Z"/>
          <w:rFonts w:ascii="Arial" w:eastAsia="Arial" w:hAnsi="Arial" w:cs="Arial"/>
          <w:color w:val="000000" w:themeColor="text1"/>
        </w:rPr>
        <w:pPrChange w:id="169" w:author="RAYLAN BRUNO SANTANA CARVALHO" w:date="2025-06-29T18:01:00Z">
          <w:pPr/>
        </w:pPrChange>
      </w:pPr>
      <w:proofErr w:type="spellStart"/>
      <w:proofErr w:type="gramStart"/>
      <w:ins w:id="170" w:author="RAYLAN BRUNO SANTANA CARVALHO" w:date="2025-06-29T18:00:00Z">
        <w:r w:rsidRPr="01B0DBFA">
          <w:rPr>
            <w:rFonts w:ascii="Arial" w:eastAsia="Arial" w:hAnsi="Arial" w:cs="Arial"/>
            <w:color w:val="000000" w:themeColor="text1"/>
          </w:rPr>
          <w:t>yasmincantanhede</w:t>
        </w:r>
        <w:proofErr w:type="spellEnd"/>
        <w:proofErr w:type="gramEnd"/>
      </w:ins>
    </w:p>
    <w:p w14:paraId="4EED61D2" w14:textId="10C8A465" w:rsidR="6862F97A" w:rsidRDefault="6862F97A">
      <w:pPr>
        <w:spacing w:after="0"/>
        <w:jc w:val="both"/>
        <w:rPr>
          <w:ins w:id="171" w:author="RAYLAN BRUNO SANTANA CARVALHO" w:date="2025-06-29T18:00:00Z"/>
          <w:rFonts w:ascii="Arial" w:eastAsia="Arial" w:hAnsi="Arial" w:cs="Arial"/>
          <w:color w:val="000000" w:themeColor="text1"/>
        </w:rPr>
        <w:pPrChange w:id="172" w:author="RAYLAN BRUNO SANTANA CARVALHO" w:date="2025-06-29T18:01:00Z">
          <w:pPr/>
        </w:pPrChange>
      </w:pPr>
      <w:ins w:id="173" w:author="RAYLAN BRUNO SANTANA CARVALHO" w:date="2025-06-29T18:00:00Z">
        <w:r w:rsidRPr="01B0DBFA">
          <w:rPr>
            <w:rFonts w:ascii="Arial" w:eastAsia="Arial" w:hAnsi="Arial" w:cs="Arial"/>
            <w:color w:val="000000" w:themeColor="text1"/>
          </w:rPr>
          <w:t>@Agradecimentos: Universidade Federal do Maranhão (UFMA), Professor Doutor Thales</w:t>
        </w:r>
      </w:ins>
      <w:ins w:id="174" w:author="RAYLAN BRUNO SANTANA CARVALHO" w:date="2025-06-29T18:01:00Z">
        <w:r w:rsidR="0F4E3769" w:rsidRPr="01B0DBFA">
          <w:rPr>
            <w:rFonts w:ascii="Arial" w:eastAsia="Arial" w:hAnsi="Arial" w:cs="Arial"/>
            <w:color w:val="000000" w:themeColor="text1"/>
          </w:rPr>
          <w:t xml:space="preserve"> </w:t>
        </w:r>
      </w:ins>
      <w:ins w:id="175" w:author="RAYLAN BRUNO SANTANA CARVALHO" w:date="2025-06-29T18:00:00Z">
        <w:r w:rsidRPr="01B0DBFA">
          <w:rPr>
            <w:rFonts w:ascii="Arial" w:eastAsia="Arial" w:hAnsi="Arial" w:cs="Arial"/>
            <w:color w:val="000000" w:themeColor="text1"/>
          </w:rPr>
          <w:t>Levi Azevedo Valente, e colegas de curso.</w:t>
        </w:r>
      </w:ins>
    </w:p>
    <w:p w14:paraId="0D9DB03E" w14:textId="07E1A95B" w:rsidR="6862F97A" w:rsidRDefault="6862F97A">
      <w:pPr>
        <w:spacing w:after="0"/>
        <w:jc w:val="both"/>
        <w:rPr>
          <w:ins w:id="176" w:author="RAYLAN BRUNO SANTANA CARVALHO" w:date="2025-06-29T18:00:00Z"/>
          <w:rFonts w:ascii="Arial" w:eastAsia="Arial" w:hAnsi="Arial" w:cs="Arial"/>
          <w:color w:val="000000" w:themeColor="text1"/>
        </w:rPr>
        <w:pPrChange w:id="177" w:author="RAYLAN BRUNO SANTANA CARVALHO" w:date="2025-06-29T18:01:00Z">
          <w:pPr/>
        </w:pPrChange>
      </w:pPr>
      <w:ins w:id="178" w:author="RAYLAN BRUNO SANTANA CARVALHO" w:date="2025-06-29T18:00:00Z">
        <w:r w:rsidRPr="01B0DBFA">
          <w:rPr>
            <w:rFonts w:ascii="Arial" w:eastAsia="Arial" w:hAnsi="Arial" w:cs="Arial"/>
            <w:color w:val="000000" w:themeColor="text1"/>
          </w:rPr>
          <w:t>Copyright/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License</w:t>
        </w:r>
        <w:proofErr w:type="spellEnd"/>
      </w:ins>
    </w:p>
    <w:p w14:paraId="19C47333" w14:textId="62B7511E" w:rsidR="1A5A7960" w:rsidRDefault="1A5A7960">
      <w:pPr>
        <w:spacing w:after="0"/>
        <w:jc w:val="both"/>
        <w:rPr>
          <w:ins w:id="179" w:author="RAYLAN BRUNO SANTANA CARVALHO" w:date="2025-06-29T18:00:00Z"/>
          <w:rFonts w:ascii="Arial" w:eastAsia="Arial" w:hAnsi="Arial" w:cs="Arial"/>
          <w:color w:val="000000" w:themeColor="text1"/>
        </w:rPr>
        <w:pPrChange w:id="180" w:author="RAYLAN BRUNO SANTANA CARVALHO" w:date="2025-06-29T18:01:00Z">
          <w:pPr/>
        </w:pPrChange>
      </w:pPr>
      <w:ins w:id="181" w:author="RAYLAN BRUNO SANTANA CARVALHO" w:date="2025-06-29T18:02:00Z">
        <w:r w:rsidRPr="01B0DBFA">
          <w:rPr>
            <w:rFonts w:ascii="Arial" w:eastAsia="Arial" w:hAnsi="Arial" w:cs="Arial"/>
            <w:color w:val="000000" w:themeColor="text1"/>
          </w:rPr>
          <w:t xml:space="preserve">Este material é resultado de um trabalho acadêmico para a disciplina PROJETO EDESENVOLVIMENTO DE SOFTWARE, sob a orientação do professor Dr. THALES LEVIAZEVEDO VALENTE, semestre letivo 2025.1, curso Engenharia da Computação,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naUniversidade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Federal do Maranhão (UFMA). Todo o material sob esta licença é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softwarelivre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: pode ser usado para fins acadêmicos e comerciais sem nenhum custo. Não há </w:t>
        </w:r>
        <w:proofErr w:type="spellStart"/>
        <w:proofErr w:type="gramStart"/>
        <w:r w:rsidRPr="01B0DBFA">
          <w:rPr>
            <w:rFonts w:ascii="Arial" w:eastAsia="Arial" w:hAnsi="Arial" w:cs="Arial"/>
            <w:color w:val="000000" w:themeColor="text1"/>
          </w:rPr>
          <w:t>papelada,nem</w:t>
        </w:r>
        <w:proofErr w:type="spellEnd"/>
        <w:proofErr w:type="gramEnd"/>
        <w:r w:rsidRPr="01B0DBFA">
          <w:rPr>
            <w:rFonts w:ascii="Arial" w:eastAsia="Arial" w:hAnsi="Arial" w:cs="Arial"/>
            <w:color w:val="000000" w:themeColor="text1"/>
          </w:rPr>
          <w:t xml:space="preserve"> royalties, nem restrições de "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copyleft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" do tipo GNU. Ele é licenciado sob os termos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daLicença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MIT, conforme descrito abaixo, e, portanto, é compatível com a GPL e também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sequalifica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como software de código aberto. É de domínio público. Os detalhes legais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estãoabaixo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. O espírito desta licença é que você é livre para usar este material para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qualquerfinalidade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, sem nenhum custo. O único requisito é que, se você </w:t>
        </w:r>
        <w:proofErr w:type="gramStart"/>
        <w:r w:rsidRPr="01B0DBFA">
          <w:rPr>
            <w:rFonts w:ascii="Arial" w:eastAsia="Arial" w:hAnsi="Arial" w:cs="Arial"/>
            <w:color w:val="000000" w:themeColor="text1"/>
          </w:rPr>
          <w:t>usá-los</w:t>
        </w:r>
        <w:proofErr w:type="gramEnd"/>
        <w:r w:rsidRPr="01B0DBFA">
          <w:rPr>
            <w:rFonts w:ascii="Arial" w:eastAsia="Arial" w:hAnsi="Arial" w:cs="Arial"/>
            <w:color w:val="000000" w:themeColor="text1"/>
          </w:rPr>
          <w:t xml:space="preserve">, nos dê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crédito.Licenciado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sob a Licença MIT. Permissão é concedida, gratuitamente, a qualquer pessoa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queobteha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uma cópia deste software e dos arquivos de documentação associados (o "Software"),para lidar no Software sem restrição, incluindo sem limitação os direitos de usar,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copiar,modificar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, mesclar, publicar, distribuir, sublicenciar e/ou vender cópias do Software,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epermitir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pessoas a quem o Software é fornecido a fazê-lo, sujeito às seguintes </w:t>
        </w:r>
        <w:proofErr w:type="spellStart"/>
        <w:proofErr w:type="gramStart"/>
        <w:r w:rsidRPr="01B0DBFA">
          <w:rPr>
            <w:rFonts w:ascii="Arial" w:eastAsia="Arial" w:hAnsi="Arial" w:cs="Arial"/>
            <w:color w:val="000000" w:themeColor="text1"/>
          </w:rPr>
          <w:t>condições:Este</w:t>
        </w:r>
        <w:proofErr w:type="spellEnd"/>
        <w:proofErr w:type="gramEnd"/>
        <w:r w:rsidRPr="01B0DBFA">
          <w:rPr>
            <w:rFonts w:ascii="Arial" w:eastAsia="Arial" w:hAnsi="Arial" w:cs="Arial"/>
            <w:color w:val="000000" w:themeColor="text1"/>
          </w:rPr>
          <w:t xml:space="preserve"> aviso de direitos autorais e este aviso de permissão devem ser incluídos em todas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ascópias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ou partes substanciais do Software.</w:t>
        </w:r>
      </w:ins>
    </w:p>
    <w:p w14:paraId="35A02DE9" w14:textId="77777777" w:rsidR="00E47886" w:rsidRDefault="1A5A7960">
      <w:pPr>
        <w:spacing w:after="0"/>
        <w:jc w:val="both"/>
        <w:rPr>
          <w:ins w:id="182" w:author="RAYLAN BRUNO SANTANA CARVALHO" w:date="2025-06-30T22:26:00Z"/>
          <w:rFonts w:ascii="Arial" w:eastAsia="Arial" w:hAnsi="Arial" w:cs="Arial"/>
          <w:color w:val="000000" w:themeColor="text1"/>
        </w:rPr>
        <w:pPrChange w:id="183" w:author="RAYLAN BRUNO SANTANA CARVALHO" w:date="2025-06-29T18:31:00Z">
          <w:pPr/>
        </w:pPrChange>
      </w:pPr>
      <w:ins w:id="184" w:author="RAYLAN BRUNO SANTANA CARVALHO" w:date="2025-06-29T18:02:00Z">
        <w:r w:rsidRPr="01B0DBFA">
          <w:rPr>
            <w:rFonts w:ascii="Arial" w:eastAsia="Arial" w:hAnsi="Arial" w:cs="Arial"/>
            <w:color w:val="000000" w:themeColor="text1"/>
          </w:rPr>
          <w:t xml:space="preserve">O SOFTWARE É FORNECIDO "COMO ESTÁ", SEM GARANTIA DE QUALQUERTIPO, EXPRESSA OU IMPLÍCITA, </w:t>
        </w:r>
        <w:proofErr w:type="gramStart"/>
        <w:r w:rsidRPr="01B0DBFA">
          <w:rPr>
            <w:rFonts w:ascii="Arial" w:eastAsia="Arial" w:hAnsi="Arial" w:cs="Arial"/>
            <w:color w:val="000000" w:themeColor="text1"/>
          </w:rPr>
          <w:t>INCLUINDO</w:t>
        </w:r>
        <w:proofErr w:type="gramEnd"/>
        <w:r w:rsidRPr="01B0DBFA">
          <w:rPr>
            <w:rFonts w:ascii="Arial" w:eastAsia="Arial" w:hAnsi="Arial" w:cs="Arial"/>
            <w:color w:val="000000" w:themeColor="text1"/>
          </w:rPr>
          <w:t xml:space="preserve"> MAS NÃO SE LIMITANDO ÀSGARANTIAS DE COMERCIALIZAÇÃO, ADEQUAÇÃO A UM DETERMINADO FIM ENÃO INFRINGÊNCIA. EM NENHUM CASO OS AUTORES OU DETENTORES DEDIREITOS AUTORAIS SERÃO RESPONSÁVEIS POR QUALQUER </w:t>
        </w:r>
        <w:proofErr w:type="gramStart"/>
        <w:r w:rsidRPr="01B0DBFA">
          <w:rPr>
            <w:rFonts w:ascii="Arial" w:eastAsia="Arial" w:hAnsi="Arial" w:cs="Arial"/>
            <w:color w:val="000000" w:themeColor="text1"/>
          </w:rPr>
          <w:t>RECLAMAÇÃO,DANOS</w:t>
        </w:r>
        <w:proofErr w:type="gramEnd"/>
        <w:r w:rsidRPr="01B0DBFA">
          <w:rPr>
            <w:rFonts w:ascii="Arial" w:eastAsia="Arial" w:hAnsi="Arial" w:cs="Arial"/>
            <w:color w:val="000000" w:themeColor="text1"/>
          </w:rPr>
          <w:t xml:space="preserve"> OU OUTRA RESPONSABILIDADE, SEJA EM AÇÃO DE CONTRATO, TORTOU OUTRA FORMA, DECORRENTE DE, FORA DE OU EM CONEXÃO COM OSOFTWARE OU O USO OU OUTRAS NEGOCIAÇÕES NO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SOFTWARE.Para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mais informações sobre a Licença MIT: </w:t>
        </w:r>
        <w:r>
          <w:fldChar w:fldCharType="begin"/>
        </w:r>
        <w:r>
          <w:instrText xml:space="preserve">HYPERLINK "https://opensource.org/licenses/MIT" </w:instrText>
        </w:r>
        <w:r>
          <w:fldChar w:fldCharType="separate"/>
        </w:r>
        <w:r w:rsidRPr="01B0DBFA">
          <w:rPr>
            <w:rStyle w:val="Hyperlink"/>
            <w:rFonts w:ascii="Arial" w:eastAsia="Arial" w:hAnsi="Arial" w:cs="Arial"/>
          </w:rPr>
          <w:t>https://opensource.org/licenses/MIT</w:t>
        </w:r>
        <w:r>
          <w:fldChar w:fldCharType="end"/>
        </w:r>
      </w:ins>
    </w:p>
    <w:p w14:paraId="6D83B58E" w14:textId="5D0E219A" w:rsidR="5F8DF10F" w:rsidRPr="00E47886" w:rsidRDefault="5F8DF10F">
      <w:pPr>
        <w:spacing w:after="0"/>
        <w:jc w:val="both"/>
        <w:rPr>
          <w:ins w:id="185" w:author="RAYLAN BRUNO SANTANA CARVALHO" w:date="2025-06-29T18:31:00Z"/>
          <w:rFonts w:ascii="Arial" w:eastAsia="Arial" w:hAnsi="Arial" w:cs="Arial"/>
          <w:color w:val="000000" w:themeColor="text1"/>
          <w:rPrChange w:id="186" w:author="RAYLAN BRUNO SANTANA CARVALHO" w:date="2025-06-30T22:26:00Z">
            <w:rPr>
              <w:ins w:id="187" w:author="RAYLAN BRUNO SANTANA CARVALHO" w:date="2025-06-29T18:31:00Z"/>
              <w:rFonts w:ascii="Arial" w:eastAsia="Arial" w:hAnsi="Arial" w:cs="Arial"/>
              <w:color w:val="000000" w:themeColor="text1"/>
            </w:rPr>
          </w:rPrChange>
        </w:rPr>
        <w:pPrChange w:id="188" w:author="RAYLAN BRUNO SANTANA CARVALHO" w:date="2025-06-29T18:31:00Z">
          <w:pPr/>
        </w:pPrChange>
      </w:pPr>
      <w:ins w:id="189" w:author="RAYLAN BRUNO SANTANA CARVALHO" w:date="2025-06-29T18:31:00Z">
        <w:r w:rsidRPr="01B0DBFA">
          <w:rPr>
            <w:rFonts w:ascii="Arial" w:eastAsia="Arial" w:hAnsi="Arial" w:cs="Arial"/>
            <w:b/>
            <w:bCs/>
            <w:color w:val="000000" w:themeColor="text1"/>
            <w:rPrChange w:id="190" w:author="KAUAN GUILHERME ALVES PINHEIRO SANTOS" w:date="2025-07-01T00:37:00Z">
              <w:rPr>
                <w:rFonts w:ascii="Arial" w:eastAsia="Arial" w:hAnsi="Arial" w:cs="Arial"/>
                <w:color w:val="000000" w:themeColor="text1"/>
              </w:rPr>
            </w:rPrChange>
          </w:rPr>
          <w:lastRenderedPageBreak/>
          <w:t xml:space="preserve">2 CLONAR O REPOSITÓRIO PARA ACESSAR O PROJETO </w:t>
        </w:r>
      </w:ins>
    </w:p>
    <w:p w14:paraId="5F8CCB89" w14:textId="5A35A6D9" w:rsidR="01B0DBFA" w:rsidRDefault="01B0DBFA">
      <w:pPr>
        <w:jc w:val="both"/>
        <w:rPr>
          <w:ins w:id="191" w:author="RAYLAN BRUNO SANTANA CARVALHO" w:date="2025-06-29T18:31:00Z"/>
        </w:rPr>
        <w:pPrChange w:id="192" w:author="RAYLAN BRUNO SANTANA CARVALHO" w:date="2025-06-29T18:31:00Z">
          <w:pPr/>
        </w:pPrChange>
      </w:pPr>
    </w:p>
    <w:p w14:paraId="4841D6C7" w14:textId="022C089C" w:rsidR="5F8DF10F" w:rsidRDefault="00E47886" w:rsidP="00E47886">
      <w:pPr>
        <w:spacing w:before="200" w:after="0"/>
        <w:jc w:val="both"/>
        <w:rPr>
          <w:ins w:id="193" w:author="RAYLAN BRUNO SANTANA CARVALHO" w:date="2025-06-29T18:31:00Z"/>
          <w:rFonts w:ascii="Arial" w:eastAsia="Arial" w:hAnsi="Arial" w:cs="Arial"/>
          <w:color w:val="000000" w:themeColor="text1"/>
        </w:rPr>
        <w:pPrChange w:id="194" w:author="RAYLAN BRUNO SANTANA CARVALHO" w:date="2025-06-30T22:27:00Z">
          <w:pPr/>
        </w:pPrChange>
      </w:pPr>
      <w:ins w:id="195" w:author="RAYLAN BRUNO SANTANA CARVALHO" w:date="2025-06-30T22:29:00Z">
        <w:r>
          <w:rPr>
            <w:rFonts w:ascii="Arial" w:eastAsia="Arial" w:hAnsi="Arial" w:cs="Arial"/>
            <w:color w:val="000000" w:themeColor="text1"/>
          </w:rPr>
          <w:tab/>
        </w:r>
      </w:ins>
      <w:ins w:id="196" w:author="RAYLAN BRUNO SANTANA CARVALHO" w:date="2025-06-29T18:31:00Z">
        <w:r w:rsidR="5F8DF10F" w:rsidRPr="01B0DBFA">
          <w:rPr>
            <w:rFonts w:ascii="Arial" w:eastAsia="Arial" w:hAnsi="Arial" w:cs="Arial"/>
            <w:color w:val="000000" w:themeColor="text1"/>
          </w:rPr>
          <w:t xml:space="preserve">Para clonar o repositório na sua máquina é necessário ter um ambiente de desenvolvimento como o </w:t>
        </w:r>
        <w:proofErr w:type="spellStart"/>
        <w:r w:rsidR="5F8DF10F" w:rsidRPr="01B0DBFA">
          <w:rPr>
            <w:rFonts w:ascii="Arial" w:eastAsia="Arial" w:hAnsi="Arial" w:cs="Arial"/>
            <w:color w:val="000000" w:themeColor="text1"/>
          </w:rPr>
          <w:t>VScode</w:t>
        </w:r>
        <w:proofErr w:type="spellEnd"/>
        <w:r w:rsidR="5F8DF10F" w:rsidRPr="01B0DBFA">
          <w:rPr>
            <w:rFonts w:ascii="Arial" w:eastAsia="Arial" w:hAnsi="Arial" w:cs="Arial"/>
            <w:color w:val="000000" w:themeColor="text1"/>
          </w:rPr>
          <w:t xml:space="preserve"> e que suporte o sistema de versionamento </w:t>
        </w:r>
        <w:proofErr w:type="spellStart"/>
        <w:r w:rsidR="5F8DF10F" w:rsidRPr="01B0DBFA">
          <w:rPr>
            <w:rFonts w:ascii="Arial" w:eastAsia="Arial" w:hAnsi="Arial" w:cs="Arial"/>
            <w:color w:val="000000" w:themeColor="text1"/>
          </w:rPr>
          <w:t>git</w:t>
        </w:r>
        <w:proofErr w:type="spellEnd"/>
        <w:r w:rsidR="5F8DF10F" w:rsidRPr="01B0DBFA">
          <w:rPr>
            <w:rFonts w:ascii="Arial" w:eastAsia="Arial" w:hAnsi="Arial" w:cs="Arial"/>
            <w:color w:val="000000" w:themeColor="text1"/>
          </w:rPr>
          <w:t xml:space="preserve">. Além disso, é necessário ainda o </w:t>
        </w:r>
        <w:proofErr w:type="spellStart"/>
        <w:r w:rsidR="5F8DF10F" w:rsidRPr="01B0DBFA">
          <w:rPr>
            <w:rFonts w:ascii="Arial" w:eastAsia="Arial" w:hAnsi="Arial" w:cs="Arial"/>
            <w:color w:val="000000" w:themeColor="text1"/>
          </w:rPr>
          <w:t>python</w:t>
        </w:r>
        <w:proofErr w:type="spellEnd"/>
        <w:r w:rsidR="5F8DF10F" w:rsidRPr="01B0DBFA">
          <w:rPr>
            <w:rFonts w:ascii="Arial" w:eastAsia="Arial" w:hAnsi="Arial" w:cs="Arial"/>
            <w:color w:val="000000" w:themeColor="text1"/>
          </w:rPr>
          <w:t>. Para verificar, basta rodar os códigos da imagem abaixo:</w:t>
        </w:r>
      </w:ins>
    </w:p>
    <w:p w14:paraId="68EFC390" w14:textId="23E77FC6" w:rsidR="5F8DF10F" w:rsidRDefault="5F8DF10F">
      <w:pPr>
        <w:spacing w:before="200" w:after="0"/>
        <w:jc w:val="both"/>
        <w:rPr>
          <w:ins w:id="197" w:author="RAYLAN BRUNO SANTANA CARVALHO" w:date="2025-06-29T18:31:00Z"/>
        </w:rPr>
        <w:pPrChange w:id="198" w:author="RAYLAN BRUNO SANTANA CARVALHO" w:date="2025-06-29T18:31:00Z">
          <w:pPr/>
        </w:pPrChange>
      </w:pPr>
      <w:ins w:id="199" w:author="RAYLAN BRUNO SANTANA CARVALHO" w:date="2025-06-29T18:31:00Z">
        <w:r>
          <w:rPr>
            <w:noProof/>
            <w:lang w:eastAsia="pt-BR"/>
          </w:rPr>
          <w:drawing>
            <wp:inline distT="0" distB="0" distL="0" distR="0" wp14:anchorId="7F873C01" wp14:editId="7E176C75">
              <wp:extent cx="2612658" cy="1138112"/>
              <wp:effectExtent l="0" t="0" r="0" b="5080"/>
              <wp:docPr id="509409810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09409810" name=""/>
                      <pic:cNvPicPr/>
                    </pic:nvPicPr>
                    <pic:blipFill rotWithShape="1">
                      <a:blip r:embed="rId6">
                        <a:extLst>
                          <a:ext uri="{28A0092B-C50C-407E-A947-70E740481C1C}">
                            <a14:useLocalDpi xmlns:a14="http://schemas.microsoft.com/office/drawing/2010/main"/>
                          </a:ext>
                        </a:extLst>
                      </a:blip>
                      <a:srcRect t="7496" r="35376" b="43053"/>
                      <a:stretch/>
                    </pic:blipFill>
                    <pic:spPr bwMode="auto">
                      <a:xfrm>
                        <a:off x="0" y="0"/>
                        <a:ext cx="2645231" cy="115230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2465DF6B" w14:textId="6E52FF38" w:rsidR="5F8DF10F" w:rsidRDefault="00E47886">
      <w:pPr>
        <w:spacing w:before="200" w:after="0"/>
        <w:jc w:val="both"/>
        <w:rPr>
          <w:ins w:id="200" w:author="RAYLAN BRUNO SANTANA CARVALHO" w:date="2025-06-29T18:31:00Z"/>
          <w:rFonts w:ascii="Arial" w:eastAsia="Arial" w:hAnsi="Arial" w:cs="Arial"/>
          <w:color w:val="000000" w:themeColor="text1"/>
        </w:rPr>
        <w:pPrChange w:id="201" w:author="RAYLAN BRUNO SANTANA CARVALHO" w:date="2025-06-29T18:31:00Z">
          <w:pPr/>
        </w:pPrChange>
      </w:pPr>
      <w:ins w:id="202" w:author="RAYLAN BRUNO SANTANA CARVALHO" w:date="2025-06-30T22:29:00Z">
        <w:r>
          <w:rPr>
            <w:rFonts w:ascii="Arial" w:eastAsia="Arial" w:hAnsi="Arial" w:cs="Arial"/>
            <w:color w:val="000000" w:themeColor="text1"/>
          </w:rPr>
          <w:tab/>
        </w:r>
      </w:ins>
      <w:ins w:id="203" w:author="RAYLAN BRUNO SANTANA CARVALHO" w:date="2025-06-29T18:31:00Z">
        <w:r w:rsidR="5F8DF10F" w:rsidRPr="01B0DBFA">
          <w:rPr>
            <w:rFonts w:ascii="Arial" w:eastAsia="Arial" w:hAnsi="Arial" w:cs="Arial"/>
            <w:color w:val="000000" w:themeColor="text1"/>
          </w:rPr>
          <w:t xml:space="preserve">Se der erro significa que não tem. Para instalar no caso do </w:t>
        </w:r>
        <w:proofErr w:type="spellStart"/>
        <w:r w:rsidR="5F8DF10F" w:rsidRPr="01B0DBFA">
          <w:rPr>
            <w:rFonts w:ascii="Arial" w:eastAsia="Arial" w:hAnsi="Arial" w:cs="Arial"/>
            <w:color w:val="000000" w:themeColor="text1"/>
          </w:rPr>
          <w:t>windows</w:t>
        </w:r>
        <w:proofErr w:type="spellEnd"/>
        <w:r w:rsidR="5F8DF10F" w:rsidRPr="01B0DBFA">
          <w:rPr>
            <w:rFonts w:ascii="Arial" w:eastAsia="Arial" w:hAnsi="Arial" w:cs="Arial"/>
            <w:color w:val="000000" w:themeColor="text1"/>
          </w:rPr>
          <w:t xml:space="preserve"> basta baixar os instaladores no site oficial. No caso de Linux rode:</w:t>
        </w:r>
      </w:ins>
    </w:p>
    <w:p w14:paraId="1BFC6BB2" w14:textId="17215FC4" w:rsidR="5F8DF10F" w:rsidRDefault="5F8DF10F">
      <w:pPr>
        <w:spacing w:before="200" w:after="0"/>
        <w:jc w:val="both"/>
        <w:rPr>
          <w:ins w:id="204" w:author="RAYLAN BRUNO SANTANA CARVALHO" w:date="2025-06-29T18:31:00Z"/>
          <w:rFonts w:ascii="Arial" w:eastAsia="Arial" w:hAnsi="Arial" w:cs="Arial"/>
          <w:color w:val="000000" w:themeColor="text1"/>
        </w:rPr>
        <w:pPrChange w:id="205" w:author="RAYLAN BRUNO SANTANA CARVALHO" w:date="2025-06-29T18:31:00Z">
          <w:pPr/>
        </w:pPrChange>
      </w:pPr>
      <w:proofErr w:type="spellStart"/>
      <w:proofErr w:type="gramStart"/>
      <w:ins w:id="206" w:author="RAYLAN BRUNO SANTANA CARVALHO" w:date="2025-06-29T18:31:00Z">
        <w:r w:rsidRPr="01B0DBFA">
          <w:rPr>
            <w:rFonts w:ascii="Arial" w:eastAsia="Arial" w:hAnsi="Arial" w:cs="Arial"/>
            <w:color w:val="000000" w:themeColor="text1"/>
          </w:rPr>
          <w:t>sudo</w:t>
        </w:r>
        <w:proofErr w:type="spellEnd"/>
        <w:proofErr w:type="gramEnd"/>
        <w:r w:rsidRPr="01B0DBFA">
          <w:rPr>
            <w:rFonts w:ascii="Arial" w:eastAsia="Arial" w:hAnsi="Arial" w:cs="Arial"/>
            <w:color w:val="000000" w:themeColor="text1"/>
          </w:rPr>
          <w:t xml:space="preserve">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apt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update</w:t>
        </w:r>
        <w:proofErr w:type="spellEnd"/>
      </w:ins>
    </w:p>
    <w:p w14:paraId="19DEEF76" w14:textId="51B8A447" w:rsidR="5F8DF10F" w:rsidRDefault="5F8DF10F">
      <w:pPr>
        <w:spacing w:before="200" w:after="0"/>
        <w:jc w:val="both"/>
        <w:rPr>
          <w:ins w:id="207" w:author="RAYLAN BRUNO SANTANA CARVALHO" w:date="2025-06-29T18:31:00Z"/>
          <w:rFonts w:ascii="Arial" w:eastAsia="Arial" w:hAnsi="Arial" w:cs="Arial"/>
          <w:color w:val="000000" w:themeColor="text1"/>
        </w:rPr>
        <w:pPrChange w:id="208" w:author="RAYLAN BRUNO SANTANA CARVALHO" w:date="2025-06-29T18:31:00Z">
          <w:pPr/>
        </w:pPrChange>
      </w:pPr>
      <w:proofErr w:type="spellStart"/>
      <w:proofErr w:type="gramStart"/>
      <w:ins w:id="209" w:author="RAYLAN BRUNO SANTANA CARVALHO" w:date="2025-06-29T18:31:00Z">
        <w:r w:rsidRPr="01B0DBFA">
          <w:rPr>
            <w:rFonts w:ascii="Arial" w:eastAsia="Arial" w:hAnsi="Arial" w:cs="Arial"/>
            <w:color w:val="000000" w:themeColor="text1"/>
          </w:rPr>
          <w:t>sudo</w:t>
        </w:r>
        <w:proofErr w:type="spellEnd"/>
        <w:proofErr w:type="gramEnd"/>
        <w:r w:rsidRPr="01B0DBFA">
          <w:rPr>
            <w:rFonts w:ascii="Arial" w:eastAsia="Arial" w:hAnsi="Arial" w:cs="Arial"/>
            <w:color w:val="000000" w:themeColor="text1"/>
          </w:rPr>
          <w:t xml:space="preserve">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apt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install</w:t>
        </w:r>
        <w:proofErr w:type="spellEnd"/>
        <w:r w:rsidRPr="01B0DBFA">
          <w:rPr>
            <w:rFonts w:ascii="Arial" w:eastAsia="Arial" w:hAnsi="Arial" w:cs="Arial"/>
            <w:color w:val="000000" w:themeColor="text1"/>
          </w:rPr>
          <w:t xml:space="preserve"> </w:t>
        </w:r>
        <w:proofErr w:type="spellStart"/>
        <w:r w:rsidRPr="01B0DBFA">
          <w:rPr>
            <w:rFonts w:ascii="Arial" w:eastAsia="Arial" w:hAnsi="Arial" w:cs="Arial"/>
            <w:color w:val="000000" w:themeColor="text1"/>
          </w:rPr>
          <w:t>git</w:t>
        </w:r>
        <w:proofErr w:type="spellEnd"/>
      </w:ins>
    </w:p>
    <w:p w14:paraId="0E725088" w14:textId="43116C1F" w:rsidR="5F8DF10F" w:rsidRPr="00E47886" w:rsidRDefault="5F8DF10F">
      <w:pPr>
        <w:spacing w:before="200" w:after="0"/>
        <w:jc w:val="both"/>
        <w:rPr>
          <w:ins w:id="210" w:author="RAYLAN BRUNO SANTANA CARVALHO" w:date="2025-06-29T18:31:00Z"/>
          <w:rFonts w:ascii="Arial" w:eastAsia="Arial" w:hAnsi="Arial" w:cs="Arial"/>
          <w:color w:val="000000" w:themeColor="text1"/>
          <w:lang w:val="en-US"/>
          <w:rPrChange w:id="211" w:author="RAYLAN BRUNO SANTANA CARVALHO" w:date="2025-06-30T22:24:00Z">
            <w:rPr>
              <w:ins w:id="212" w:author="RAYLAN BRUNO SANTANA CARVALHO" w:date="2025-06-29T18:31:00Z"/>
              <w:rFonts w:ascii="Arial" w:eastAsia="Arial" w:hAnsi="Arial" w:cs="Arial"/>
              <w:color w:val="000000" w:themeColor="text1"/>
            </w:rPr>
          </w:rPrChange>
        </w:rPr>
        <w:pPrChange w:id="213" w:author="RAYLAN BRUNO SANTANA CARVALHO" w:date="2025-06-29T18:31:00Z">
          <w:pPr/>
        </w:pPrChange>
      </w:pPr>
      <w:proofErr w:type="spellStart"/>
      <w:proofErr w:type="gramStart"/>
      <w:ins w:id="214" w:author="RAYLAN BRUNO SANTANA CARVALHO" w:date="2025-06-29T18:31:00Z">
        <w:r w:rsidRPr="00E47886">
          <w:rPr>
            <w:rFonts w:ascii="Arial" w:eastAsia="Arial" w:hAnsi="Arial" w:cs="Arial"/>
            <w:color w:val="000000" w:themeColor="text1"/>
            <w:lang w:val="en-US"/>
            <w:rPrChange w:id="215" w:author="RAYLAN BRUNO SANTANA CARVALHO" w:date="2025-06-30T22:24:00Z">
              <w:rPr>
                <w:rFonts w:ascii="Arial" w:eastAsia="Arial" w:hAnsi="Arial" w:cs="Arial"/>
                <w:color w:val="000000" w:themeColor="text1"/>
              </w:rPr>
            </w:rPrChange>
          </w:rPr>
          <w:t>sudo</w:t>
        </w:r>
        <w:proofErr w:type="spellEnd"/>
        <w:proofErr w:type="gramEnd"/>
        <w:r w:rsidRPr="00E47886">
          <w:rPr>
            <w:rFonts w:ascii="Arial" w:eastAsia="Arial" w:hAnsi="Arial" w:cs="Arial"/>
            <w:color w:val="000000" w:themeColor="text1"/>
            <w:lang w:val="en-US"/>
            <w:rPrChange w:id="216" w:author="RAYLAN BRUNO SANTANA CARVALHO" w:date="2025-06-30T22:24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apt install python3 python3-pip</w:t>
        </w:r>
      </w:ins>
    </w:p>
    <w:p w14:paraId="50B57B40" w14:textId="0115EA2E" w:rsidR="5F8DF10F" w:rsidRDefault="00E47886">
      <w:pPr>
        <w:spacing w:before="200" w:after="0"/>
        <w:jc w:val="both"/>
        <w:rPr>
          <w:ins w:id="217" w:author="RAYLAN BRUNO SANTANA CARVALHO" w:date="2025-06-29T18:31:00Z"/>
          <w:rFonts w:ascii="Arial" w:eastAsia="Arial" w:hAnsi="Arial" w:cs="Arial"/>
          <w:color w:val="000000" w:themeColor="text1"/>
        </w:rPr>
        <w:pPrChange w:id="218" w:author="RAYLAN BRUNO SANTANA CARVALHO" w:date="2025-06-29T18:31:00Z">
          <w:pPr/>
        </w:pPrChange>
      </w:pPr>
      <w:ins w:id="219" w:author="RAYLAN BRUNO SANTANA CARVALHO" w:date="2025-06-30T22:29:00Z">
        <w:r>
          <w:rPr>
            <w:rFonts w:ascii="Arial" w:eastAsia="Arial" w:hAnsi="Arial" w:cs="Arial"/>
            <w:color w:val="000000" w:themeColor="text1"/>
          </w:rPr>
          <w:tab/>
        </w:r>
      </w:ins>
      <w:ins w:id="220" w:author="RAYLAN BRUNO SANTANA CARVALHO" w:date="2025-06-29T18:31:00Z">
        <w:r w:rsidR="5F8DF10F" w:rsidRPr="01B0DBFA">
          <w:rPr>
            <w:rFonts w:ascii="Arial" w:eastAsia="Arial" w:hAnsi="Arial" w:cs="Arial"/>
            <w:color w:val="000000" w:themeColor="text1"/>
          </w:rPr>
          <w:t>Com isso, clone o repositório com o seguinte comando:</w:t>
        </w:r>
      </w:ins>
    </w:p>
    <w:p w14:paraId="1E9A4036" w14:textId="5A7AF310" w:rsidR="5F8DF10F" w:rsidRPr="00E47886" w:rsidRDefault="5F8DF10F">
      <w:pPr>
        <w:spacing w:before="200" w:after="0"/>
        <w:jc w:val="both"/>
        <w:rPr>
          <w:ins w:id="221" w:author="RAYLAN BRUNO SANTANA CARVALHO" w:date="2025-06-29T18:31:00Z"/>
          <w:rStyle w:val="Hyperlink"/>
          <w:rFonts w:ascii="Arial" w:eastAsia="Arial" w:hAnsi="Arial" w:cs="Arial"/>
          <w:color w:val="1155CC"/>
          <w:u w:val="none"/>
          <w:lang w:val="en-US"/>
          <w:rPrChange w:id="222" w:author="RAYLAN BRUNO SANTANA CARVALHO" w:date="2025-06-30T22:24:00Z">
            <w:rPr>
              <w:ins w:id="223" w:author="RAYLAN BRUNO SANTANA CARVALHO" w:date="2025-06-29T18:31:00Z"/>
              <w:rStyle w:val="Hyperlink"/>
              <w:rFonts w:ascii="Arial" w:eastAsia="Arial" w:hAnsi="Arial" w:cs="Arial"/>
              <w:color w:val="1155CC"/>
              <w:u w:val="none"/>
            </w:rPr>
          </w:rPrChange>
        </w:rPr>
        <w:pPrChange w:id="224" w:author="RAYLAN BRUNO SANTANA CARVALHO" w:date="2025-06-29T18:31:00Z">
          <w:pPr/>
        </w:pPrChange>
      </w:pPr>
      <w:proofErr w:type="spellStart"/>
      <w:proofErr w:type="gramStart"/>
      <w:ins w:id="225" w:author="RAYLAN BRUNO SANTANA CARVALHO" w:date="2025-06-29T18:31:00Z">
        <w:r w:rsidRPr="00E47886">
          <w:rPr>
            <w:rFonts w:ascii="Arial" w:eastAsia="Arial" w:hAnsi="Arial" w:cs="Arial"/>
            <w:color w:val="000000" w:themeColor="text1"/>
            <w:lang w:val="en-US"/>
            <w:rPrChange w:id="226" w:author="RAYLAN BRUNO SANTANA CARVALHO" w:date="2025-06-30T22:24:00Z">
              <w:rPr>
                <w:rFonts w:ascii="Arial" w:eastAsia="Arial" w:hAnsi="Arial" w:cs="Arial"/>
                <w:color w:val="000000" w:themeColor="text1"/>
              </w:rPr>
            </w:rPrChange>
          </w:rPr>
          <w:t>git</w:t>
        </w:r>
        <w:proofErr w:type="spellEnd"/>
        <w:proofErr w:type="gramEnd"/>
        <w:r w:rsidRPr="00E47886">
          <w:rPr>
            <w:rFonts w:ascii="Arial" w:eastAsia="Arial" w:hAnsi="Arial" w:cs="Arial"/>
            <w:color w:val="000000" w:themeColor="text1"/>
            <w:lang w:val="en-US"/>
            <w:rPrChange w:id="227" w:author="RAYLAN BRUNO SANTANA CARVALHO" w:date="2025-06-30T22:24:00Z">
              <w:rPr>
                <w:rFonts w:ascii="Arial" w:eastAsia="Arial" w:hAnsi="Arial" w:cs="Arial"/>
                <w:color w:val="000000" w:themeColor="text1"/>
              </w:rPr>
            </w:rPrChange>
          </w:rPr>
          <w:t xml:space="preserve"> clone </w:t>
        </w:r>
        <w:r>
          <w:fldChar w:fldCharType="begin"/>
        </w:r>
        <w:r w:rsidRPr="00E47886">
          <w:rPr>
            <w:lang w:val="en-US"/>
            <w:rPrChange w:id="228" w:author="RAYLAN BRUNO SANTANA CARVALHO" w:date="2025-06-30T22:24:00Z">
              <w:rPr/>
            </w:rPrChange>
          </w:rPr>
          <w:instrText xml:space="preserve">HYPERLINK "https://github.com/Raylan-BR/SCRPAI-IA.git" </w:instrText>
        </w:r>
        <w:r>
          <w:fldChar w:fldCharType="separate"/>
        </w:r>
        <w:r w:rsidRPr="00E47886">
          <w:rPr>
            <w:rStyle w:val="Hyperlink"/>
            <w:rFonts w:ascii="Arial" w:eastAsia="Arial" w:hAnsi="Arial" w:cs="Arial"/>
            <w:color w:val="1155CC"/>
            <w:u w:val="none"/>
            <w:lang w:val="en-US"/>
            <w:rPrChange w:id="229" w:author="RAYLAN BRUNO SANTANA CARVALHO" w:date="2025-06-30T22:24:00Z">
              <w:rPr>
                <w:rStyle w:val="Hyperlink"/>
                <w:rFonts w:ascii="Arial" w:eastAsia="Arial" w:hAnsi="Arial" w:cs="Arial"/>
                <w:color w:val="1155CC"/>
                <w:u w:val="none"/>
              </w:rPr>
            </w:rPrChange>
          </w:rPr>
          <w:t>https://github.com/Raylan-BR/SCRPAI-IA.git</w:t>
        </w:r>
        <w:r>
          <w:fldChar w:fldCharType="end"/>
        </w:r>
      </w:ins>
    </w:p>
    <w:p w14:paraId="52B1AF07" w14:textId="40C5A13B" w:rsidR="5F8DF10F" w:rsidRDefault="00E47886">
      <w:pPr>
        <w:spacing w:before="200" w:after="0"/>
        <w:jc w:val="both"/>
        <w:rPr>
          <w:ins w:id="230" w:author="RAYLAN BRUNO SANTANA CARVALHO" w:date="2025-06-29T18:31:00Z"/>
          <w:rFonts w:ascii="Arial" w:eastAsia="Arial" w:hAnsi="Arial" w:cs="Arial"/>
          <w:color w:val="000000" w:themeColor="text1"/>
        </w:rPr>
        <w:pPrChange w:id="231" w:author="RAYLAN BRUNO SANTANA CARVALHO" w:date="2025-06-29T18:31:00Z">
          <w:pPr/>
        </w:pPrChange>
      </w:pPr>
      <w:ins w:id="232" w:author="RAYLAN BRUNO SANTANA CARVALHO" w:date="2025-06-30T22:29:00Z">
        <w:r>
          <w:rPr>
            <w:rFonts w:ascii="Arial" w:eastAsia="Arial" w:hAnsi="Arial" w:cs="Arial"/>
            <w:color w:val="000000" w:themeColor="text1"/>
          </w:rPr>
          <w:tab/>
        </w:r>
      </w:ins>
      <w:ins w:id="233" w:author="RAYLAN BRUNO SANTANA CARVALHO" w:date="2025-06-29T18:31:00Z">
        <w:r w:rsidR="5F8DF10F" w:rsidRPr="01B0DBFA">
          <w:rPr>
            <w:rFonts w:ascii="Arial" w:eastAsia="Arial" w:hAnsi="Arial" w:cs="Arial"/>
            <w:color w:val="000000" w:themeColor="text1"/>
          </w:rPr>
          <w:t>Após isso, será necessário seguir os próximos passos para configuração das dependências e variáveis de ambientes.</w:t>
        </w:r>
      </w:ins>
    </w:p>
    <w:p w14:paraId="451D834E" w14:textId="45DC9B65" w:rsidR="01B0DBFA" w:rsidRDefault="01B0DBFA" w:rsidP="01B0DBFA">
      <w:pPr>
        <w:spacing w:after="0"/>
        <w:jc w:val="both"/>
        <w:rPr>
          <w:ins w:id="234" w:author="RAYLAN BRUNO SANTANA CARVALHO" w:date="2025-06-29T18:31:00Z"/>
          <w:rFonts w:ascii="Arial" w:eastAsia="Arial" w:hAnsi="Arial" w:cs="Arial"/>
        </w:rPr>
      </w:pPr>
    </w:p>
    <w:p w14:paraId="55C76337" w14:textId="21BC4B65" w:rsidR="1A5A7960" w:rsidRDefault="1A5A7960" w:rsidP="01B0DBFA">
      <w:pPr>
        <w:spacing w:after="0"/>
        <w:jc w:val="both"/>
        <w:rPr>
          <w:ins w:id="235" w:author="YASMIN CANTANHEDE SANTOS" w:date="2025-06-29T20:38:00Z"/>
          <w:rFonts w:ascii="Arial" w:eastAsia="Arial" w:hAnsi="Arial" w:cs="Arial"/>
          <w:b/>
          <w:bCs/>
          <w:rPrChange w:id="236" w:author="KAUAN GUILHERME ALVES PINHEIRO SANTOS" w:date="2025-07-01T00:37:00Z">
            <w:rPr>
              <w:ins w:id="237" w:author="YASMIN CANTANHEDE SANTOS" w:date="2025-06-29T20:38:00Z"/>
              <w:rFonts w:ascii="Arial" w:eastAsia="Arial" w:hAnsi="Arial" w:cs="Arial"/>
            </w:rPr>
          </w:rPrChange>
        </w:rPr>
      </w:pPr>
      <w:ins w:id="238" w:author="RAYLAN BRUNO SANTANA CARVALHO" w:date="2025-06-29T18:03:00Z">
        <w:r w:rsidRPr="01B0DBFA">
          <w:rPr>
            <w:rFonts w:ascii="Arial" w:eastAsia="Arial" w:hAnsi="Arial" w:cs="Arial"/>
            <w:b/>
            <w:bCs/>
            <w:rPrChange w:id="239" w:author="KAUAN GUILHERME ALVES PINHEIRO SANTOS" w:date="2025-07-01T00:37:00Z">
              <w:rPr>
                <w:rFonts w:ascii="Arial" w:eastAsia="Arial" w:hAnsi="Arial" w:cs="Arial"/>
              </w:rPr>
            </w:rPrChange>
          </w:rPr>
          <w:t xml:space="preserve">3 RODAR O REQUIREMENTS.TXT </w:t>
        </w:r>
      </w:ins>
    </w:p>
    <w:p w14:paraId="56A9CEA0" w14:textId="53D483F9" w:rsidR="5FFEF380" w:rsidRDefault="5FFEF380">
      <w:pPr>
        <w:spacing w:after="0" w:line="360" w:lineRule="auto"/>
        <w:ind w:firstLine="708"/>
        <w:jc w:val="both"/>
        <w:rPr>
          <w:ins w:id="240" w:author="YASMIN CANTANHEDE SANTOS" w:date="2025-06-29T20:39:00Z"/>
          <w:rFonts w:ascii="Arial" w:eastAsia="Arial" w:hAnsi="Arial" w:cs="Arial"/>
        </w:rPr>
        <w:pPrChange w:id="241" w:author="YASMIN CANTANHEDE SANTOS" w:date="2025-06-29T20:46:00Z">
          <w:pPr/>
        </w:pPrChange>
      </w:pPr>
      <w:ins w:id="242" w:author="YASMIN CANTANHEDE SANTOS" w:date="2025-06-29T20:39:00Z">
        <w:r w:rsidRPr="01B0DBFA">
          <w:rPr>
            <w:rFonts w:ascii="Arial" w:eastAsia="Arial" w:hAnsi="Arial" w:cs="Arial"/>
          </w:rPr>
          <w:t xml:space="preserve">O </w:t>
        </w:r>
        <w:proofErr w:type="spellStart"/>
        <w:r w:rsidRPr="01B0DBFA">
          <w:rPr>
            <w:rFonts w:ascii="Arial" w:eastAsia="Arial" w:hAnsi="Arial" w:cs="Arial"/>
          </w:rPr>
          <w:t>requirements</w:t>
        </w:r>
        <w:proofErr w:type="spellEnd"/>
        <w:r w:rsidRPr="01B0DBFA">
          <w:rPr>
            <w:rFonts w:ascii="Arial" w:eastAsia="Arial" w:hAnsi="Arial" w:cs="Arial"/>
          </w:rPr>
          <w:t xml:space="preserve"> é um arquivo de textos com os pacotes que serão usados no projeto. Antes de instalar os pacotes é uma boa prática criar um ambiente virtual para isolar esses pacotes com o resto do </w:t>
        </w:r>
        <w:proofErr w:type="spellStart"/>
        <w:r w:rsidRPr="01B0DBFA">
          <w:rPr>
            <w:rFonts w:ascii="Arial" w:eastAsia="Arial" w:hAnsi="Arial" w:cs="Arial"/>
          </w:rPr>
          <w:t>python</w:t>
        </w:r>
        <w:proofErr w:type="spellEnd"/>
        <w:r w:rsidRPr="01B0DBFA">
          <w:rPr>
            <w:rFonts w:ascii="Arial" w:eastAsia="Arial" w:hAnsi="Arial" w:cs="Arial"/>
          </w:rPr>
          <w:t xml:space="preserve"> do seu sistema. Para criar o ambiente virtual no seu sistema, navegue até o diretório </w:t>
        </w:r>
        <w:proofErr w:type="spellStart"/>
        <w:r w:rsidRPr="01B0DBFA">
          <w:rPr>
            <w:rFonts w:ascii="Arial" w:eastAsia="Arial" w:hAnsi="Arial" w:cs="Arial"/>
          </w:rPr>
          <w:t>backend</w:t>
        </w:r>
        <w:proofErr w:type="spellEnd"/>
        <w:r w:rsidRPr="01B0DBFA">
          <w:rPr>
            <w:rFonts w:ascii="Arial" w:eastAsia="Arial" w:hAnsi="Arial" w:cs="Arial"/>
          </w:rPr>
          <w:t xml:space="preserve"> do projeto: </w:t>
        </w:r>
      </w:ins>
    </w:p>
    <w:p w14:paraId="2B756A6A" w14:textId="593656AF" w:rsidR="5FFEF380" w:rsidRPr="00E47886" w:rsidRDefault="5FFEF380">
      <w:pPr>
        <w:spacing w:after="0" w:line="360" w:lineRule="auto"/>
        <w:jc w:val="both"/>
        <w:rPr>
          <w:ins w:id="243" w:author="YASMIN CANTANHEDE SANTOS" w:date="2025-06-29T20:39:00Z"/>
          <w:rFonts w:ascii="Arial" w:eastAsia="Arial" w:hAnsi="Arial" w:cs="Arial"/>
          <w:lang w:val="en-US"/>
          <w:rPrChange w:id="244" w:author="RAYLAN BRUNO SANTANA CARVALHO" w:date="2025-06-30T22:24:00Z">
            <w:rPr>
              <w:ins w:id="245" w:author="YASMIN CANTANHEDE SANTOS" w:date="2025-06-29T20:39:00Z"/>
              <w:rFonts w:ascii="Arial" w:eastAsia="Arial" w:hAnsi="Arial" w:cs="Arial"/>
            </w:rPr>
          </w:rPrChange>
        </w:rPr>
        <w:pPrChange w:id="246" w:author="YASMIN CANTANHEDE SANTOS" w:date="2025-06-29T20:46:00Z">
          <w:pPr>
            <w:spacing w:after="0"/>
            <w:jc w:val="both"/>
          </w:pPr>
        </w:pPrChange>
      </w:pPr>
      <w:proofErr w:type="gramStart"/>
      <w:ins w:id="247" w:author="YASMIN CANTANHEDE SANTOS" w:date="2025-06-29T20:39:00Z">
        <w:r w:rsidRPr="00E47886">
          <w:rPr>
            <w:rFonts w:ascii="Arial" w:eastAsia="Arial" w:hAnsi="Arial" w:cs="Arial"/>
            <w:lang w:val="en-US"/>
            <w:rPrChange w:id="248" w:author="RAYLAN BRUNO SANTANA CARVALHO" w:date="2025-06-30T22:24:00Z">
              <w:rPr>
                <w:rFonts w:ascii="Arial" w:eastAsia="Arial" w:hAnsi="Arial" w:cs="Arial"/>
              </w:rPr>
            </w:rPrChange>
          </w:rPr>
          <w:t>cd</w:t>
        </w:r>
        <w:proofErr w:type="gramEnd"/>
        <w:r w:rsidRPr="00E47886">
          <w:rPr>
            <w:rFonts w:ascii="Arial" w:eastAsia="Arial" w:hAnsi="Arial" w:cs="Arial"/>
            <w:lang w:val="en-US"/>
            <w:rPrChange w:id="249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 </w:t>
        </w:r>
        <w:proofErr w:type="spellStart"/>
        <w:r w:rsidRPr="00E47886">
          <w:rPr>
            <w:rFonts w:ascii="Arial" w:eastAsia="Arial" w:hAnsi="Arial" w:cs="Arial"/>
            <w:lang w:val="en-US"/>
            <w:rPrChange w:id="250" w:author="RAYLAN BRUNO SANTANA CARVALHO" w:date="2025-06-30T22:24:00Z">
              <w:rPr>
                <w:rFonts w:ascii="Arial" w:eastAsia="Arial" w:hAnsi="Arial" w:cs="Arial"/>
              </w:rPr>
            </w:rPrChange>
          </w:rPr>
          <w:t>codigo</w:t>
        </w:r>
        <w:proofErr w:type="spellEnd"/>
        <w:r w:rsidRPr="00E47886">
          <w:rPr>
            <w:rFonts w:ascii="Arial" w:eastAsia="Arial" w:hAnsi="Arial" w:cs="Arial"/>
            <w:lang w:val="en-US"/>
            <w:rPrChange w:id="251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/backend </w:t>
        </w:r>
      </w:ins>
    </w:p>
    <w:p w14:paraId="429A0FB7" w14:textId="061A748E" w:rsidR="5FFEF380" w:rsidRPr="00E47886" w:rsidRDefault="5FFEF380">
      <w:pPr>
        <w:spacing w:after="0" w:line="360" w:lineRule="auto"/>
        <w:jc w:val="both"/>
        <w:rPr>
          <w:ins w:id="252" w:author="YASMIN CANTANHEDE SANTOS" w:date="2025-06-29T20:46:00Z"/>
          <w:rFonts w:ascii="Arial" w:eastAsia="Arial" w:hAnsi="Arial" w:cs="Arial"/>
          <w:lang w:val="en-US"/>
          <w:rPrChange w:id="253" w:author="RAYLAN BRUNO SANTANA CARVALHO" w:date="2025-06-30T22:24:00Z">
            <w:rPr>
              <w:ins w:id="254" w:author="YASMIN CANTANHEDE SANTOS" w:date="2025-06-29T20:46:00Z"/>
              <w:rFonts w:ascii="Arial" w:eastAsia="Arial" w:hAnsi="Arial" w:cs="Arial"/>
            </w:rPr>
          </w:rPrChange>
        </w:rPr>
        <w:pPrChange w:id="255" w:author="YASMIN CANTANHEDE SANTOS" w:date="2025-06-29T20:46:00Z">
          <w:pPr>
            <w:spacing w:after="0"/>
            <w:jc w:val="both"/>
          </w:pPr>
        </w:pPrChange>
      </w:pPr>
      <w:ins w:id="256" w:author="YASMIN CANTANHEDE SANTOS" w:date="2025-06-29T20:39:00Z">
        <w:r w:rsidRPr="00E47886">
          <w:rPr>
            <w:rFonts w:ascii="Arial" w:eastAsia="Arial" w:hAnsi="Arial" w:cs="Arial"/>
            <w:lang w:val="en-US"/>
            <w:rPrChange w:id="257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No </w:t>
        </w:r>
        <w:proofErr w:type="spellStart"/>
        <w:r w:rsidRPr="00E47886">
          <w:rPr>
            <w:rFonts w:ascii="Arial" w:eastAsia="Arial" w:hAnsi="Arial" w:cs="Arial"/>
            <w:lang w:val="en-US"/>
            <w:rPrChange w:id="258" w:author="RAYLAN BRUNO SANTANA CARVALHO" w:date="2025-06-30T22:24:00Z">
              <w:rPr>
                <w:rFonts w:ascii="Arial" w:eastAsia="Arial" w:hAnsi="Arial" w:cs="Arial"/>
              </w:rPr>
            </w:rPrChange>
          </w:rPr>
          <w:t>linux</w:t>
        </w:r>
        <w:proofErr w:type="spellEnd"/>
        <w:r w:rsidRPr="00E47886">
          <w:rPr>
            <w:rFonts w:ascii="Arial" w:eastAsia="Arial" w:hAnsi="Arial" w:cs="Arial"/>
            <w:lang w:val="en-US"/>
            <w:rPrChange w:id="259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 rode: </w:t>
        </w:r>
      </w:ins>
    </w:p>
    <w:p w14:paraId="0DDB75F1" w14:textId="3FC8F8B2" w:rsidR="5FFEF380" w:rsidRPr="00E47886" w:rsidRDefault="5FFEF380" w:rsidP="01B0DBFA">
      <w:pPr>
        <w:spacing w:after="0" w:line="360" w:lineRule="auto"/>
        <w:jc w:val="both"/>
        <w:rPr>
          <w:ins w:id="260" w:author="YASMIN CANTANHEDE SANTOS" w:date="2025-06-29T20:47:00Z"/>
          <w:rFonts w:ascii="Arial" w:eastAsia="Arial" w:hAnsi="Arial" w:cs="Arial"/>
          <w:lang w:val="en-US"/>
          <w:rPrChange w:id="261" w:author="RAYLAN BRUNO SANTANA CARVALHO" w:date="2025-06-30T22:24:00Z">
            <w:rPr>
              <w:ins w:id="262" w:author="YASMIN CANTANHEDE SANTOS" w:date="2025-06-29T20:47:00Z"/>
              <w:rFonts w:ascii="Arial" w:eastAsia="Arial" w:hAnsi="Arial" w:cs="Arial"/>
            </w:rPr>
          </w:rPrChange>
        </w:rPr>
      </w:pPr>
      <w:ins w:id="263" w:author="YASMIN CANTANHEDE SANTOS" w:date="2025-06-29T20:39:00Z">
        <w:r w:rsidRPr="00E47886">
          <w:rPr>
            <w:rFonts w:ascii="Arial" w:eastAsia="Arial" w:hAnsi="Arial" w:cs="Arial"/>
            <w:lang w:val="en-US"/>
            <w:rPrChange w:id="264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python3 -m </w:t>
        </w:r>
        <w:proofErr w:type="spellStart"/>
        <w:r w:rsidRPr="00E47886">
          <w:rPr>
            <w:rFonts w:ascii="Arial" w:eastAsia="Arial" w:hAnsi="Arial" w:cs="Arial"/>
            <w:lang w:val="en-US"/>
            <w:rPrChange w:id="265" w:author="RAYLAN BRUNO SANTANA CARVALHO" w:date="2025-06-30T22:24:00Z">
              <w:rPr>
                <w:rFonts w:ascii="Arial" w:eastAsia="Arial" w:hAnsi="Arial" w:cs="Arial"/>
              </w:rPr>
            </w:rPrChange>
          </w:rPr>
          <w:t>venv</w:t>
        </w:r>
        <w:proofErr w:type="spellEnd"/>
        <w:r w:rsidRPr="00E47886">
          <w:rPr>
            <w:rFonts w:ascii="Arial" w:eastAsia="Arial" w:hAnsi="Arial" w:cs="Arial"/>
            <w:lang w:val="en-US"/>
            <w:rPrChange w:id="266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 .</w:t>
        </w:r>
        <w:proofErr w:type="spellStart"/>
        <w:r w:rsidRPr="00E47886">
          <w:rPr>
            <w:rFonts w:ascii="Arial" w:eastAsia="Arial" w:hAnsi="Arial" w:cs="Arial"/>
            <w:lang w:val="en-US"/>
            <w:rPrChange w:id="267" w:author="RAYLAN BRUNO SANTANA CARVALHO" w:date="2025-06-30T22:24:00Z">
              <w:rPr>
                <w:rFonts w:ascii="Arial" w:eastAsia="Arial" w:hAnsi="Arial" w:cs="Arial"/>
              </w:rPr>
            </w:rPrChange>
          </w:rPr>
          <w:t>venv</w:t>
        </w:r>
        <w:proofErr w:type="spellEnd"/>
        <w:r w:rsidRPr="00E47886">
          <w:rPr>
            <w:rFonts w:ascii="Arial" w:eastAsia="Arial" w:hAnsi="Arial" w:cs="Arial"/>
            <w:lang w:val="en-US"/>
            <w:rPrChange w:id="268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 </w:t>
        </w:r>
      </w:ins>
    </w:p>
    <w:p w14:paraId="6CBD73DD" w14:textId="6ADAAC8E" w:rsidR="5FFEF380" w:rsidRPr="00E47886" w:rsidRDefault="5FFEF380" w:rsidP="01B0DBFA">
      <w:pPr>
        <w:spacing w:after="0" w:line="360" w:lineRule="auto"/>
        <w:jc w:val="both"/>
        <w:rPr>
          <w:ins w:id="269" w:author="YASMIN CANTANHEDE SANTOS" w:date="2025-06-29T20:40:00Z"/>
          <w:rFonts w:ascii="Arial" w:eastAsia="Arial" w:hAnsi="Arial" w:cs="Arial"/>
          <w:lang w:val="en-US"/>
          <w:rPrChange w:id="270" w:author="RAYLAN BRUNO SANTANA CARVALHO" w:date="2025-06-30T22:24:00Z">
            <w:rPr>
              <w:ins w:id="271" w:author="YASMIN CANTANHEDE SANTOS" w:date="2025-06-29T20:40:00Z"/>
              <w:rFonts w:ascii="Arial" w:eastAsia="Arial" w:hAnsi="Arial" w:cs="Arial"/>
            </w:rPr>
          </w:rPrChange>
        </w:rPr>
      </w:pPr>
      <w:proofErr w:type="gramStart"/>
      <w:ins w:id="272" w:author="YASMIN CANTANHEDE SANTOS" w:date="2025-06-29T20:39:00Z">
        <w:r w:rsidRPr="00E47886">
          <w:rPr>
            <w:rFonts w:ascii="Arial" w:eastAsia="Arial" w:hAnsi="Arial" w:cs="Arial"/>
            <w:lang w:val="en-US"/>
            <w:rPrChange w:id="273" w:author="RAYLAN BRUNO SANTANA CARVALHO" w:date="2025-06-30T22:24:00Z">
              <w:rPr>
                <w:rFonts w:ascii="Arial" w:eastAsia="Arial" w:hAnsi="Arial" w:cs="Arial"/>
              </w:rPr>
            </w:rPrChange>
          </w:rPr>
          <w:t>source</w:t>
        </w:r>
        <w:proofErr w:type="gramEnd"/>
        <w:r w:rsidRPr="00E47886">
          <w:rPr>
            <w:rFonts w:ascii="Arial" w:eastAsia="Arial" w:hAnsi="Arial" w:cs="Arial"/>
            <w:lang w:val="en-US"/>
            <w:rPrChange w:id="274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 .</w:t>
        </w:r>
        <w:proofErr w:type="spellStart"/>
        <w:r w:rsidRPr="00E47886">
          <w:rPr>
            <w:rFonts w:ascii="Arial" w:eastAsia="Arial" w:hAnsi="Arial" w:cs="Arial"/>
            <w:lang w:val="en-US"/>
            <w:rPrChange w:id="275" w:author="RAYLAN BRUNO SANTANA CARVALHO" w:date="2025-06-30T22:24:00Z">
              <w:rPr>
                <w:rFonts w:ascii="Arial" w:eastAsia="Arial" w:hAnsi="Arial" w:cs="Arial"/>
              </w:rPr>
            </w:rPrChange>
          </w:rPr>
          <w:t>venv</w:t>
        </w:r>
        <w:proofErr w:type="spellEnd"/>
        <w:r w:rsidRPr="00E47886">
          <w:rPr>
            <w:rFonts w:ascii="Arial" w:eastAsia="Arial" w:hAnsi="Arial" w:cs="Arial"/>
            <w:lang w:val="en-US"/>
            <w:rPrChange w:id="276" w:author="RAYLAN BRUNO SANTANA CARVALHO" w:date="2025-06-30T22:24:00Z">
              <w:rPr>
                <w:rFonts w:ascii="Arial" w:eastAsia="Arial" w:hAnsi="Arial" w:cs="Arial"/>
              </w:rPr>
            </w:rPrChange>
          </w:rPr>
          <w:t>/bin/</w:t>
        </w:r>
        <w:proofErr w:type="spellStart"/>
        <w:r w:rsidRPr="00E47886">
          <w:rPr>
            <w:rFonts w:ascii="Arial" w:eastAsia="Arial" w:hAnsi="Arial" w:cs="Arial"/>
            <w:lang w:val="en-US"/>
            <w:rPrChange w:id="277" w:author="RAYLAN BRUNO SANTANA CARVALHO" w:date="2025-06-30T22:24:00Z">
              <w:rPr>
                <w:rFonts w:ascii="Arial" w:eastAsia="Arial" w:hAnsi="Arial" w:cs="Arial"/>
              </w:rPr>
            </w:rPrChange>
          </w:rPr>
          <w:t>acitvate</w:t>
        </w:r>
        <w:proofErr w:type="spellEnd"/>
        <w:r w:rsidRPr="00E47886">
          <w:rPr>
            <w:rFonts w:ascii="Arial" w:eastAsia="Arial" w:hAnsi="Arial" w:cs="Arial"/>
            <w:lang w:val="en-US"/>
            <w:rPrChange w:id="278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 </w:t>
        </w:r>
      </w:ins>
    </w:p>
    <w:p w14:paraId="1212CE31" w14:textId="31E2D06A" w:rsidR="5FFEF380" w:rsidRPr="00E47886" w:rsidRDefault="5FFEF380">
      <w:pPr>
        <w:spacing w:after="0" w:line="360" w:lineRule="auto"/>
        <w:jc w:val="both"/>
        <w:rPr>
          <w:ins w:id="279" w:author="YASMIN CANTANHEDE SANTOS" w:date="2025-06-29T20:47:00Z"/>
          <w:rFonts w:ascii="Arial" w:eastAsia="Arial" w:hAnsi="Arial" w:cs="Arial"/>
          <w:lang w:val="en-US"/>
          <w:rPrChange w:id="280" w:author="RAYLAN BRUNO SANTANA CARVALHO" w:date="2025-06-30T22:24:00Z">
            <w:rPr>
              <w:ins w:id="281" w:author="YASMIN CANTANHEDE SANTOS" w:date="2025-06-29T20:47:00Z"/>
              <w:rFonts w:ascii="Arial" w:eastAsia="Arial" w:hAnsi="Arial" w:cs="Arial"/>
            </w:rPr>
          </w:rPrChange>
        </w:rPr>
        <w:pPrChange w:id="282" w:author="YASMIN CANTANHEDE SANTOS" w:date="2025-06-29T20:46:00Z">
          <w:pPr>
            <w:spacing w:after="0"/>
            <w:jc w:val="both"/>
          </w:pPr>
        </w:pPrChange>
      </w:pPr>
      <w:ins w:id="283" w:author="YASMIN CANTANHEDE SANTOS" w:date="2025-06-29T20:39:00Z">
        <w:r w:rsidRPr="00E47886">
          <w:rPr>
            <w:rFonts w:ascii="Arial" w:eastAsia="Arial" w:hAnsi="Arial" w:cs="Arial"/>
            <w:lang w:val="en-US"/>
            <w:rPrChange w:id="284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No windows rode: </w:t>
        </w:r>
      </w:ins>
    </w:p>
    <w:p w14:paraId="1D45C8E9" w14:textId="174C6457" w:rsidR="5FFEF380" w:rsidRPr="00E47886" w:rsidRDefault="5FFEF380" w:rsidP="01B0DBFA">
      <w:pPr>
        <w:spacing w:after="0" w:line="360" w:lineRule="auto"/>
        <w:jc w:val="both"/>
        <w:rPr>
          <w:ins w:id="285" w:author="YASMIN CANTANHEDE SANTOS" w:date="2025-06-29T20:40:00Z"/>
          <w:rFonts w:ascii="Arial" w:eastAsia="Arial" w:hAnsi="Arial" w:cs="Arial"/>
          <w:lang w:val="en-US"/>
          <w:rPrChange w:id="286" w:author="RAYLAN BRUNO SANTANA CARVALHO" w:date="2025-06-30T22:24:00Z">
            <w:rPr>
              <w:ins w:id="287" w:author="YASMIN CANTANHEDE SANTOS" w:date="2025-06-29T20:40:00Z"/>
              <w:rFonts w:ascii="Arial" w:eastAsia="Arial" w:hAnsi="Arial" w:cs="Arial"/>
            </w:rPr>
          </w:rPrChange>
        </w:rPr>
      </w:pPr>
      <w:proofErr w:type="spellStart"/>
      <w:proofErr w:type="gramStart"/>
      <w:ins w:id="288" w:author="YASMIN CANTANHEDE SANTOS" w:date="2025-06-29T20:39:00Z">
        <w:r w:rsidRPr="00E47886">
          <w:rPr>
            <w:rFonts w:ascii="Arial" w:eastAsia="Arial" w:hAnsi="Arial" w:cs="Arial"/>
            <w:lang w:val="en-US"/>
            <w:rPrChange w:id="289" w:author="RAYLAN BRUNO SANTANA CARVALHO" w:date="2025-06-30T22:24:00Z">
              <w:rPr>
                <w:rFonts w:ascii="Arial" w:eastAsia="Arial" w:hAnsi="Arial" w:cs="Arial"/>
              </w:rPr>
            </w:rPrChange>
          </w:rPr>
          <w:t>py</w:t>
        </w:r>
        <w:proofErr w:type="spellEnd"/>
        <w:proofErr w:type="gramEnd"/>
        <w:r w:rsidRPr="00E47886">
          <w:rPr>
            <w:rFonts w:ascii="Arial" w:eastAsia="Arial" w:hAnsi="Arial" w:cs="Arial"/>
            <w:lang w:val="en-US"/>
            <w:rPrChange w:id="290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 -3 -m </w:t>
        </w:r>
        <w:proofErr w:type="spellStart"/>
        <w:r w:rsidRPr="00E47886">
          <w:rPr>
            <w:rFonts w:ascii="Arial" w:eastAsia="Arial" w:hAnsi="Arial" w:cs="Arial"/>
            <w:lang w:val="en-US"/>
            <w:rPrChange w:id="291" w:author="RAYLAN BRUNO SANTANA CARVALHO" w:date="2025-06-30T22:24:00Z">
              <w:rPr>
                <w:rFonts w:ascii="Arial" w:eastAsia="Arial" w:hAnsi="Arial" w:cs="Arial"/>
              </w:rPr>
            </w:rPrChange>
          </w:rPr>
          <w:t>venv</w:t>
        </w:r>
        <w:proofErr w:type="spellEnd"/>
        <w:r w:rsidRPr="00E47886">
          <w:rPr>
            <w:rFonts w:ascii="Arial" w:eastAsia="Arial" w:hAnsi="Arial" w:cs="Arial"/>
            <w:lang w:val="en-US"/>
            <w:rPrChange w:id="292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 .</w:t>
        </w:r>
        <w:proofErr w:type="spellStart"/>
        <w:r w:rsidRPr="00E47886">
          <w:rPr>
            <w:rFonts w:ascii="Arial" w:eastAsia="Arial" w:hAnsi="Arial" w:cs="Arial"/>
            <w:lang w:val="en-US"/>
            <w:rPrChange w:id="293" w:author="RAYLAN BRUNO SANTANA CARVALHO" w:date="2025-06-30T22:24:00Z">
              <w:rPr>
                <w:rFonts w:ascii="Arial" w:eastAsia="Arial" w:hAnsi="Arial" w:cs="Arial"/>
              </w:rPr>
            </w:rPrChange>
          </w:rPr>
          <w:t>venv</w:t>
        </w:r>
        <w:proofErr w:type="spellEnd"/>
        <w:r w:rsidRPr="00E47886">
          <w:rPr>
            <w:rFonts w:ascii="Arial" w:eastAsia="Arial" w:hAnsi="Arial" w:cs="Arial"/>
            <w:lang w:val="en-US"/>
            <w:rPrChange w:id="294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 </w:t>
        </w:r>
      </w:ins>
    </w:p>
    <w:p w14:paraId="252CA285" w14:textId="548F0B3F" w:rsidR="5FFEF380" w:rsidRPr="00E47886" w:rsidRDefault="5FFEF380">
      <w:pPr>
        <w:spacing w:after="0" w:line="360" w:lineRule="auto"/>
        <w:jc w:val="both"/>
        <w:rPr>
          <w:ins w:id="295" w:author="YASMIN CANTANHEDE SANTOS" w:date="2025-06-29T20:40:00Z"/>
          <w:rFonts w:ascii="Arial" w:eastAsia="Arial" w:hAnsi="Arial" w:cs="Arial"/>
          <w:lang w:val="en-US"/>
          <w:rPrChange w:id="296" w:author="RAYLAN BRUNO SANTANA CARVALHO" w:date="2025-06-30T22:24:00Z">
            <w:rPr>
              <w:ins w:id="297" w:author="YASMIN CANTANHEDE SANTOS" w:date="2025-06-29T20:40:00Z"/>
              <w:rFonts w:ascii="Arial" w:eastAsia="Arial" w:hAnsi="Arial" w:cs="Arial"/>
            </w:rPr>
          </w:rPrChange>
        </w:rPr>
        <w:pPrChange w:id="298" w:author="YASMIN CANTANHEDE SANTOS" w:date="2025-06-29T20:46:00Z">
          <w:pPr>
            <w:spacing w:after="0"/>
            <w:jc w:val="both"/>
          </w:pPr>
        </w:pPrChange>
      </w:pPr>
      <w:ins w:id="299" w:author="YASMIN CANTANHEDE SANTOS" w:date="2025-06-29T20:39:00Z">
        <w:r w:rsidRPr="00E47886">
          <w:rPr>
            <w:rFonts w:ascii="Arial" w:eastAsia="Arial" w:hAnsi="Arial" w:cs="Arial"/>
            <w:lang w:val="en-US"/>
            <w:rPrChange w:id="300" w:author="RAYLAN BRUNO SANTANA CARVALHO" w:date="2025-06-30T22:24:00Z">
              <w:rPr>
                <w:rFonts w:ascii="Arial" w:eastAsia="Arial" w:hAnsi="Arial" w:cs="Arial"/>
              </w:rPr>
            </w:rPrChange>
          </w:rPr>
          <w:t>.\.</w:t>
        </w:r>
        <w:proofErr w:type="spellStart"/>
        <w:r w:rsidRPr="00E47886">
          <w:rPr>
            <w:rFonts w:ascii="Arial" w:eastAsia="Arial" w:hAnsi="Arial" w:cs="Arial"/>
            <w:lang w:val="en-US"/>
            <w:rPrChange w:id="301" w:author="RAYLAN BRUNO SANTANA CARVALHO" w:date="2025-06-30T22:24:00Z">
              <w:rPr>
                <w:rFonts w:ascii="Arial" w:eastAsia="Arial" w:hAnsi="Arial" w:cs="Arial"/>
              </w:rPr>
            </w:rPrChange>
          </w:rPr>
          <w:t>venv</w:t>
        </w:r>
        <w:proofErr w:type="spellEnd"/>
        <w:r w:rsidRPr="00E47886">
          <w:rPr>
            <w:rFonts w:ascii="Arial" w:eastAsia="Arial" w:hAnsi="Arial" w:cs="Arial"/>
            <w:lang w:val="en-US"/>
            <w:rPrChange w:id="302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\Scripts\activate </w:t>
        </w:r>
      </w:ins>
    </w:p>
    <w:p w14:paraId="7A384A03" w14:textId="587AD781" w:rsidR="5FFEF380" w:rsidRDefault="5FFEF380">
      <w:pPr>
        <w:spacing w:after="0" w:line="360" w:lineRule="auto"/>
        <w:jc w:val="both"/>
        <w:rPr>
          <w:ins w:id="303" w:author="YASMIN CANTANHEDE SANTOS" w:date="2025-06-29T20:41:00Z"/>
          <w:rFonts w:ascii="Arial" w:eastAsia="Arial" w:hAnsi="Arial" w:cs="Arial"/>
        </w:rPr>
        <w:pPrChange w:id="304" w:author="YASMIN CANTANHEDE SANTOS" w:date="2025-06-29T20:46:00Z">
          <w:pPr>
            <w:spacing w:after="0"/>
            <w:jc w:val="both"/>
          </w:pPr>
        </w:pPrChange>
      </w:pPr>
      <w:ins w:id="305" w:author="YASMIN CANTANHEDE SANTOS" w:date="2025-06-29T20:39:00Z">
        <w:r w:rsidRPr="01B0DBFA">
          <w:rPr>
            <w:rFonts w:ascii="Arial" w:eastAsia="Arial" w:hAnsi="Arial" w:cs="Arial"/>
          </w:rPr>
          <w:lastRenderedPageBreak/>
          <w:t xml:space="preserve">Seguindo esse tutorial, uma pasta </w:t>
        </w:r>
        <w:proofErr w:type="gramStart"/>
        <w:r w:rsidRPr="01B0DBFA">
          <w:rPr>
            <w:rFonts w:ascii="Arial" w:eastAsia="Arial" w:hAnsi="Arial" w:cs="Arial"/>
          </w:rPr>
          <w:t>chamada .</w:t>
        </w:r>
        <w:proofErr w:type="spellStart"/>
        <w:r w:rsidRPr="01B0DBFA">
          <w:rPr>
            <w:rFonts w:ascii="Arial" w:eastAsia="Arial" w:hAnsi="Arial" w:cs="Arial"/>
          </w:rPr>
          <w:t>venv</w:t>
        </w:r>
        <w:proofErr w:type="spellEnd"/>
        <w:proofErr w:type="gramEnd"/>
        <w:r w:rsidRPr="01B0DBFA">
          <w:rPr>
            <w:rFonts w:ascii="Arial" w:eastAsia="Arial" w:hAnsi="Arial" w:cs="Arial"/>
          </w:rPr>
          <w:t xml:space="preserve"> irá aparecer no projeto. Ainda na pasta </w:t>
        </w:r>
        <w:proofErr w:type="spellStart"/>
        <w:r w:rsidRPr="01B0DBFA">
          <w:rPr>
            <w:rFonts w:ascii="Arial" w:eastAsia="Arial" w:hAnsi="Arial" w:cs="Arial"/>
          </w:rPr>
          <w:t>backend</w:t>
        </w:r>
        <w:proofErr w:type="spellEnd"/>
        <w:r w:rsidRPr="01B0DBFA">
          <w:rPr>
            <w:rFonts w:ascii="Arial" w:eastAsia="Arial" w:hAnsi="Arial" w:cs="Arial"/>
          </w:rPr>
          <w:t xml:space="preserve"> rode: </w:t>
        </w:r>
      </w:ins>
    </w:p>
    <w:p w14:paraId="56C51E46" w14:textId="62E58EB5" w:rsidR="5FFEF380" w:rsidRDefault="5FFEF380">
      <w:pPr>
        <w:spacing w:after="0" w:line="360" w:lineRule="auto"/>
        <w:jc w:val="both"/>
        <w:rPr>
          <w:ins w:id="306" w:author="YASMIN CANTANHEDE SANTOS" w:date="2025-06-29T20:47:00Z"/>
          <w:rFonts w:ascii="Arial" w:eastAsia="Arial" w:hAnsi="Arial" w:cs="Arial"/>
        </w:rPr>
        <w:pPrChange w:id="307" w:author="YASMIN CANTANHEDE SANTOS" w:date="2025-06-29T20:46:00Z">
          <w:pPr>
            <w:spacing w:after="0"/>
            <w:jc w:val="both"/>
          </w:pPr>
        </w:pPrChange>
      </w:pPr>
      <w:proofErr w:type="spellStart"/>
      <w:proofErr w:type="gramStart"/>
      <w:ins w:id="308" w:author="YASMIN CANTANHEDE SANTOS" w:date="2025-06-29T20:39:00Z">
        <w:r w:rsidRPr="01B0DBFA">
          <w:rPr>
            <w:rFonts w:ascii="Arial" w:eastAsia="Arial" w:hAnsi="Arial" w:cs="Arial"/>
          </w:rPr>
          <w:t>pip</w:t>
        </w:r>
        <w:proofErr w:type="spellEnd"/>
        <w:proofErr w:type="gramEnd"/>
        <w:r w:rsidRPr="01B0DBFA">
          <w:rPr>
            <w:rFonts w:ascii="Arial" w:eastAsia="Arial" w:hAnsi="Arial" w:cs="Arial"/>
          </w:rPr>
          <w:t xml:space="preserve"> </w:t>
        </w:r>
        <w:proofErr w:type="spellStart"/>
        <w:r w:rsidRPr="01B0DBFA">
          <w:rPr>
            <w:rFonts w:ascii="Arial" w:eastAsia="Arial" w:hAnsi="Arial" w:cs="Arial"/>
          </w:rPr>
          <w:t>install</w:t>
        </w:r>
        <w:proofErr w:type="spellEnd"/>
        <w:r w:rsidRPr="01B0DBFA">
          <w:rPr>
            <w:rFonts w:ascii="Arial" w:eastAsia="Arial" w:hAnsi="Arial" w:cs="Arial"/>
          </w:rPr>
          <w:t xml:space="preserve"> -r requirements.txt</w:t>
        </w:r>
      </w:ins>
    </w:p>
    <w:p w14:paraId="145CBCE2" w14:textId="4C60B73E" w:rsidR="01B0DBFA" w:rsidRDefault="01B0DBFA" w:rsidP="01B0DBFA">
      <w:pPr>
        <w:spacing w:after="0" w:line="360" w:lineRule="auto"/>
        <w:jc w:val="both"/>
        <w:rPr>
          <w:ins w:id="309" w:author="RAYLAN BRUNO SANTANA CARVALHO" w:date="2025-06-29T18:03:00Z"/>
          <w:rFonts w:ascii="Arial" w:eastAsia="Arial" w:hAnsi="Arial" w:cs="Arial"/>
        </w:rPr>
      </w:pPr>
    </w:p>
    <w:p w14:paraId="282AA112" w14:textId="2FCEE6F6" w:rsidR="1A5A7960" w:rsidRDefault="1A5A7960" w:rsidP="01B0DBFA">
      <w:pPr>
        <w:spacing w:after="0"/>
        <w:jc w:val="both"/>
        <w:rPr>
          <w:ins w:id="310" w:author="VIRGINIA MARIA MONDEGO FERREIRA" w:date="2025-06-29T20:25:00Z"/>
          <w:rFonts w:ascii="Arial" w:eastAsia="Arial" w:hAnsi="Arial" w:cs="Arial"/>
          <w:b/>
          <w:bCs/>
          <w:rPrChange w:id="311" w:author="KAUAN GUILHERME ALVES PINHEIRO SANTOS" w:date="2025-07-01T00:38:00Z">
            <w:rPr>
              <w:ins w:id="312" w:author="VIRGINIA MARIA MONDEGO FERREIRA" w:date="2025-06-29T20:25:00Z"/>
              <w:rFonts w:ascii="Arial" w:eastAsia="Arial" w:hAnsi="Arial" w:cs="Arial"/>
            </w:rPr>
          </w:rPrChange>
        </w:rPr>
      </w:pPr>
      <w:ins w:id="313" w:author="RAYLAN BRUNO SANTANA CARVALHO" w:date="2025-06-29T18:03:00Z">
        <w:r w:rsidRPr="01B0DBFA">
          <w:rPr>
            <w:rFonts w:ascii="Arial" w:eastAsia="Arial" w:hAnsi="Arial" w:cs="Arial"/>
            <w:b/>
            <w:bCs/>
            <w:rPrChange w:id="314" w:author="KAUAN GUILHERME ALVES PINHEIRO SANTOS" w:date="2025-07-01T00:38:00Z">
              <w:rPr>
                <w:rFonts w:ascii="Arial" w:eastAsia="Arial" w:hAnsi="Arial" w:cs="Arial"/>
              </w:rPr>
            </w:rPrChange>
          </w:rPr>
          <w:t xml:space="preserve">4 </w:t>
        </w:r>
      </w:ins>
      <w:ins w:id="315" w:author="RAYLAN BRUNO SANTANA CARVALHO" w:date="2025-06-29T18:04:00Z">
        <w:r w:rsidRPr="01B0DBFA">
          <w:rPr>
            <w:rFonts w:ascii="Arial" w:eastAsia="Arial" w:hAnsi="Arial" w:cs="Arial"/>
            <w:b/>
            <w:bCs/>
            <w:rPrChange w:id="316" w:author="KAUAN GUILHERME ALVES PINHEIRO SANTOS" w:date="2025-07-01T00:38:00Z">
              <w:rPr>
                <w:rFonts w:ascii="Arial" w:eastAsia="Arial" w:hAnsi="Arial" w:cs="Arial"/>
              </w:rPr>
            </w:rPrChange>
          </w:rPr>
          <w:t>CONFIGURAR CHAVES DE API</w:t>
        </w:r>
      </w:ins>
    </w:p>
    <w:p w14:paraId="4A2C59E0" w14:textId="3B9F7BDC" w:rsidR="01B0DBFA" w:rsidRDefault="01B0DBFA" w:rsidP="01B0DBFA">
      <w:pPr>
        <w:spacing w:after="0"/>
        <w:jc w:val="both"/>
        <w:rPr>
          <w:ins w:id="317" w:author="VIRGINIA MARIA MONDEGO FERREIRA" w:date="2025-06-29T20:25:00Z"/>
          <w:rFonts w:ascii="Arial" w:eastAsia="Arial" w:hAnsi="Arial" w:cs="Arial"/>
        </w:rPr>
      </w:pPr>
    </w:p>
    <w:p w14:paraId="054EB062" w14:textId="11BAF637" w:rsidR="50FFD80A" w:rsidRDefault="50FFD80A" w:rsidP="01B0DBFA">
      <w:pPr>
        <w:spacing w:after="0"/>
        <w:jc w:val="both"/>
        <w:rPr>
          <w:ins w:id="318" w:author="VIRGINIA MARIA MONDEGO FERREIRA" w:date="2025-06-29T20:48:00Z"/>
          <w:rFonts w:ascii="Arial" w:eastAsia="Arial" w:hAnsi="Arial" w:cs="Arial"/>
        </w:rPr>
      </w:pPr>
      <w:ins w:id="319" w:author="VIRGINIA MARIA MONDEGO FERREIRA" w:date="2025-06-29T20:25:00Z">
        <w:r>
          <w:tab/>
        </w:r>
        <w:r w:rsidRPr="01B0DBFA">
          <w:rPr>
            <w:rFonts w:ascii="Arial" w:eastAsia="Arial" w:hAnsi="Arial" w:cs="Arial"/>
          </w:rPr>
          <w:t xml:space="preserve">Uma chave de API é um código secreto que funciona como uma senha para acessar </w:t>
        </w:r>
      </w:ins>
      <w:ins w:id="320" w:author="VIRGINIA MARIA MONDEGO FERREIRA" w:date="2025-06-29T20:26:00Z">
        <w:r w:rsidRPr="01B0DBFA">
          <w:rPr>
            <w:rFonts w:ascii="Arial" w:eastAsia="Arial" w:hAnsi="Arial" w:cs="Arial"/>
          </w:rPr>
          <w:t xml:space="preserve">serviços e recursos de uma API. Quando você usa uma API (exemplo: </w:t>
        </w:r>
        <w:proofErr w:type="spellStart"/>
        <w:r w:rsidRPr="01B0DBFA">
          <w:rPr>
            <w:rFonts w:ascii="Arial" w:eastAsia="Arial" w:hAnsi="Arial" w:cs="Arial"/>
          </w:rPr>
          <w:t>OpenAI</w:t>
        </w:r>
        <w:proofErr w:type="spellEnd"/>
        <w:r w:rsidR="1DA2C68F" w:rsidRPr="01B0DBFA">
          <w:rPr>
            <w:rFonts w:ascii="Arial" w:eastAsia="Arial" w:hAnsi="Arial" w:cs="Arial"/>
          </w:rPr>
          <w:t xml:space="preserve">, Google </w:t>
        </w:r>
        <w:proofErr w:type="spellStart"/>
        <w:r w:rsidR="1DA2C68F" w:rsidRPr="01B0DBFA">
          <w:rPr>
            <w:rFonts w:ascii="Arial" w:eastAsia="Arial" w:hAnsi="Arial" w:cs="Arial"/>
          </w:rPr>
          <w:t>Maps</w:t>
        </w:r>
        <w:proofErr w:type="spellEnd"/>
        <w:r w:rsidR="1DA2C68F" w:rsidRPr="01B0DBFA">
          <w:rPr>
            <w:rFonts w:ascii="Arial" w:eastAsia="Arial" w:hAnsi="Arial" w:cs="Arial"/>
          </w:rPr>
          <w:t xml:space="preserve">, </w:t>
        </w:r>
        <w:proofErr w:type="spellStart"/>
        <w:r w:rsidR="1DA2C68F" w:rsidRPr="01B0DBFA">
          <w:rPr>
            <w:rFonts w:ascii="Arial" w:eastAsia="Arial" w:hAnsi="Arial" w:cs="Arial"/>
          </w:rPr>
          <w:t>Firebase</w:t>
        </w:r>
        <w:proofErr w:type="spellEnd"/>
        <w:r w:rsidR="1DA2C68F" w:rsidRPr="01B0DBFA">
          <w:rPr>
            <w:rFonts w:ascii="Arial" w:eastAsia="Arial" w:hAnsi="Arial" w:cs="Arial"/>
          </w:rPr>
          <w:t xml:space="preserve">, </w:t>
        </w:r>
        <w:proofErr w:type="spellStart"/>
        <w:r w:rsidR="1DA2C68F" w:rsidRPr="01B0DBFA">
          <w:rPr>
            <w:rFonts w:ascii="Arial" w:eastAsia="Arial" w:hAnsi="Arial" w:cs="Arial"/>
          </w:rPr>
          <w:t>MongoDB</w:t>
        </w:r>
        <w:proofErr w:type="spellEnd"/>
        <w:r w:rsidR="1DA2C68F" w:rsidRPr="01B0DBFA">
          <w:rPr>
            <w:rFonts w:ascii="Arial" w:eastAsia="Arial" w:hAnsi="Arial" w:cs="Arial"/>
          </w:rPr>
          <w:t xml:space="preserve"> Atlas, etc.)</w:t>
        </w:r>
      </w:ins>
      <w:ins w:id="321" w:author="VIRGINIA MARIA MONDEGO FERREIRA" w:date="2025-06-29T20:27:00Z">
        <w:r w:rsidR="1DA2C68F" w:rsidRPr="01B0DBFA">
          <w:rPr>
            <w:rFonts w:ascii="Arial" w:eastAsia="Arial" w:hAnsi="Arial" w:cs="Arial"/>
          </w:rPr>
          <w:t>, o serviço precisa saber quem é você e se possui permissão para usar aquele recurso</w:t>
        </w:r>
      </w:ins>
      <w:ins w:id="322" w:author="VIRGINIA MARIA MONDEGO FERREIRA" w:date="2025-06-29T20:44:00Z">
        <w:r w:rsidR="6304BAB2" w:rsidRPr="01B0DBFA">
          <w:rPr>
            <w:rFonts w:ascii="Arial" w:eastAsia="Arial" w:hAnsi="Arial" w:cs="Arial"/>
          </w:rPr>
          <w:t xml:space="preserve"> por meio da chave. No projeto</w:t>
        </w:r>
      </w:ins>
      <w:ins w:id="323" w:author="VIRGINIA MARIA MONDEGO FERREIRA" w:date="2025-06-29T20:45:00Z">
        <w:r w:rsidR="75FB6670" w:rsidRPr="01B0DBFA">
          <w:rPr>
            <w:rFonts w:ascii="Arial" w:eastAsia="Arial" w:hAnsi="Arial" w:cs="Arial"/>
          </w:rPr>
          <w:t xml:space="preserve"> </w:t>
        </w:r>
        <w:proofErr w:type="spellStart"/>
        <w:r w:rsidR="75FB6670" w:rsidRPr="01B0DBFA">
          <w:rPr>
            <w:rFonts w:ascii="Arial" w:eastAsia="Arial" w:hAnsi="Arial" w:cs="Arial"/>
          </w:rPr>
          <w:t>SkIA</w:t>
        </w:r>
        <w:proofErr w:type="spellEnd"/>
        <w:r w:rsidR="75FB6670" w:rsidRPr="01B0DBFA">
          <w:rPr>
            <w:rFonts w:ascii="Arial" w:eastAsia="Arial" w:hAnsi="Arial" w:cs="Arial"/>
          </w:rPr>
          <w:t xml:space="preserve">, existem as chaves de API do </w:t>
        </w:r>
        <w:proofErr w:type="spellStart"/>
        <w:r w:rsidR="75FB6670" w:rsidRPr="01B0DBFA">
          <w:rPr>
            <w:rFonts w:ascii="Arial" w:eastAsia="Arial" w:hAnsi="Arial" w:cs="Arial"/>
          </w:rPr>
          <w:t>MongoDB</w:t>
        </w:r>
        <w:proofErr w:type="spellEnd"/>
        <w:r w:rsidR="75FB6670" w:rsidRPr="01B0DBFA">
          <w:rPr>
            <w:rFonts w:ascii="Arial" w:eastAsia="Arial" w:hAnsi="Arial" w:cs="Arial"/>
          </w:rPr>
          <w:t xml:space="preserve">, do </w:t>
        </w:r>
        <w:proofErr w:type="spellStart"/>
        <w:r w:rsidR="75FB6670" w:rsidRPr="01B0DBFA">
          <w:rPr>
            <w:rFonts w:ascii="Arial" w:eastAsia="Arial" w:hAnsi="Arial" w:cs="Arial"/>
          </w:rPr>
          <w:t>Gemini</w:t>
        </w:r>
        <w:proofErr w:type="spellEnd"/>
        <w:r w:rsidR="75FB6670" w:rsidRPr="01B0DBFA">
          <w:rPr>
            <w:rFonts w:ascii="Arial" w:eastAsia="Arial" w:hAnsi="Arial" w:cs="Arial"/>
          </w:rPr>
          <w:t xml:space="preserve">, Google </w:t>
        </w:r>
        <w:proofErr w:type="spellStart"/>
        <w:r w:rsidR="75FB6670" w:rsidRPr="01B0DBFA">
          <w:rPr>
            <w:rFonts w:ascii="Arial" w:eastAsia="Arial" w:hAnsi="Arial" w:cs="Arial"/>
          </w:rPr>
          <w:t>Client</w:t>
        </w:r>
        <w:proofErr w:type="spellEnd"/>
        <w:r w:rsidR="75FB6670" w:rsidRPr="01B0DBFA">
          <w:rPr>
            <w:rFonts w:ascii="Arial" w:eastAsia="Arial" w:hAnsi="Arial" w:cs="Arial"/>
          </w:rPr>
          <w:t xml:space="preserve"> e </w:t>
        </w:r>
        <w:proofErr w:type="spellStart"/>
        <w:r w:rsidR="75FB6670" w:rsidRPr="01B0DBFA">
          <w:rPr>
            <w:rFonts w:ascii="Arial" w:eastAsia="Arial" w:hAnsi="Arial" w:cs="Arial"/>
          </w:rPr>
          <w:t>F</w:t>
        </w:r>
      </w:ins>
      <w:ins w:id="324" w:author="VIRGINIA MARIA MONDEGO FERREIRA" w:date="2025-06-29T20:46:00Z">
        <w:r w:rsidR="75FB6670" w:rsidRPr="01B0DBFA">
          <w:rPr>
            <w:rFonts w:ascii="Arial" w:eastAsia="Arial" w:hAnsi="Arial" w:cs="Arial"/>
          </w:rPr>
          <w:t>irebase</w:t>
        </w:r>
        <w:proofErr w:type="spellEnd"/>
        <w:r w:rsidR="75FB6670" w:rsidRPr="01B0DBFA">
          <w:rPr>
            <w:rFonts w:ascii="Arial" w:eastAsia="Arial" w:hAnsi="Arial" w:cs="Arial"/>
          </w:rPr>
          <w:t>. Antes de buscar as chaves, deve</w:t>
        </w:r>
      </w:ins>
      <w:ins w:id="325" w:author="VIRGINIA MARIA MONDEGO FERREIRA" w:date="2025-06-29T20:47:00Z">
        <w:r w:rsidR="1863C8DA" w:rsidRPr="01B0DBFA">
          <w:rPr>
            <w:rFonts w:ascii="Arial" w:eastAsia="Arial" w:hAnsi="Arial" w:cs="Arial"/>
          </w:rPr>
          <w:t>-se</w:t>
        </w:r>
      </w:ins>
      <w:ins w:id="326" w:author="VIRGINIA MARIA MONDEGO FERREIRA" w:date="2025-06-29T20:46:00Z">
        <w:r w:rsidR="75FB6670" w:rsidRPr="01B0DBFA">
          <w:rPr>
            <w:rFonts w:ascii="Arial" w:eastAsia="Arial" w:hAnsi="Arial" w:cs="Arial"/>
          </w:rPr>
          <w:t xml:space="preserve"> cria</w:t>
        </w:r>
      </w:ins>
      <w:ins w:id="327" w:author="VIRGINIA MARIA MONDEGO FERREIRA" w:date="2025-06-29T20:47:00Z">
        <w:r w:rsidR="3D09BA8E" w:rsidRPr="01B0DBFA">
          <w:rPr>
            <w:rFonts w:ascii="Arial" w:eastAsia="Arial" w:hAnsi="Arial" w:cs="Arial"/>
          </w:rPr>
          <w:t xml:space="preserve">r um arquivo chamado </w:t>
        </w:r>
        <w:proofErr w:type="gramStart"/>
        <w:r w:rsidR="3D09BA8E" w:rsidRPr="01B0DBFA">
          <w:rPr>
            <w:rFonts w:ascii="Arial" w:eastAsia="Arial" w:hAnsi="Arial" w:cs="Arial"/>
          </w:rPr>
          <w:t>“.</w:t>
        </w:r>
        <w:proofErr w:type="spellStart"/>
        <w:r w:rsidR="3D09BA8E" w:rsidRPr="01B0DBFA">
          <w:rPr>
            <w:rFonts w:ascii="Arial" w:eastAsia="Arial" w:hAnsi="Arial" w:cs="Arial"/>
          </w:rPr>
          <w:t>env</w:t>
        </w:r>
      </w:ins>
      <w:proofErr w:type="spellEnd"/>
      <w:proofErr w:type="gramEnd"/>
      <w:ins w:id="328" w:author="VIRGINIA MARIA MONDEGO FERREIRA" w:date="2025-06-29T20:48:00Z">
        <w:r w:rsidR="3D09BA8E" w:rsidRPr="01B0DBFA">
          <w:rPr>
            <w:rFonts w:ascii="Arial" w:eastAsia="Arial" w:hAnsi="Arial" w:cs="Arial"/>
          </w:rPr>
          <w:t>” que guarda</w:t>
        </w:r>
        <w:r w:rsidR="3BDB79CB" w:rsidRPr="01B0DBFA">
          <w:rPr>
            <w:rFonts w:ascii="Arial" w:eastAsia="Arial" w:hAnsi="Arial" w:cs="Arial"/>
          </w:rPr>
          <w:t>rá o valor dessas chaves. Dentro desse arquivo, escreva desta forma:</w:t>
        </w:r>
      </w:ins>
    </w:p>
    <w:p w14:paraId="247EC018" w14:textId="7DEDEE5E" w:rsidR="01B0DBFA" w:rsidRDefault="01B0DBFA" w:rsidP="01B0DBFA">
      <w:pPr>
        <w:spacing w:after="0"/>
        <w:jc w:val="both"/>
        <w:rPr>
          <w:ins w:id="329" w:author="VIRGINIA MARIA MONDEGO FERREIRA" w:date="2025-06-29T21:13:00Z"/>
          <w:rFonts w:ascii="Arial" w:eastAsia="Arial" w:hAnsi="Arial" w:cs="Arial"/>
        </w:rPr>
      </w:pPr>
    </w:p>
    <w:p w14:paraId="71985AD9" w14:textId="64863F36" w:rsidR="6C1196D9" w:rsidRDefault="6C1196D9" w:rsidP="01B0DBFA">
      <w:pPr>
        <w:spacing w:after="0"/>
        <w:jc w:val="both"/>
        <w:rPr>
          <w:ins w:id="330" w:author="VIRGINIA MARIA MONDEGO FERREIRA" w:date="2025-06-29T21:13:00Z"/>
          <w:rFonts w:ascii="Arial" w:eastAsia="Arial" w:hAnsi="Arial" w:cs="Arial"/>
          <w:sz w:val="20"/>
          <w:szCs w:val="20"/>
        </w:rPr>
      </w:pPr>
      <w:ins w:id="331" w:author="VIRGINIA MARIA MONDEGO FERREIRA" w:date="2025-06-29T21:13:00Z">
        <w:r w:rsidRPr="01B0DBFA">
          <w:rPr>
            <w:rFonts w:ascii="Arial" w:eastAsia="Arial" w:hAnsi="Arial" w:cs="Arial"/>
            <w:sz w:val="20"/>
            <w:szCs w:val="20"/>
            <w:rPrChange w:id="332" w:author="VIRGINIA MARIA MONDEGO FERREIRA" w:date="2025-06-29T21:14:00Z">
              <w:rPr>
                <w:rFonts w:ascii="Arial" w:eastAsia="Arial" w:hAnsi="Arial" w:cs="Arial"/>
              </w:rPr>
            </w:rPrChange>
          </w:rPr>
          <w:t>GOOGLE_API_KEY = '</w:t>
        </w:r>
        <w:proofErr w:type="spellStart"/>
        <w:r w:rsidRPr="01B0DBFA">
          <w:rPr>
            <w:rFonts w:ascii="Arial" w:eastAsia="Arial" w:hAnsi="Arial" w:cs="Arial"/>
            <w:sz w:val="20"/>
            <w:szCs w:val="20"/>
            <w:rPrChange w:id="333" w:author="VIRGINIA MARIA MONDEGO FERREIRA" w:date="2025-06-29T21:14:00Z">
              <w:rPr>
                <w:rFonts w:ascii="Arial" w:eastAsia="Arial" w:hAnsi="Arial" w:cs="Arial"/>
              </w:rPr>
            </w:rPrChange>
          </w:rPr>
          <w:t>sua_chave_gemini</w:t>
        </w:r>
        <w:proofErr w:type="spellEnd"/>
        <w:r w:rsidRPr="01B0DBFA">
          <w:rPr>
            <w:rFonts w:ascii="Arial" w:eastAsia="Arial" w:hAnsi="Arial" w:cs="Arial"/>
            <w:sz w:val="20"/>
            <w:szCs w:val="20"/>
            <w:rPrChange w:id="334" w:author="VIRGINIA MARIA MONDEGO FERREIRA" w:date="2025-06-29T21:14:00Z">
              <w:rPr>
                <w:rFonts w:ascii="Arial" w:eastAsia="Arial" w:hAnsi="Arial" w:cs="Arial"/>
              </w:rPr>
            </w:rPrChange>
          </w:rPr>
          <w:t xml:space="preserve">' </w:t>
        </w:r>
      </w:ins>
    </w:p>
    <w:p w14:paraId="0AA8E36C" w14:textId="144DF62A" w:rsidR="6C1196D9" w:rsidRDefault="6C1196D9" w:rsidP="01B0DBFA">
      <w:pPr>
        <w:spacing w:after="0"/>
        <w:jc w:val="both"/>
        <w:rPr>
          <w:ins w:id="335" w:author="VIRGINIA MARIA MONDEGO FERREIRA" w:date="2025-06-29T21:13:00Z"/>
          <w:rFonts w:ascii="Arial" w:eastAsia="Arial" w:hAnsi="Arial" w:cs="Arial"/>
          <w:sz w:val="20"/>
          <w:szCs w:val="20"/>
        </w:rPr>
      </w:pPr>
      <w:ins w:id="336" w:author="VIRGINIA MARIA MONDEGO FERREIRA" w:date="2025-06-29T21:13:00Z">
        <w:r w:rsidRPr="01B0DBFA">
          <w:rPr>
            <w:rFonts w:ascii="Arial" w:eastAsia="Arial" w:hAnsi="Arial" w:cs="Arial"/>
            <w:sz w:val="20"/>
            <w:szCs w:val="20"/>
            <w:rPrChange w:id="337" w:author="VIRGINIA MARIA MONDEGO FERREIRA" w:date="2025-06-29T21:14:00Z">
              <w:rPr>
                <w:rFonts w:ascii="Arial" w:eastAsia="Arial" w:hAnsi="Arial" w:cs="Arial"/>
              </w:rPr>
            </w:rPrChange>
          </w:rPr>
          <w:t xml:space="preserve">MONGO_URI = </w:t>
        </w:r>
        <w:proofErr w:type="spellStart"/>
        <w:r w:rsidRPr="01B0DBFA">
          <w:rPr>
            <w:rFonts w:ascii="Arial" w:eastAsia="Arial" w:hAnsi="Arial" w:cs="Arial"/>
            <w:sz w:val="20"/>
            <w:szCs w:val="20"/>
            <w:rPrChange w:id="338" w:author="VIRGINIA MARIA MONDEGO FERREIRA" w:date="2025-06-29T21:14:00Z">
              <w:rPr>
                <w:rFonts w:ascii="Arial" w:eastAsia="Arial" w:hAnsi="Arial" w:cs="Arial"/>
              </w:rPr>
            </w:rPrChange>
          </w:rPr>
          <w:t>sua_chave_mongo</w:t>
        </w:r>
        <w:proofErr w:type="spellEnd"/>
        <w:r w:rsidRPr="01B0DBFA">
          <w:rPr>
            <w:rFonts w:ascii="Arial" w:eastAsia="Arial" w:hAnsi="Arial" w:cs="Arial"/>
            <w:sz w:val="20"/>
            <w:szCs w:val="20"/>
            <w:rPrChange w:id="339" w:author="VIRGINIA MARIA MONDEGO FERREIRA" w:date="2025-06-29T21:14:00Z">
              <w:rPr>
                <w:rFonts w:ascii="Arial" w:eastAsia="Arial" w:hAnsi="Arial" w:cs="Arial"/>
              </w:rPr>
            </w:rPrChange>
          </w:rPr>
          <w:t xml:space="preserve"> </w:t>
        </w:r>
      </w:ins>
    </w:p>
    <w:p w14:paraId="51491390" w14:textId="28D793B7" w:rsidR="6C1196D9" w:rsidRDefault="6C1196D9" w:rsidP="01B0DBFA">
      <w:pPr>
        <w:spacing w:after="0"/>
        <w:jc w:val="both"/>
        <w:rPr>
          <w:ins w:id="340" w:author="VIRGINIA MARIA MONDEGO FERREIRA" w:date="2025-06-29T21:13:00Z"/>
          <w:rFonts w:ascii="Arial" w:eastAsia="Arial" w:hAnsi="Arial" w:cs="Arial"/>
          <w:sz w:val="20"/>
          <w:szCs w:val="20"/>
        </w:rPr>
      </w:pPr>
      <w:ins w:id="341" w:author="VIRGINIA MARIA MONDEGO FERREIRA" w:date="2025-06-29T21:13:00Z">
        <w:r w:rsidRPr="01B0DBFA">
          <w:rPr>
            <w:rFonts w:ascii="Arial" w:eastAsia="Arial" w:hAnsi="Arial" w:cs="Arial"/>
            <w:sz w:val="20"/>
            <w:szCs w:val="20"/>
            <w:rPrChange w:id="342" w:author="VIRGINIA MARIA MONDEGO FERREIRA" w:date="2025-06-29T21:14:00Z">
              <w:rPr>
                <w:rFonts w:ascii="Arial" w:eastAsia="Arial" w:hAnsi="Arial" w:cs="Arial"/>
              </w:rPr>
            </w:rPrChange>
          </w:rPr>
          <w:t xml:space="preserve">GOOGLE_CLIENT_ID = </w:t>
        </w:r>
        <w:proofErr w:type="spellStart"/>
        <w:r w:rsidRPr="01B0DBFA">
          <w:rPr>
            <w:rFonts w:ascii="Arial" w:eastAsia="Arial" w:hAnsi="Arial" w:cs="Arial"/>
            <w:sz w:val="20"/>
            <w:szCs w:val="20"/>
            <w:rPrChange w:id="343" w:author="VIRGINIA MARIA MONDEGO FERREIRA" w:date="2025-06-29T21:14:00Z">
              <w:rPr>
                <w:rFonts w:ascii="Arial" w:eastAsia="Arial" w:hAnsi="Arial" w:cs="Arial"/>
              </w:rPr>
            </w:rPrChange>
          </w:rPr>
          <w:t>sua_chave_google_client</w:t>
        </w:r>
        <w:proofErr w:type="spellEnd"/>
        <w:r w:rsidRPr="01B0DBFA">
          <w:rPr>
            <w:rFonts w:ascii="Arial" w:eastAsia="Arial" w:hAnsi="Arial" w:cs="Arial"/>
            <w:sz w:val="20"/>
            <w:szCs w:val="20"/>
            <w:rPrChange w:id="344" w:author="VIRGINIA MARIA MONDEGO FERREIRA" w:date="2025-06-29T21:14:00Z">
              <w:rPr>
                <w:rFonts w:ascii="Arial" w:eastAsia="Arial" w:hAnsi="Arial" w:cs="Arial"/>
              </w:rPr>
            </w:rPrChange>
          </w:rPr>
          <w:t xml:space="preserve"> </w:t>
        </w:r>
      </w:ins>
    </w:p>
    <w:p w14:paraId="7AB0FB06" w14:textId="3B71E658" w:rsidR="6C1196D9" w:rsidRDefault="6C1196D9" w:rsidP="01B0DBFA">
      <w:pPr>
        <w:spacing w:after="0"/>
        <w:jc w:val="both"/>
        <w:rPr>
          <w:ins w:id="345" w:author="VIRGINIA MARIA MONDEGO FERREIRA" w:date="2025-06-29T21:13:00Z"/>
          <w:rFonts w:ascii="Arial" w:eastAsia="Arial" w:hAnsi="Arial" w:cs="Arial"/>
          <w:sz w:val="20"/>
          <w:szCs w:val="20"/>
        </w:rPr>
      </w:pPr>
      <w:ins w:id="346" w:author="VIRGINIA MARIA MONDEGO FERREIRA" w:date="2025-06-29T21:13:00Z">
        <w:r w:rsidRPr="01B0DBFA">
          <w:rPr>
            <w:rFonts w:ascii="Arial" w:eastAsia="Arial" w:hAnsi="Arial" w:cs="Arial"/>
            <w:sz w:val="20"/>
            <w:szCs w:val="20"/>
            <w:rPrChange w:id="347" w:author="VIRGINIA MARIA MONDEGO FERREIRA" w:date="2025-06-29T21:14:00Z">
              <w:rPr>
                <w:rFonts w:ascii="Arial" w:eastAsia="Arial" w:hAnsi="Arial" w:cs="Arial"/>
              </w:rPr>
            </w:rPrChange>
          </w:rPr>
          <w:t xml:space="preserve">FIREBASE_ADMIN_CREDENTIALS_PATH = </w:t>
        </w:r>
        <w:proofErr w:type="spellStart"/>
        <w:r w:rsidRPr="01B0DBFA">
          <w:rPr>
            <w:rFonts w:ascii="Arial" w:eastAsia="Arial" w:hAnsi="Arial" w:cs="Arial"/>
            <w:sz w:val="20"/>
            <w:szCs w:val="20"/>
            <w:rPrChange w:id="348" w:author="VIRGINIA MARIA MONDEGO FERREIRA" w:date="2025-06-29T21:14:00Z">
              <w:rPr>
                <w:rFonts w:ascii="Arial" w:eastAsia="Arial" w:hAnsi="Arial" w:cs="Arial"/>
              </w:rPr>
            </w:rPrChange>
          </w:rPr>
          <w:t>sua_chave_firebase</w:t>
        </w:r>
        <w:proofErr w:type="spellEnd"/>
        <w:r w:rsidRPr="01B0DBFA">
          <w:rPr>
            <w:rFonts w:ascii="Arial" w:eastAsia="Arial" w:hAnsi="Arial" w:cs="Arial"/>
            <w:sz w:val="20"/>
            <w:szCs w:val="20"/>
            <w:rPrChange w:id="349" w:author="VIRGINIA MARIA MONDEGO FERREIRA" w:date="2025-06-29T21:14:00Z">
              <w:rPr>
                <w:rFonts w:ascii="Arial" w:eastAsia="Arial" w:hAnsi="Arial" w:cs="Arial"/>
              </w:rPr>
            </w:rPrChange>
          </w:rPr>
          <w:t xml:space="preserve"> </w:t>
        </w:r>
      </w:ins>
    </w:p>
    <w:p w14:paraId="2D876C7B" w14:textId="424E3C53" w:rsidR="01B0DBFA" w:rsidRDefault="01B0DBFA" w:rsidP="01B0DBFA">
      <w:pPr>
        <w:spacing w:after="0"/>
        <w:jc w:val="both"/>
        <w:rPr>
          <w:ins w:id="350" w:author="VIRGINIA MARIA MONDEGO FERREIRA" w:date="2025-06-29T21:13:00Z"/>
          <w:rFonts w:ascii="Arial" w:eastAsia="Arial" w:hAnsi="Arial" w:cs="Arial"/>
          <w:sz w:val="20"/>
          <w:szCs w:val="20"/>
          <w:rPrChange w:id="351" w:author="VIRGINIA MARIA MONDEGO FERREIRA" w:date="2025-06-29T21:14:00Z">
            <w:rPr>
              <w:ins w:id="352" w:author="VIRGINIA MARIA MONDEGO FERREIRA" w:date="2025-06-29T21:13:00Z"/>
              <w:rFonts w:ascii="Arial" w:eastAsia="Arial" w:hAnsi="Arial" w:cs="Arial"/>
            </w:rPr>
          </w:rPrChange>
        </w:rPr>
      </w:pPr>
    </w:p>
    <w:p w14:paraId="1B07C45F" w14:textId="13FD349D" w:rsidR="6C1196D9" w:rsidRPr="00E47886" w:rsidRDefault="6C1196D9">
      <w:pPr>
        <w:pStyle w:val="PargrafodaLista"/>
        <w:numPr>
          <w:ilvl w:val="0"/>
          <w:numId w:val="2"/>
        </w:numPr>
        <w:spacing w:after="0"/>
        <w:jc w:val="both"/>
        <w:rPr>
          <w:ins w:id="353" w:author="VIRGINIA MARIA MONDEGO FERREIRA" w:date="2025-06-29T21:13:00Z"/>
          <w:rFonts w:ascii="Arial" w:eastAsia="Arial" w:hAnsi="Arial" w:cs="Arial"/>
          <w:lang w:val="en-US"/>
          <w:rPrChange w:id="354" w:author="RAYLAN BRUNO SANTANA CARVALHO" w:date="2025-06-30T22:24:00Z">
            <w:rPr>
              <w:ins w:id="355" w:author="VIRGINIA MARIA MONDEGO FERREIRA" w:date="2025-06-29T21:13:00Z"/>
              <w:rFonts w:ascii="Arial" w:eastAsia="Arial" w:hAnsi="Arial" w:cs="Arial"/>
            </w:rPr>
          </w:rPrChange>
        </w:rPr>
        <w:pPrChange w:id="356" w:author="VIRGINIA MARIA MONDEGO FERREIRA" w:date="2025-06-29T21:15:00Z">
          <w:pPr>
            <w:spacing w:after="0"/>
            <w:jc w:val="both"/>
          </w:pPr>
        </w:pPrChange>
      </w:pPr>
      <w:ins w:id="357" w:author="VIRGINIA MARIA MONDEGO FERREIRA" w:date="2025-06-29T21:13:00Z">
        <w:r w:rsidRPr="00E47886">
          <w:rPr>
            <w:rFonts w:ascii="Arial" w:eastAsia="Arial" w:hAnsi="Arial" w:cs="Arial"/>
            <w:lang w:val="en-US"/>
            <w:rPrChange w:id="358" w:author="RAYLAN BRUNO SANTANA CARVALHO" w:date="2025-06-30T22:24:00Z">
              <w:rPr>
                <w:rFonts w:ascii="Arial" w:eastAsia="Arial" w:hAnsi="Arial" w:cs="Arial"/>
              </w:rPr>
            </w:rPrChange>
          </w:rPr>
          <w:t xml:space="preserve">API KEY do LLM Gemini: </w:t>
        </w:r>
      </w:ins>
    </w:p>
    <w:p w14:paraId="1C6F2F5B" w14:textId="6ED5397F" w:rsidR="6C1196D9" w:rsidRDefault="6C1196D9" w:rsidP="01B0DBFA">
      <w:pPr>
        <w:spacing w:after="0"/>
        <w:jc w:val="both"/>
        <w:rPr>
          <w:ins w:id="359" w:author="VIRGINIA MARIA MONDEGO FERREIRA" w:date="2025-06-29T21:13:00Z"/>
        </w:rPr>
      </w:pPr>
      <w:ins w:id="360" w:author="VIRGINIA MARIA MONDEGO FERREIRA" w:date="2025-06-29T21:13:00Z">
        <w:r w:rsidRPr="00E47886">
          <w:rPr>
            <w:lang w:val="en-US"/>
            <w:rPrChange w:id="361" w:author="RAYLAN BRUNO SANTANA CARVALHO" w:date="2025-06-30T22:24:00Z">
              <w:rPr/>
            </w:rPrChange>
          </w:rPr>
          <w:tab/>
        </w:r>
        <w:r w:rsidRPr="01B0DBFA">
          <w:rPr>
            <w:rFonts w:ascii="Arial" w:eastAsia="Arial" w:hAnsi="Arial" w:cs="Arial"/>
          </w:rPr>
          <w:t xml:space="preserve">Acesse: https://aistudio.google.com/prompts/new_chat para conseguir gerar sua API-KEY para chamadas </w:t>
        </w:r>
        <w:proofErr w:type="spellStart"/>
        <w:r w:rsidRPr="01B0DBFA">
          <w:rPr>
            <w:rFonts w:ascii="Arial" w:eastAsia="Arial" w:hAnsi="Arial" w:cs="Arial"/>
          </w:rPr>
          <w:t>a</w:t>
        </w:r>
        <w:proofErr w:type="spellEnd"/>
        <w:r w:rsidRPr="01B0DBFA">
          <w:rPr>
            <w:rFonts w:ascii="Arial" w:eastAsia="Arial" w:hAnsi="Arial" w:cs="Arial"/>
          </w:rPr>
          <w:t xml:space="preserve"> API do </w:t>
        </w:r>
        <w:proofErr w:type="spellStart"/>
        <w:r w:rsidRPr="01B0DBFA">
          <w:rPr>
            <w:rFonts w:ascii="Arial" w:eastAsia="Arial" w:hAnsi="Arial" w:cs="Arial"/>
          </w:rPr>
          <w:t>Gemini</w:t>
        </w:r>
        <w:proofErr w:type="spellEnd"/>
        <w:r w:rsidRPr="01B0DBFA">
          <w:rPr>
            <w:rFonts w:ascii="Arial" w:eastAsia="Arial" w:hAnsi="Arial" w:cs="Arial"/>
          </w:rPr>
          <w:t xml:space="preserve">. </w:t>
        </w:r>
      </w:ins>
    </w:p>
    <w:p w14:paraId="6A5A762B" w14:textId="44B9FC32" w:rsidR="6C1196D9" w:rsidRDefault="6C1196D9" w:rsidP="01B0DBFA">
      <w:pPr>
        <w:spacing w:after="0"/>
        <w:jc w:val="both"/>
        <w:rPr>
          <w:ins w:id="362" w:author="VIRGINIA MARIA MONDEGO FERREIRA" w:date="2025-06-29T21:13:00Z"/>
        </w:rPr>
      </w:pPr>
      <w:ins w:id="363" w:author="VIRGINIA MARIA MONDEGO FERREIRA" w:date="2025-06-29T21:13:00Z">
        <w:r w:rsidRPr="01B0DBFA">
          <w:rPr>
            <w:rFonts w:ascii="Arial" w:eastAsia="Arial" w:hAnsi="Arial" w:cs="Arial"/>
          </w:rPr>
          <w:t>Passo 1: Clique em “</w:t>
        </w:r>
        <w:proofErr w:type="spellStart"/>
        <w:r w:rsidRPr="01B0DBFA">
          <w:rPr>
            <w:rFonts w:ascii="Arial" w:eastAsia="Arial" w:hAnsi="Arial" w:cs="Arial"/>
          </w:rPr>
          <w:t>Get</w:t>
        </w:r>
        <w:proofErr w:type="spellEnd"/>
        <w:r w:rsidRPr="01B0DBFA">
          <w:rPr>
            <w:rFonts w:ascii="Arial" w:eastAsia="Arial" w:hAnsi="Arial" w:cs="Arial"/>
          </w:rPr>
          <w:t xml:space="preserve"> API Key” </w:t>
        </w:r>
      </w:ins>
    </w:p>
    <w:p w14:paraId="5D7CFDC7" w14:textId="01FFEDEE" w:rsidR="6C1196D9" w:rsidRDefault="6C1196D9" w:rsidP="01B0DBFA">
      <w:pPr>
        <w:spacing w:after="0"/>
        <w:jc w:val="both"/>
        <w:rPr>
          <w:ins w:id="364" w:author="VIRGINIA MARIA MONDEGO FERREIRA" w:date="2025-06-29T21:13:00Z"/>
        </w:rPr>
      </w:pPr>
      <w:ins w:id="365" w:author="VIRGINIA MARIA MONDEGO FERREIRA" w:date="2025-06-29T21:13:00Z">
        <w:r w:rsidRPr="01B0DBFA">
          <w:rPr>
            <w:rFonts w:ascii="Arial" w:eastAsia="Arial" w:hAnsi="Arial" w:cs="Arial"/>
          </w:rPr>
          <w:t xml:space="preserve">Passo 2: Clique em “Criar chave de API” </w:t>
        </w:r>
      </w:ins>
    </w:p>
    <w:p w14:paraId="3CA40905" w14:textId="1A0E4FB9" w:rsidR="6C1196D9" w:rsidRDefault="6C1196D9" w:rsidP="01B0DBFA">
      <w:pPr>
        <w:spacing w:after="0"/>
        <w:jc w:val="both"/>
        <w:rPr>
          <w:ins w:id="366" w:author="VIRGINIA MARIA MONDEGO FERREIRA" w:date="2025-06-29T21:13:00Z"/>
        </w:rPr>
      </w:pPr>
      <w:ins w:id="367" w:author="VIRGINIA MARIA MONDEGO FERREIRA" w:date="2025-06-29T21:13:00Z">
        <w:r w:rsidRPr="01B0DBFA">
          <w:rPr>
            <w:rFonts w:ascii="Arial" w:eastAsia="Arial" w:hAnsi="Arial" w:cs="Arial"/>
          </w:rPr>
          <w:t xml:space="preserve">Passo 3: Copie essa chave e cole no seu arquivo </w:t>
        </w:r>
        <w:proofErr w:type="gramStart"/>
        <w:r w:rsidRPr="01B0DBFA">
          <w:rPr>
            <w:rFonts w:ascii="Arial" w:eastAsia="Arial" w:hAnsi="Arial" w:cs="Arial"/>
          </w:rPr>
          <w:t>criado .</w:t>
        </w:r>
        <w:proofErr w:type="spellStart"/>
        <w:r w:rsidRPr="01B0DBFA">
          <w:rPr>
            <w:rFonts w:ascii="Arial" w:eastAsia="Arial" w:hAnsi="Arial" w:cs="Arial"/>
          </w:rPr>
          <w:t>env</w:t>
        </w:r>
        <w:proofErr w:type="spellEnd"/>
        <w:proofErr w:type="gramEnd"/>
        <w:r w:rsidRPr="01B0DBFA">
          <w:rPr>
            <w:rFonts w:ascii="Arial" w:eastAsia="Arial" w:hAnsi="Arial" w:cs="Arial"/>
          </w:rPr>
          <w:t xml:space="preserve"> conforme mostrado acima, com a chave dentro de aspas simples ‘’. </w:t>
        </w:r>
      </w:ins>
    </w:p>
    <w:p w14:paraId="5FC33D78" w14:textId="419CE433" w:rsidR="01B0DBFA" w:rsidRDefault="01B0DBFA" w:rsidP="01B0DBFA">
      <w:pPr>
        <w:spacing w:after="0"/>
        <w:jc w:val="both"/>
        <w:rPr>
          <w:ins w:id="368" w:author="VIRGINIA MARIA MONDEGO FERREIRA" w:date="2025-06-29T21:15:00Z"/>
          <w:rFonts w:ascii="Arial" w:eastAsia="Arial" w:hAnsi="Arial" w:cs="Arial"/>
        </w:rPr>
      </w:pPr>
    </w:p>
    <w:p w14:paraId="652233BC" w14:textId="4068FDCB" w:rsidR="6C1196D9" w:rsidRDefault="6C1196D9">
      <w:pPr>
        <w:pStyle w:val="PargrafodaLista"/>
        <w:numPr>
          <w:ilvl w:val="0"/>
          <w:numId w:val="1"/>
        </w:numPr>
        <w:spacing w:after="0"/>
        <w:jc w:val="both"/>
        <w:rPr>
          <w:ins w:id="369" w:author="RAYLAN BRUNO SANTANA CARVALHO" w:date="2025-06-30T22:30:00Z"/>
          <w:rFonts w:ascii="Arial" w:eastAsia="Arial" w:hAnsi="Arial" w:cs="Arial"/>
        </w:rPr>
        <w:pPrChange w:id="370" w:author="VIRGINIA MARIA MONDEGO FERREIRA" w:date="2025-06-29T21:15:00Z">
          <w:pPr>
            <w:spacing w:after="0"/>
            <w:jc w:val="both"/>
          </w:pPr>
        </w:pPrChange>
      </w:pPr>
      <w:ins w:id="371" w:author="VIRGINIA MARIA MONDEGO FERREIRA" w:date="2025-06-29T21:13:00Z">
        <w:r w:rsidRPr="01B0DBFA">
          <w:rPr>
            <w:rFonts w:ascii="Arial" w:eastAsia="Arial" w:hAnsi="Arial" w:cs="Arial"/>
          </w:rPr>
          <w:t xml:space="preserve">API KEY do </w:t>
        </w:r>
        <w:proofErr w:type="spellStart"/>
        <w:r w:rsidRPr="01B0DBFA">
          <w:rPr>
            <w:rFonts w:ascii="Arial" w:eastAsia="Arial" w:hAnsi="Arial" w:cs="Arial"/>
          </w:rPr>
          <w:t>MongoDB</w:t>
        </w:r>
        <w:proofErr w:type="spellEnd"/>
        <w:r w:rsidRPr="01B0DBFA">
          <w:rPr>
            <w:rFonts w:ascii="Arial" w:eastAsia="Arial" w:hAnsi="Arial" w:cs="Arial"/>
          </w:rPr>
          <w:t xml:space="preserve"> </w:t>
        </w:r>
      </w:ins>
    </w:p>
    <w:p w14:paraId="381901BA" w14:textId="77777777" w:rsidR="00E47886" w:rsidDel="00E47886" w:rsidRDefault="00E47886" w:rsidP="00E47886">
      <w:pPr>
        <w:pStyle w:val="PargrafodaLista"/>
        <w:spacing w:after="0"/>
        <w:jc w:val="both"/>
        <w:rPr>
          <w:ins w:id="372" w:author="LILIA ROSA COELHO MOURA" w:date="2025-06-30T19:39:00Z"/>
          <w:del w:id="373" w:author="RAYLAN BRUNO SANTANA CARVALHO" w:date="2025-06-30T22:30:00Z"/>
          <w:rFonts w:ascii="Arial" w:eastAsia="Arial" w:hAnsi="Arial" w:cs="Arial"/>
        </w:rPr>
        <w:pPrChange w:id="374" w:author="RAYLAN BRUNO SANTANA CARVALHO" w:date="2025-06-30T22:30:00Z">
          <w:pPr>
            <w:spacing w:after="0"/>
            <w:jc w:val="both"/>
          </w:pPr>
        </w:pPrChange>
      </w:pPr>
      <w:bookmarkStart w:id="375" w:name="_GoBack"/>
      <w:bookmarkEnd w:id="375"/>
    </w:p>
    <w:p w14:paraId="43324E6C" w14:textId="601274EB" w:rsidR="57AB1A09" w:rsidRDefault="57AB1A09">
      <w:pPr>
        <w:pStyle w:val="PargrafodaLista"/>
        <w:spacing w:after="0"/>
        <w:jc w:val="both"/>
        <w:rPr>
          <w:ins w:id="376" w:author="LILIA ROSA COELHO MOURA" w:date="2025-06-30T19:40:00Z"/>
          <w:rFonts w:ascii="Arial" w:eastAsia="Arial" w:hAnsi="Arial" w:cs="Arial"/>
        </w:rPr>
        <w:pPrChange w:id="377" w:author="LILIA ROSA COELHO MOURA" w:date="2025-06-30T19:39:00Z">
          <w:pPr/>
        </w:pPrChange>
      </w:pPr>
      <w:proofErr w:type="spellStart"/>
      <w:ins w:id="378" w:author="LILIA ROSA COELHO MOURA" w:date="2025-06-30T19:39:00Z">
        <w:r w:rsidRPr="01B0DBFA">
          <w:rPr>
            <w:rFonts w:ascii="Arial" w:eastAsia="Arial" w:hAnsi="Arial" w:cs="Arial"/>
          </w:rPr>
          <w:t>MongoDB</w:t>
        </w:r>
        <w:proofErr w:type="spellEnd"/>
        <w:r w:rsidRPr="01B0DBFA">
          <w:rPr>
            <w:rFonts w:ascii="Arial" w:eastAsia="Arial" w:hAnsi="Arial" w:cs="Arial"/>
          </w:rPr>
          <w:t xml:space="preserve"> Atlas é a versão nuvem do </w:t>
        </w:r>
        <w:proofErr w:type="spellStart"/>
        <w:r w:rsidRPr="01B0DBFA">
          <w:rPr>
            <w:rFonts w:ascii="Arial" w:eastAsia="Arial" w:hAnsi="Arial" w:cs="Arial"/>
          </w:rPr>
          <w:t>MongoDB</w:t>
        </w:r>
        <w:proofErr w:type="spellEnd"/>
        <w:r w:rsidRPr="01B0DBFA">
          <w:rPr>
            <w:rFonts w:ascii="Arial" w:eastAsia="Arial" w:hAnsi="Arial" w:cs="Arial"/>
          </w:rPr>
          <w:t xml:space="preserve">, </w:t>
        </w:r>
        <w:proofErr w:type="gramStart"/>
        <w:r w:rsidRPr="01B0DBFA">
          <w:rPr>
            <w:rFonts w:ascii="Arial" w:eastAsia="Arial" w:hAnsi="Arial" w:cs="Arial"/>
          </w:rPr>
          <w:t>Para</w:t>
        </w:r>
        <w:proofErr w:type="gramEnd"/>
        <w:r w:rsidRPr="01B0DBFA">
          <w:rPr>
            <w:rFonts w:ascii="Arial" w:eastAsia="Arial" w:hAnsi="Arial" w:cs="Arial"/>
          </w:rPr>
          <w:t xml:space="preserve"> conectar seu </w:t>
        </w:r>
        <w:proofErr w:type="spellStart"/>
        <w:r w:rsidRPr="01B0DBFA">
          <w:rPr>
            <w:rFonts w:ascii="Arial" w:eastAsia="Arial" w:hAnsi="Arial" w:cs="Arial"/>
          </w:rPr>
          <w:t>backend</w:t>
        </w:r>
        <w:proofErr w:type="spellEnd"/>
        <w:r w:rsidRPr="01B0DBFA">
          <w:rPr>
            <w:rFonts w:ascii="Arial" w:eastAsia="Arial" w:hAnsi="Arial" w:cs="Arial"/>
          </w:rPr>
          <w:t xml:space="preserve"> a um banco de dados, você precisa d</w:t>
        </w:r>
      </w:ins>
      <w:ins w:id="379" w:author="LILIA ROSA COELHO MOURA" w:date="2025-06-30T19:40:00Z">
        <w:r w:rsidRPr="01B0DBFA">
          <w:rPr>
            <w:rFonts w:ascii="Arial" w:eastAsia="Arial" w:hAnsi="Arial" w:cs="Arial"/>
          </w:rPr>
          <w:t>a MONGO_URI</w:t>
        </w:r>
      </w:ins>
    </w:p>
    <w:p w14:paraId="6FC7FB8E" w14:textId="07248EA0" w:rsidR="57AB1A09" w:rsidRDefault="57AB1A09" w:rsidP="01B0DBFA">
      <w:pPr>
        <w:pStyle w:val="PargrafodaLista"/>
        <w:spacing w:after="0"/>
        <w:jc w:val="both"/>
        <w:rPr>
          <w:ins w:id="380" w:author="LILIA ROSA COELHO MOURA" w:date="2025-06-30T19:40:00Z"/>
          <w:rFonts w:ascii="Arial" w:eastAsia="Arial" w:hAnsi="Arial" w:cs="Arial"/>
        </w:rPr>
      </w:pPr>
      <w:ins w:id="381" w:author="LILIA ROSA COELHO MOURA" w:date="2025-06-30T19:40:00Z">
        <w:r w:rsidRPr="01B0DBFA">
          <w:rPr>
            <w:rFonts w:ascii="Arial" w:eastAsia="Arial" w:hAnsi="Arial" w:cs="Arial"/>
          </w:rPr>
          <w:t xml:space="preserve">Acesse: </w:t>
        </w:r>
        <w:r>
          <w:fldChar w:fldCharType="begin"/>
        </w:r>
        <w:r>
          <w:instrText xml:space="preserve">HYPERLINK "https://cloud.mongodb.com" </w:instrText>
        </w:r>
        <w:r>
          <w:fldChar w:fldCharType="separate"/>
        </w:r>
        <w:r w:rsidRPr="01B0DBFA">
          <w:rPr>
            <w:rStyle w:val="Hyperlink"/>
            <w:rFonts w:ascii="Arial" w:eastAsia="Arial" w:hAnsi="Arial" w:cs="Arial"/>
          </w:rPr>
          <w:t>https://cloud.mongodb.com</w:t>
        </w:r>
        <w:r>
          <w:fldChar w:fldCharType="end"/>
        </w:r>
      </w:ins>
    </w:p>
    <w:p w14:paraId="02518C4A" w14:textId="5BF878C3" w:rsidR="57AB1A09" w:rsidRDefault="57AB1A09" w:rsidP="01B0DBFA">
      <w:pPr>
        <w:pStyle w:val="PargrafodaLista"/>
        <w:spacing w:after="0"/>
        <w:jc w:val="both"/>
        <w:rPr>
          <w:ins w:id="382" w:author="LILIA ROSA COELHO MOURA" w:date="2025-06-30T19:40:00Z"/>
          <w:rFonts w:ascii="Arial" w:eastAsia="Arial" w:hAnsi="Arial" w:cs="Arial"/>
        </w:rPr>
      </w:pPr>
      <w:ins w:id="383" w:author="LILIA ROSA COELHO MOURA" w:date="2025-06-30T19:40:00Z">
        <w:r w:rsidRPr="01B0DBFA">
          <w:rPr>
            <w:rFonts w:ascii="Arial" w:eastAsia="Arial" w:hAnsi="Arial" w:cs="Arial"/>
          </w:rPr>
          <w:t xml:space="preserve">Passo 1: Faça </w:t>
        </w:r>
        <w:proofErr w:type="spellStart"/>
        <w:r w:rsidRPr="01B0DBFA">
          <w:rPr>
            <w:rFonts w:ascii="Arial" w:eastAsia="Arial" w:hAnsi="Arial" w:cs="Arial"/>
          </w:rPr>
          <w:t>login</w:t>
        </w:r>
        <w:proofErr w:type="spellEnd"/>
        <w:r w:rsidRPr="01B0DBFA">
          <w:rPr>
            <w:rFonts w:ascii="Arial" w:eastAsia="Arial" w:hAnsi="Arial" w:cs="Arial"/>
          </w:rPr>
          <w:t xml:space="preserve"> ou crie uma conta</w:t>
        </w:r>
      </w:ins>
    </w:p>
    <w:p w14:paraId="3300EA19" w14:textId="2C3A51F5" w:rsidR="57AB1A09" w:rsidRDefault="57AB1A09" w:rsidP="01B0DBFA">
      <w:pPr>
        <w:pStyle w:val="PargrafodaLista"/>
        <w:spacing w:after="0"/>
        <w:jc w:val="both"/>
        <w:rPr>
          <w:ins w:id="384" w:author="LILIA ROSA COELHO MOURA" w:date="2025-06-30T19:41:00Z"/>
          <w:rFonts w:ascii="Arial" w:eastAsia="Arial" w:hAnsi="Arial" w:cs="Arial"/>
        </w:rPr>
      </w:pPr>
      <w:ins w:id="385" w:author="LILIA ROSA COELHO MOURA" w:date="2025-06-30T19:40:00Z">
        <w:r w:rsidRPr="01B0DBFA">
          <w:rPr>
            <w:rFonts w:ascii="Arial" w:eastAsia="Arial" w:hAnsi="Arial" w:cs="Arial"/>
          </w:rPr>
          <w:t xml:space="preserve">Passo 2: </w:t>
        </w:r>
      </w:ins>
      <w:ins w:id="386" w:author="LILIA ROSA COELHO MOURA" w:date="2025-06-30T19:41:00Z">
        <w:r w:rsidRPr="01B0DBFA">
          <w:rPr>
            <w:rFonts w:ascii="Arial" w:eastAsia="Arial" w:hAnsi="Arial" w:cs="Arial"/>
          </w:rPr>
          <w:t>Crie um novo projeto e em seguida um Cluster</w:t>
        </w:r>
      </w:ins>
    </w:p>
    <w:p w14:paraId="647C3FAB" w14:textId="01871C8E" w:rsidR="57AB1A09" w:rsidRDefault="57AB1A09" w:rsidP="01B0DBFA">
      <w:pPr>
        <w:pStyle w:val="PargrafodaLista"/>
        <w:spacing w:after="0"/>
        <w:jc w:val="both"/>
        <w:rPr>
          <w:ins w:id="387" w:author="LILIA ROSA COELHO MOURA" w:date="2025-06-30T19:41:00Z"/>
          <w:rFonts w:ascii="Arial" w:eastAsia="Arial" w:hAnsi="Arial" w:cs="Arial"/>
        </w:rPr>
      </w:pPr>
      <w:ins w:id="388" w:author="LILIA ROSA COELHO MOURA" w:date="2025-06-30T19:41:00Z">
        <w:r w:rsidRPr="01B0DBFA">
          <w:rPr>
            <w:rFonts w:ascii="Arial" w:eastAsia="Arial" w:hAnsi="Arial" w:cs="Arial"/>
          </w:rPr>
          <w:t>Passo 3: Após criado:</w:t>
        </w:r>
      </w:ins>
    </w:p>
    <w:p w14:paraId="036B1274" w14:textId="46F53DD8" w:rsidR="57AB1A09" w:rsidRDefault="57AB1A09" w:rsidP="01B0DBFA">
      <w:pPr>
        <w:pStyle w:val="PargrafodaLista"/>
        <w:spacing w:after="0"/>
        <w:jc w:val="both"/>
        <w:rPr>
          <w:ins w:id="389" w:author="LILIA ROSA COELHO MOURA" w:date="2025-06-30T19:41:00Z"/>
          <w:rFonts w:ascii="Arial" w:eastAsia="Arial" w:hAnsi="Arial" w:cs="Arial"/>
        </w:rPr>
      </w:pPr>
      <w:ins w:id="390" w:author="LILIA ROSA COELHO MOURA" w:date="2025-06-30T19:41:00Z">
        <w:r w:rsidRPr="01B0DBFA">
          <w:rPr>
            <w:rFonts w:ascii="Arial" w:eastAsia="Arial" w:hAnsi="Arial" w:cs="Arial"/>
          </w:rPr>
          <w:t xml:space="preserve">-&gt; Va em </w:t>
        </w:r>
        <w:proofErr w:type="spellStart"/>
        <w:r w:rsidRPr="01B0DBFA">
          <w:rPr>
            <w:rFonts w:ascii="Arial" w:eastAsia="Arial" w:hAnsi="Arial" w:cs="Arial"/>
          </w:rPr>
          <w:t>DataBase</w:t>
        </w:r>
        <w:proofErr w:type="spellEnd"/>
        <w:r w:rsidRPr="01B0DBFA">
          <w:rPr>
            <w:rFonts w:ascii="Arial" w:eastAsia="Arial" w:hAnsi="Arial" w:cs="Arial"/>
          </w:rPr>
          <w:t xml:space="preserve"> &gt; Connect</w:t>
        </w:r>
      </w:ins>
    </w:p>
    <w:p w14:paraId="2B31CBB9" w14:textId="099398D0" w:rsidR="57AB1A09" w:rsidRDefault="57AB1A09" w:rsidP="01B0DBFA">
      <w:pPr>
        <w:pStyle w:val="PargrafodaLista"/>
        <w:spacing w:after="0"/>
        <w:jc w:val="both"/>
        <w:rPr>
          <w:ins w:id="391" w:author="LILIA ROSA COELHO MOURA" w:date="2025-06-30T19:42:00Z"/>
          <w:rFonts w:ascii="Arial" w:eastAsia="Arial" w:hAnsi="Arial" w:cs="Arial"/>
        </w:rPr>
      </w:pPr>
      <w:ins w:id="392" w:author="LILIA ROSA COELHO MOURA" w:date="2025-06-30T19:41:00Z">
        <w:r w:rsidRPr="01B0DBFA">
          <w:rPr>
            <w:rFonts w:ascii="Arial" w:eastAsia="Arial" w:hAnsi="Arial" w:cs="Arial"/>
          </w:rPr>
          <w:t xml:space="preserve">-&gt; Escolha Connect </w:t>
        </w:r>
        <w:proofErr w:type="spellStart"/>
        <w:r w:rsidRPr="01B0DBFA">
          <w:rPr>
            <w:rFonts w:ascii="Arial" w:eastAsia="Arial" w:hAnsi="Arial" w:cs="Arial"/>
          </w:rPr>
          <w:t>y</w:t>
        </w:r>
      </w:ins>
      <w:ins w:id="393" w:author="LILIA ROSA COELHO MOURA" w:date="2025-06-30T19:42:00Z">
        <w:r w:rsidRPr="01B0DBFA">
          <w:rPr>
            <w:rFonts w:ascii="Arial" w:eastAsia="Arial" w:hAnsi="Arial" w:cs="Arial"/>
          </w:rPr>
          <w:t>our</w:t>
        </w:r>
        <w:proofErr w:type="spellEnd"/>
        <w:r w:rsidRPr="01B0DBFA">
          <w:rPr>
            <w:rFonts w:ascii="Arial" w:eastAsia="Arial" w:hAnsi="Arial" w:cs="Arial"/>
          </w:rPr>
          <w:t xml:space="preserve"> </w:t>
        </w:r>
        <w:proofErr w:type="spellStart"/>
        <w:r w:rsidRPr="01B0DBFA">
          <w:rPr>
            <w:rFonts w:ascii="Arial" w:eastAsia="Arial" w:hAnsi="Arial" w:cs="Arial"/>
          </w:rPr>
          <w:t>application</w:t>
        </w:r>
        <w:proofErr w:type="spellEnd"/>
      </w:ins>
    </w:p>
    <w:p w14:paraId="0191F9B7" w14:textId="5F5D389B" w:rsidR="57AB1A09" w:rsidDel="00E47886" w:rsidRDefault="57AB1A09" w:rsidP="01B0DBFA">
      <w:pPr>
        <w:pStyle w:val="PargrafodaLista"/>
        <w:spacing w:before="240" w:after="240"/>
        <w:rPr>
          <w:ins w:id="394" w:author="LILIA ROSA COELHO MOURA" w:date="2025-06-30T19:42:00Z"/>
          <w:del w:id="395" w:author="RAYLAN BRUNO SANTANA CARVALHO" w:date="2025-06-30T22:25:00Z"/>
          <w:rStyle w:val="Hyperlink"/>
        </w:rPr>
      </w:pPr>
      <w:ins w:id="396" w:author="LILIA ROSA COELHO MOURA" w:date="2025-06-30T19:42:00Z">
        <w:r w:rsidRPr="01B0DBFA">
          <w:rPr>
            <w:rFonts w:ascii="Arial" w:eastAsia="Arial" w:hAnsi="Arial" w:cs="Arial"/>
          </w:rPr>
          <w:t xml:space="preserve">-&gt; Copie a URL, que será algo como: </w:t>
        </w:r>
        <w:r>
          <w:fldChar w:fldCharType="begin"/>
        </w:r>
        <w:r>
          <w:instrText xml:space="preserve">HYPERLINK "mailto:mongodb+srv://:@.mongodb.net/?retryWrites=true&amp;w=majority" </w:instrText>
        </w:r>
        <w:r>
          <w:fldChar w:fldCharType="separate"/>
        </w:r>
        <w:proofErr w:type="spellStart"/>
        <w:r w:rsidRPr="01B0DBFA">
          <w:rPr>
            <w:rStyle w:val="Hyperlink"/>
          </w:rPr>
          <w:t>mongodb+srv</w:t>
        </w:r>
        <w:proofErr w:type="spellEnd"/>
        <w:r w:rsidRPr="01B0DBFA">
          <w:rPr>
            <w:rStyle w:val="Hyperlink"/>
          </w:rPr>
          <w:t>://:@.mongodb.net</w:t>
        </w:r>
        <w:proofErr w:type="gramStart"/>
        <w:r w:rsidRPr="01B0DBFA">
          <w:rPr>
            <w:rStyle w:val="Hyperlink"/>
          </w:rPr>
          <w:t>/?</w:t>
        </w:r>
        <w:proofErr w:type="spellStart"/>
        <w:r w:rsidRPr="01B0DBFA">
          <w:rPr>
            <w:rStyle w:val="Hyperlink"/>
          </w:rPr>
          <w:t>retryWrites</w:t>
        </w:r>
        <w:proofErr w:type="spellEnd"/>
        <w:proofErr w:type="gramEnd"/>
        <w:r w:rsidRPr="01B0DBFA">
          <w:rPr>
            <w:rStyle w:val="Hyperlink"/>
          </w:rPr>
          <w:t>=</w:t>
        </w:r>
        <w:proofErr w:type="spellStart"/>
        <w:r w:rsidRPr="01B0DBFA">
          <w:rPr>
            <w:rStyle w:val="Hyperlink"/>
          </w:rPr>
          <w:t>true&amp;w</w:t>
        </w:r>
        <w:proofErr w:type="spellEnd"/>
        <w:r w:rsidRPr="01B0DBFA">
          <w:rPr>
            <w:rStyle w:val="Hyperlink"/>
          </w:rPr>
          <w:t>=</w:t>
        </w:r>
        <w:proofErr w:type="spellStart"/>
        <w:r w:rsidRPr="01B0DBFA">
          <w:rPr>
            <w:rStyle w:val="Hyperlink"/>
          </w:rPr>
          <w:t>majority</w:t>
        </w:r>
        <w:proofErr w:type="spellEnd"/>
        <w:r>
          <w:fldChar w:fldCharType="end"/>
        </w:r>
      </w:ins>
    </w:p>
    <w:p w14:paraId="2FB07BC6" w14:textId="3AA9046A" w:rsidR="01B0DBFA" w:rsidDel="00E47886" w:rsidRDefault="01B0DBFA" w:rsidP="00E47886">
      <w:pPr>
        <w:pStyle w:val="PargrafodaLista"/>
        <w:spacing w:before="240" w:after="240"/>
        <w:rPr>
          <w:ins w:id="397" w:author="LILIA ROSA COELHO MOURA" w:date="2025-06-30T19:24:00Z"/>
          <w:del w:id="398" w:author="RAYLAN BRUNO SANTANA CARVALHO" w:date="2025-06-30T22:25:00Z"/>
          <w:rFonts w:ascii="Arial" w:eastAsia="Arial" w:hAnsi="Arial" w:cs="Arial"/>
        </w:rPr>
        <w:pPrChange w:id="399" w:author="RAYLAN BRUNO SANTANA CARVALHO" w:date="2025-06-30T22:25:00Z">
          <w:pPr>
            <w:pStyle w:val="PargrafodaLista"/>
            <w:spacing w:after="0"/>
            <w:jc w:val="both"/>
          </w:pPr>
        </w:pPrChange>
      </w:pPr>
    </w:p>
    <w:p w14:paraId="555E6B57" w14:textId="1865910A" w:rsidR="01B0DBFA" w:rsidRDefault="01B0DBFA">
      <w:pPr>
        <w:pStyle w:val="PargrafodaLista"/>
        <w:spacing w:after="0"/>
        <w:jc w:val="both"/>
        <w:rPr>
          <w:ins w:id="400" w:author="VIRGINIA MARIA MONDEGO FERREIRA" w:date="2025-06-29T21:15:00Z"/>
          <w:rFonts w:ascii="Arial" w:eastAsia="Arial" w:hAnsi="Arial" w:cs="Arial"/>
        </w:rPr>
        <w:pPrChange w:id="401" w:author="LILIA ROSA COELHO MOURA" w:date="2025-06-30T19:24:00Z">
          <w:pPr/>
        </w:pPrChange>
      </w:pPr>
    </w:p>
    <w:p w14:paraId="6A5A81DA" w14:textId="34F6260D" w:rsidR="01B0DBFA" w:rsidRDefault="01B0DBFA">
      <w:pPr>
        <w:pStyle w:val="PargrafodaLista"/>
        <w:spacing w:after="0"/>
        <w:jc w:val="both"/>
        <w:rPr>
          <w:ins w:id="402" w:author="VIRGINIA MARIA MONDEGO FERREIRA" w:date="2025-06-29T21:13:00Z"/>
          <w:rFonts w:ascii="Arial" w:eastAsia="Arial" w:hAnsi="Arial" w:cs="Arial"/>
        </w:rPr>
        <w:pPrChange w:id="403" w:author="VIRGINIA MARIA MONDEGO FERREIRA" w:date="2025-06-29T21:15:00Z">
          <w:pPr/>
        </w:pPrChange>
      </w:pPr>
    </w:p>
    <w:p w14:paraId="25612FD5" w14:textId="31499182" w:rsidR="6C1196D9" w:rsidRDefault="6C1196D9">
      <w:pPr>
        <w:pStyle w:val="PargrafodaLista"/>
        <w:numPr>
          <w:ilvl w:val="0"/>
          <w:numId w:val="1"/>
        </w:numPr>
        <w:spacing w:after="0"/>
        <w:jc w:val="both"/>
        <w:rPr>
          <w:ins w:id="404" w:author="LILIA ROSA COELHO MOURA" w:date="2025-06-30T19:50:00Z"/>
          <w:rFonts w:ascii="Arial" w:eastAsia="Arial" w:hAnsi="Arial" w:cs="Arial"/>
        </w:rPr>
        <w:pPrChange w:id="405" w:author="LILIA ROSA COELHO MOURA" w:date="2025-06-30T19:24:00Z">
          <w:pPr>
            <w:spacing w:after="0"/>
            <w:jc w:val="both"/>
          </w:pPr>
        </w:pPrChange>
      </w:pPr>
      <w:ins w:id="406" w:author="VIRGINIA MARIA MONDEGO FERREIRA" w:date="2025-06-29T21:13:00Z">
        <w:r w:rsidRPr="01B0DBFA">
          <w:rPr>
            <w:rFonts w:ascii="Arial" w:eastAsia="Arial" w:hAnsi="Arial" w:cs="Arial"/>
          </w:rPr>
          <w:t xml:space="preserve">API KEY do Google </w:t>
        </w:r>
        <w:proofErr w:type="spellStart"/>
        <w:r w:rsidRPr="01B0DBFA">
          <w:rPr>
            <w:rFonts w:ascii="Arial" w:eastAsia="Arial" w:hAnsi="Arial" w:cs="Arial"/>
          </w:rPr>
          <w:t>Client</w:t>
        </w:r>
        <w:proofErr w:type="spellEnd"/>
        <w:r w:rsidRPr="01B0DBFA">
          <w:rPr>
            <w:rFonts w:ascii="Arial" w:eastAsia="Arial" w:hAnsi="Arial" w:cs="Arial"/>
          </w:rPr>
          <w:t xml:space="preserve">  </w:t>
        </w:r>
      </w:ins>
    </w:p>
    <w:p w14:paraId="441E755E" w14:textId="0BA6F0E4" w:rsidR="48A2E1D5" w:rsidRDefault="48A2E1D5">
      <w:pPr>
        <w:pStyle w:val="PargrafodaLista"/>
        <w:numPr>
          <w:ilvl w:val="0"/>
          <w:numId w:val="1"/>
        </w:numPr>
        <w:spacing w:after="0"/>
        <w:jc w:val="both"/>
        <w:rPr>
          <w:ins w:id="407" w:author="LILIA ROSA COELHO MOURA" w:date="2025-06-30T19:50:00Z"/>
        </w:rPr>
        <w:pPrChange w:id="408" w:author="LILIA ROSA COELHO MOURA" w:date="2025-06-30T19:50:00Z">
          <w:pPr/>
        </w:pPrChange>
      </w:pPr>
      <w:ins w:id="409" w:author="LILIA ROSA COELHO MOURA" w:date="2025-06-30T19:50:00Z">
        <w:r w:rsidRPr="01B0DBFA">
          <w:rPr>
            <w:rFonts w:ascii="Arial" w:eastAsia="Arial" w:hAnsi="Arial" w:cs="Arial"/>
          </w:rPr>
          <w:t xml:space="preserve">Acesse: </w:t>
        </w:r>
        <w:r>
          <w:fldChar w:fldCharType="begin"/>
        </w:r>
        <w:r>
          <w:instrText xml:space="preserve">HYPERLINK "https://console.cloud.google.com/" </w:instrText>
        </w:r>
        <w:r>
          <w:fldChar w:fldCharType="separate"/>
        </w:r>
        <w:r w:rsidRPr="01B0DBFA">
          <w:rPr>
            <w:rStyle w:val="Hyperlink"/>
          </w:rPr>
          <w:t>https://console.cloud.google.com/</w:t>
        </w:r>
        <w:r>
          <w:fldChar w:fldCharType="end"/>
        </w:r>
      </w:ins>
    </w:p>
    <w:p w14:paraId="14CABB50" w14:textId="3DFFF236" w:rsidR="48A2E1D5" w:rsidRDefault="48A2E1D5">
      <w:pPr>
        <w:pStyle w:val="PargrafodaLista"/>
        <w:numPr>
          <w:ilvl w:val="0"/>
          <w:numId w:val="1"/>
        </w:numPr>
        <w:spacing w:after="0"/>
        <w:jc w:val="both"/>
        <w:rPr>
          <w:ins w:id="410" w:author="LILIA ROSA COELHO MOURA" w:date="2025-06-30T19:50:00Z"/>
        </w:rPr>
        <w:pPrChange w:id="411" w:author="LILIA ROSA COELHO MOURA" w:date="2025-06-30T19:50:00Z">
          <w:pPr/>
        </w:pPrChange>
      </w:pPr>
      <w:ins w:id="412" w:author="LILIA ROSA COELHO MOURA" w:date="2025-06-30T19:50:00Z">
        <w:r w:rsidRPr="01B0DBFA">
          <w:t xml:space="preserve">Passo 1: Crie um </w:t>
        </w:r>
        <w:proofErr w:type="spellStart"/>
        <w:r w:rsidRPr="01B0DBFA">
          <w:t>prpjeto</w:t>
        </w:r>
        <w:proofErr w:type="spellEnd"/>
        <w:r w:rsidRPr="01B0DBFA">
          <w:t xml:space="preserve"> ou selecione um existe</w:t>
        </w:r>
      </w:ins>
    </w:p>
    <w:p w14:paraId="4EA90292" w14:textId="38F1BDFB" w:rsidR="48A2E1D5" w:rsidRDefault="48A2E1D5">
      <w:pPr>
        <w:pStyle w:val="PargrafodaLista"/>
        <w:numPr>
          <w:ilvl w:val="0"/>
          <w:numId w:val="1"/>
        </w:numPr>
        <w:spacing w:after="0"/>
        <w:jc w:val="both"/>
        <w:rPr>
          <w:ins w:id="413" w:author="LILIA ROSA COELHO MOURA" w:date="2025-06-30T19:51:00Z"/>
        </w:rPr>
        <w:pPrChange w:id="414" w:author="LILIA ROSA COELHO MOURA" w:date="2025-06-30T19:50:00Z">
          <w:pPr/>
        </w:pPrChange>
      </w:pPr>
      <w:ins w:id="415" w:author="LILIA ROSA COELHO MOURA" w:date="2025-06-30T19:50:00Z">
        <w:r w:rsidRPr="01B0DBFA">
          <w:t>Passo 2: Vá em APIS e ser</w:t>
        </w:r>
      </w:ins>
      <w:ins w:id="416" w:author="LILIA ROSA COELHO MOURA" w:date="2025-06-30T19:51:00Z">
        <w:r w:rsidRPr="01B0DBFA">
          <w:t xml:space="preserve">viço &gt; Tela de </w:t>
        </w:r>
        <w:proofErr w:type="spellStart"/>
        <w:r w:rsidRPr="01B0DBFA">
          <w:t>consetimento</w:t>
        </w:r>
        <w:proofErr w:type="spellEnd"/>
        <w:r w:rsidRPr="01B0DBFA">
          <w:t xml:space="preserve"> </w:t>
        </w:r>
        <w:proofErr w:type="spellStart"/>
        <w:r w:rsidRPr="01B0DBFA">
          <w:t>OAuth</w:t>
        </w:r>
        <w:proofErr w:type="spellEnd"/>
      </w:ins>
    </w:p>
    <w:p w14:paraId="6FD8608C" w14:textId="51D5E810" w:rsidR="48A2E1D5" w:rsidRDefault="48A2E1D5">
      <w:pPr>
        <w:pStyle w:val="PargrafodaLista"/>
        <w:spacing w:after="0"/>
        <w:ind w:hanging="360"/>
        <w:jc w:val="both"/>
        <w:rPr>
          <w:ins w:id="417" w:author="LILIA ROSA COELHO MOURA" w:date="2025-06-30T19:51:00Z"/>
        </w:rPr>
        <w:pPrChange w:id="418" w:author="LILIA ROSA COELHO MOURA" w:date="2025-06-30T19:51:00Z">
          <w:pPr/>
        </w:pPrChange>
      </w:pPr>
      <w:ins w:id="419" w:author="LILIA ROSA COELHO MOURA" w:date="2025-06-30T19:51:00Z">
        <w:r w:rsidRPr="01B0DBFA">
          <w:lastRenderedPageBreak/>
          <w:t xml:space="preserve">       -</w:t>
        </w:r>
        <w:proofErr w:type="gramStart"/>
        <w:r w:rsidRPr="01B0DBFA">
          <w:t>&gt; Defina</w:t>
        </w:r>
        <w:proofErr w:type="gramEnd"/>
        <w:r w:rsidRPr="01B0DBFA">
          <w:t xml:space="preserve"> o tipo como Externo</w:t>
        </w:r>
      </w:ins>
    </w:p>
    <w:p w14:paraId="73FCD7D2" w14:textId="03EB4E6A" w:rsidR="48A2E1D5" w:rsidRDefault="48A2E1D5" w:rsidP="01B0DBFA">
      <w:pPr>
        <w:pStyle w:val="PargrafodaLista"/>
        <w:spacing w:after="0"/>
        <w:ind w:hanging="360"/>
        <w:jc w:val="both"/>
        <w:rPr>
          <w:ins w:id="420" w:author="LILIA ROSA COELHO MOURA" w:date="2025-06-30T19:51:00Z"/>
        </w:rPr>
      </w:pPr>
      <w:ins w:id="421" w:author="LILIA ROSA COELHO MOURA" w:date="2025-06-30T19:51:00Z">
        <w:r w:rsidRPr="01B0DBFA">
          <w:t xml:space="preserve">        -</w:t>
        </w:r>
        <w:proofErr w:type="gramStart"/>
        <w:r w:rsidRPr="01B0DBFA">
          <w:t>&gt; Preencha</w:t>
        </w:r>
        <w:proofErr w:type="gramEnd"/>
        <w:r w:rsidRPr="01B0DBFA">
          <w:t xml:space="preserve"> os campos obrigatórios</w:t>
        </w:r>
      </w:ins>
    </w:p>
    <w:p w14:paraId="43FC5330" w14:textId="71F69020" w:rsidR="48A2E1D5" w:rsidRDefault="48A2E1D5">
      <w:pPr>
        <w:pStyle w:val="PargrafodaLista"/>
        <w:numPr>
          <w:ilvl w:val="0"/>
          <w:numId w:val="1"/>
        </w:numPr>
        <w:spacing w:after="0"/>
        <w:jc w:val="both"/>
        <w:rPr>
          <w:ins w:id="422" w:author="LILIA ROSA COELHO MOURA" w:date="2025-06-30T19:53:00Z"/>
        </w:rPr>
        <w:pPrChange w:id="423" w:author="LILIA ROSA COELHO MOURA" w:date="2025-06-30T19:52:00Z">
          <w:pPr>
            <w:pStyle w:val="PargrafodaLista"/>
            <w:spacing w:after="0"/>
            <w:ind w:hanging="360"/>
            <w:jc w:val="both"/>
          </w:pPr>
        </w:pPrChange>
      </w:pPr>
      <w:ins w:id="424" w:author="LILIA ROSA COELHO MOURA" w:date="2025-06-30T19:52:00Z">
        <w:r w:rsidRPr="01B0DBFA">
          <w:t xml:space="preserve">Passo 3: vá para Credencias </w:t>
        </w:r>
      </w:ins>
      <w:proofErr w:type="gramStart"/>
      <w:ins w:id="425" w:author="LILIA ROSA COELHO MOURA" w:date="2025-06-30T19:53:00Z">
        <w:r w:rsidRPr="01B0DBFA">
          <w:t>&gt; Criar</w:t>
        </w:r>
        <w:proofErr w:type="gramEnd"/>
        <w:r w:rsidRPr="01B0DBFA">
          <w:t xml:space="preserve"> credencias &gt; ID do cliente </w:t>
        </w:r>
        <w:proofErr w:type="spellStart"/>
        <w:r w:rsidRPr="01B0DBFA">
          <w:t>OAuth</w:t>
        </w:r>
        <w:proofErr w:type="spellEnd"/>
        <w:r w:rsidRPr="01B0DBFA">
          <w:t>:</w:t>
        </w:r>
      </w:ins>
    </w:p>
    <w:p w14:paraId="388DD4B8" w14:textId="389CDB06" w:rsidR="48A2E1D5" w:rsidRDefault="48A2E1D5">
      <w:pPr>
        <w:pStyle w:val="PargrafodaLista"/>
        <w:spacing w:after="0"/>
        <w:jc w:val="both"/>
        <w:rPr>
          <w:ins w:id="426" w:author="LILIA ROSA COELHO MOURA" w:date="2025-06-30T19:53:00Z"/>
        </w:rPr>
        <w:pPrChange w:id="427" w:author="LILIA ROSA COELHO MOURA" w:date="2025-06-30T19:53:00Z">
          <w:pPr/>
        </w:pPrChange>
      </w:pPr>
      <w:ins w:id="428" w:author="LILIA ROSA COELHO MOURA" w:date="2025-06-30T19:53:00Z">
        <w:r w:rsidRPr="01B0DBFA">
          <w:t>-&gt; Tipo de aplicação: Web</w:t>
        </w:r>
      </w:ins>
    </w:p>
    <w:p w14:paraId="149B2584" w14:textId="1C6782CD" w:rsidR="48A2E1D5" w:rsidRDefault="48A2E1D5" w:rsidP="01B0DBFA">
      <w:pPr>
        <w:pStyle w:val="PargrafodaLista"/>
        <w:spacing w:after="0"/>
        <w:jc w:val="both"/>
        <w:rPr>
          <w:ins w:id="429" w:author="LILIA ROSA COELHO MOURA" w:date="2025-06-30T19:54:00Z"/>
        </w:rPr>
      </w:pPr>
      <w:ins w:id="430" w:author="LILIA ROSA COELHO MOURA" w:date="2025-06-30T19:53:00Z">
        <w:r w:rsidRPr="01B0DBFA">
          <w:t xml:space="preserve">-&gt; Informe os </w:t>
        </w:r>
        <w:proofErr w:type="spellStart"/>
        <w:r w:rsidRPr="01B0DBFA">
          <w:t>URIs</w:t>
        </w:r>
        <w:proofErr w:type="spellEnd"/>
        <w:r w:rsidRPr="01B0DBFA">
          <w:t xml:space="preserve"> de redirecionamentos (</w:t>
        </w:r>
        <w:proofErr w:type="spellStart"/>
        <w:r w:rsidRPr="01B0DBFA">
          <w:t>ex</w:t>
        </w:r>
        <w:proofErr w:type="spellEnd"/>
        <w:r w:rsidRPr="01B0DBFA">
          <w:t xml:space="preserve">: </w:t>
        </w:r>
      </w:ins>
      <w:ins w:id="431" w:author="LILIA ROSA COELHO MOURA" w:date="2025-06-30T19:54:00Z">
        <w:r>
          <w:fldChar w:fldCharType="begin"/>
        </w:r>
        <w:r>
          <w:instrText xml:space="preserve">HYPERLINK "http://locahost:4000/home.html" </w:instrText>
        </w:r>
        <w:r>
          <w:fldChar w:fldCharType="separate"/>
        </w:r>
      </w:ins>
      <w:ins w:id="432" w:author="LILIA ROSA COELHO MOURA" w:date="2025-06-30T19:53:00Z">
        <w:r w:rsidRPr="01B0DBFA">
          <w:rPr>
            <w:rStyle w:val="Hyperlink"/>
          </w:rPr>
          <w:t>http://locah</w:t>
        </w:r>
      </w:ins>
      <w:ins w:id="433" w:author="LILIA ROSA COELHO MOURA" w:date="2025-06-30T19:54:00Z">
        <w:r w:rsidRPr="01B0DBFA">
          <w:rPr>
            <w:rStyle w:val="Hyperlink"/>
          </w:rPr>
          <w:t>ost:4000/home.html</w:t>
        </w:r>
        <w:r>
          <w:fldChar w:fldCharType="end"/>
        </w:r>
      </w:ins>
    </w:p>
    <w:p w14:paraId="2AFFA1F4" w14:textId="4B3E1174" w:rsidR="48A2E1D5" w:rsidDel="00E47886" w:rsidRDefault="48A2E1D5" w:rsidP="01B0DBFA">
      <w:pPr>
        <w:pStyle w:val="PargrafodaLista"/>
        <w:spacing w:after="0"/>
        <w:jc w:val="both"/>
        <w:rPr>
          <w:ins w:id="434" w:author="LILIA ROSA COELHO MOURA" w:date="2025-07-01T01:13:00Z"/>
          <w:del w:id="435" w:author="RAYLAN BRUNO SANTANA CARVALHO" w:date="2025-06-30T22:25:00Z"/>
        </w:rPr>
      </w:pPr>
      <w:ins w:id="436" w:author="LILIA ROSA COELHO MOURA" w:date="2025-06-30T19:54:00Z">
        <w:r w:rsidRPr="01B0DBFA">
          <w:t xml:space="preserve">-&gt; copie o </w:t>
        </w:r>
        <w:proofErr w:type="spellStart"/>
        <w:r w:rsidRPr="01B0DBFA">
          <w:t>cliente_id</w:t>
        </w:r>
      </w:ins>
      <w:proofErr w:type="spellEnd"/>
    </w:p>
    <w:p w14:paraId="1962FDDE" w14:textId="668116F7" w:rsidR="01B0DBFA" w:rsidDel="00E47886" w:rsidRDefault="01B0DBFA" w:rsidP="01B0DBFA">
      <w:pPr>
        <w:pStyle w:val="PargrafodaLista"/>
        <w:spacing w:after="0"/>
        <w:jc w:val="both"/>
        <w:rPr>
          <w:ins w:id="437" w:author="LILIA ROSA COELHO MOURA" w:date="2025-07-01T01:13:00Z"/>
          <w:del w:id="438" w:author="RAYLAN BRUNO SANTANA CARVALHO" w:date="2025-06-30T22:25:00Z"/>
        </w:rPr>
      </w:pPr>
    </w:p>
    <w:p w14:paraId="10F26316" w14:textId="3BF58787" w:rsidR="01B0DBFA" w:rsidRDefault="01B0DBFA" w:rsidP="01B0DBFA">
      <w:pPr>
        <w:pStyle w:val="PargrafodaLista"/>
        <w:spacing w:after="0"/>
        <w:jc w:val="both"/>
        <w:rPr>
          <w:ins w:id="439" w:author="VIRGINIA MARIA MONDEGO FERREIRA" w:date="2025-06-29T21:15:00Z"/>
          <w:rFonts w:ascii="Arial" w:eastAsia="Arial" w:hAnsi="Arial" w:cs="Arial"/>
        </w:rPr>
      </w:pPr>
    </w:p>
    <w:p w14:paraId="434D4193" w14:textId="0EF4514B" w:rsidR="01B0DBFA" w:rsidRDefault="01B0DBFA">
      <w:pPr>
        <w:pStyle w:val="PargrafodaLista"/>
        <w:spacing w:after="0"/>
        <w:jc w:val="both"/>
        <w:rPr>
          <w:ins w:id="440" w:author="VIRGINIA MARIA MONDEGO FERREIRA" w:date="2025-06-29T21:13:00Z"/>
          <w:rFonts w:ascii="Arial" w:eastAsia="Arial" w:hAnsi="Arial" w:cs="Arial"/>
        </w:rPr>
        <w:pPrChange w:id="441" w:author="VIRGINIA MARIA MONDEGO FERREIRA" w:date="2025-06-29T21:15:00Z">
          <w:pPr/>
        </w:pPrChange>
      </w:pPr>
    </w:p>
    <w:p w14:paraId="15A11FAE" w14:textId="45D65A40" w:rsidR="6C1196D9" w:rsidRDefault="6C1196D9">
      <w:pPr>
        <w:pStyle w:val="PargrafodaLista"/>
        <w:numPr>
          <w:ilvl w:val="0"/>
          <w:numId w:val="1"/>
        </w:numPr>
        <w:spacing w:after="0"/>
        <w:jc w:val="both"/>
        <w:rPr>
          <w:ins w:id="442" w:author="LILIA ROSA COELHO MOURA" w:date="2025-06-30T19:45:00Z"/>
          <w:rFonts w:ascii="Arial" w:eastAsia="Arial" w:hAnsi="Arial" w:cs="Arial"/>
        </w:rPr>
        <w:pPrChange w:id="443" w:author="VIRGINIA MARIA MONDEGO FERREIRA" w:date="2025-06-29T21:15:00Z">
          <w:pPr>
            <w:spacing w:after="0"/>
            <w:jc w:val="both"/>
          </w:pPr>
        </w:pPrChange>
      </w:pPr>
      <w:ins w:id="444" w:author="VIRGINIA MARIA MONDEGO FERREIRA" w:date="2025-06-29T21:13:00Z">
        <w:r w:rsidRPr="01B0DBFA">
          <w:rPr>
            <w:rFonts w:ascii="Arial" w:eastAsia="Arial" w:hAnsi="Arial" w:cs="Arial"/>
          </w:rPr>
          <w:t xml:space="preserve">API KEY do </w:t>
        </w:r>
        <w:proofErr w:type="spellStart"/>
        <w:r w:rsidRPr="01B0DBFA">
          <w:rPr>
            <w:rFonts w:ascii="Arial" w:eastAsia="Arial" w:hAnsi="Arial" w:cs="Arial"/>
          </w:rPr>
          <w:t>Firebase</w:t>
        </w:r>
      </w:ins>
      <w:proofErr w:type="spellEnd"/>
    </w:p>
    <w:p w14:paraId="2082C0BF" w14:textId="6F161096" w:rsidR="40B716C3" w:rsidRDefault="40B716C3">
      <w:pPr>
        <w:pStyle w:val="PargrafodaLista"/>
        <w:spacing w:after="0"/>
        <w:jc w:val="both"/>
        <w:rPr>
          <w:ins w:id="445" w:author="LILIA ROSA COELHO MOURA" w:date="2025-06-30T19:45:00Z"/>
          <w:rFonts w:ascii="Arial" w:eastAsia="Arial" w:hAnsi="Arial" w:cs="Arial"/>
        </w:rPr>
        <w:pPrChange w:id="446" w:author="LILIA ROSA COELHO MOURA" w:date="2025-06-30T19:45:00Z">
          <w:pPr/>
        </w:pPrChange>
      </w:pPr>
      <w:ins w:id="447" w:author="LILIA ROSA COELHO MOURA" w:date="2025-06-30T19:45:00Z">
        <w:r w:rsidRPr="01B0DBFA">
          <w:rPr>
            <w:rFonts w:ascii="Arial" w:eastAsia="Arial" w:hAnsi="Arial" w:cs="Arial"/>
          </w:rPr>
          <w:t xml:space="preserve">Acesse: </w:t>
        </w:r>
        <w:r>
          <w:fldChar w:fldCharType="begin"/>
        </w:r>
        <w:r>
          <w:instrText xml:space="preserve">HYPERLINK "https://console.firebase.google.com/" </w:instrText>
        </w:r>
        <w:r>
          <w:fldChar w:fldCharType="separate"/>
        </w:r>
        <w:r w:rsidRPr="01B0DBFA">
          <w:rPr>
            <w:rStyle w:val="Hyperlink"/>
          </w:rPr>
          <w:t>https://console.firebase.google.com/</w:t>
        </w:r>
        <w:r>
          <w:fldChar w:fldCharType="end"/>
        </w:r>
      </w:ins>
    </w:p>
    <w:p w14:paraId="77030148" w14:textId="389C3A35" w:rsidR="40B716C3" w:rsidRDefault="40B716C3" w:rsidP="01B0DBFA">
      <w:pPr>
        <w:pStyle w:val="PargrafodaLista"/>
        <w:spacing w:after="0"/>
        <w:jc w:val="both"/>
        <w:rPr>
          <w:ins w:id="448" w:author="LILIA ROSA COELHO MOURA" w:date="2025-06-30T19:46:00Z"/>
        </w:rPr>
      </w:pPr>
      <w:ins w:id="449" w:author="LILIA ROSA COELHO MOURA" w:date="2025-06-30T19:46:00Z">
        <w:r w:rsidRPr="01B0DBFA">
          <w:t>Passo 1: Selecione seu projeto</w:t>
        </w:r>
      </w:ins>
    </w:p>
    <w:p w14:paraId="57B52290" w14:textId="21E330CE" w:rsidR="40B716C3" w:rsidRDefault="40B716C3" w:rsidP="01B0DBFA">
      <w:pPr>
        <w:pStyle w:val="PargrafodaLista"/>
        <w:spacing w:after="0"/>
        <w:jc w:val="both"/>
        <w:rPr>
          <w:ins w:id="450" w:author="LILIA ROSA COELHO MOURA" w:date="2025-06-30T19:46:00Z"/>
        </w:rPr>
      </w:pPr>
      <w:ins w:id="451" w:author="LILIA ROSA COELHO MOURA" w:date="2025-06-30T19:46:00Z">
        <w:r w:rsidRPr="01B0DBFA">
          <w:t>Passo 2: No menu esquerdo, clique em Configurações &gt; Configurações do projeto</w:t>
        </w:r>
      </w:ins>
    </w:p>
    <w:p w14:paraId="214F6112" w14:textId="3AF16AC5" w:rsidR="40B716C3" w:rsidRDefault="40B716C3" w:rsidP="01B0DBFA">
      <w:pPr>
        <w:pStyle w:val="PargrafodaLista"/>
        <w:spacing w:after="0"/>
        <w:jc w:val="both"/>
        <w:rPr>
          <w:ins w:id="452" w:author="LILIA ROSA COELHO MOURA" w:date="2025-06-30T19:46:00Z"/>
        </w:rPr>
      </w:pPr>
      <w:ins w:id="453" w:author="LILIA ROSA COELHO MOURA" w:date="2025-06-30T19:46:00Z">
        <w:r w:rsidRPr="01B0DBFA">
          <w:t xml:space="preserve">Passo 3: Na aba Geral, role </w:t>
        </w:r>
        <w:proofErr w:type="gramStart"/>
        <w:r w:rsidRPr="01B0DBFA">
          <w:t>até Suas</w:t>
        </w:r>
        <w:proofErr w:type="gramEnd"/>
        <w:r w:rsidRPr="01B0DBFA">
          <w:t xml:space="preserve"> </w:t>
        </w:r>
        <w:proofErr w:type="spellStart"/>
        <w:r w:rsidRPr="01B0DBFA">
          <w:t>apps</w:t>
        </w:r>
        <w:proofErr w:type="spellEnd"/>
      </w:ins>
    </w:p>
    <w:p w14:paraId="0F93AAD2" w14:textId="5AD1A331" w:rsidR="40B716C3" w:rsidRDefault="40B716C3" w:rsidP="01B0DBFA">
      <w:pPr>
        <w:pStyle w:val="PargrafodaLista"/>
        <w:spacing w:after="0"/>
        <w:jc w:val="both"/>
        <w:rPr>
          <w:ins w:id="454" w:author="LILIA ROSA COELHO MOURA" w:date="2025-06-30T19:47:00Z"/>
        </w:rPr>
      </w:pPr>
      <w:ins w:id="455" w:author="LILIA ROSA COELHO MOURA" w:date="2025-06-30T19:47:00Z">
        <w:r w:rsidRPr="01B0DBFA">
          <w:t xml:space="preserve">Passo 4: Você verá a </w:t>
        </w:r>
        <w:proofErr w:type="spellStart"/>
        <w:r w:rsidRPr="01B0DBFA">
          <w:t>apikey</w:t>
        </w:r>
        <w:proofErr w:type="spellEnd"/>
        <w:r w:rsidRPr="01B0DBFA">
          <w:t xml:space="preserve"> dentro do trecho de </w:t>
        </w:r>
        <w:proofErr w:type="spellStart"/>
        <w:r w:rsidRPr="01B0DBFA">
          <w:t>coniguração</w:t>
        </w:r>
        <w:proofErr w:type="spellEnd"/>
        <w:r w:rsidRPr="01B0DBFA">
          <w:t xml:space="preserve"> </w:t>
        </w:r>
        <w:proofErr w:type="spellStart"/>
        <w:r w:rsidRPr="01B0DBFA">
          <w:t>Javascript</w:t>
        </w:r>
        <w:proofErr w:type="spellEnd"/>
        <w:r w:rsidRPr="01B0DBFA">
          <w:t xml:space="preserve">, algo como este exemplo: </w:t>
        </w:r>
      </w:ins>
    </w:p>
    <w:p w14:paraId="0B6DB42D" w14:textId="3E6A2767" w:rsidR="01B0DBFA" w:rsidRDefault="01B0DBFA" w:rsidP="01B0DBFA">
      <w:pPr>
        <w:pStyle w:val="PargrafodaLista"/>
        <w:spacing w:after="0"/>
        <w:jc w:val="both"/>
        <w:rPr>
          <w:ins w:id="456" w:author="LILIA ROSA COELHO MOURA" w:date="2025-06-30T19:47:00Z"/>
        </w:rPr>
      </w:pPr>
    </w:p>
    <w:p w14:paraId="75486039" w14:textId="2EC75F6C" w:rsidR="40B716C3" w:rsidRDefault="40B716C3" w:rsidP="01B0DBFA">
      <w:pPr>
        <w:pStyle w:val="PargrafodaLista"/>
        <w:spacing w:after="0"/>
        <w:jc w:val="both"/>
        <w:rPr>
          <w:ins w:id="457" w:author="LILIA ROSA COELHO MOURA" w:date="2025-06-30T19:47:00Z"/>
        </w:rPr>
      </w:pPr>
      <w:proofErr w:type="spellStart"/>
      <w:proofErr w:type="gramStart"/>
      <w:ins w:id="458" w:author="LILIA ROSA COELHO MOURA" w:date="2025-06-30T19:47:00Z">
        <w:r w:rsidRPr="01B0DBFA">
          <w:t>const</w:t>
        </w:r>
        <w:proofErr w:type="spellEnd"/>
        <w:proofErr w:type="gramEnd"/>
        <w:r w:rsidRPr="01B0DBFA">
          <w:t xml:space="preserve"> </w:t>
        </w:r>
        <w:proofErr w:type="spellStart"/>
        <w:r w:rsidRPr="01B0DBFA">
          <w:t>firebaseConfig</w:t>
        </w:r>
        <w:proofErr w:type="spellEnd"/>
        <w:r w:rsidRPr="01B0DBFA">
          <w:t xml:space="preserve"> = {</w:t>
        </w:r>
      </w:ins>
    </w:p>
    <w:p w14:paraId="34EF1A21" w14:textId="5CA182A2" w:rsidR="40B716C3" w:rsidRDefault="40B716C3">
      <w:pPr>
        <w:pStyle w:val="PargrafodaLista"/>
        <w:spacing w:after="0"/>
        <w:jc w:val="both"/>
        <w:rPr>
          <w:ins w:id="459" w:author="LILIA ROSA COELHO MOURA" w:date="2025-06-30T19:47:00Z"/>
        </w:rPr>
        <w:pPrChange w:id="460" w:author="LILIA ROSA COELHO MOURA" w:date="2025-06-30T19:47:00Z">
          <w:pPr/>
        </w:pPrChange>
      </w:pPr>
      <w:ins w:id="461" w:author="LILIA ROSA COELHO MOURA" w:date="2025-06-30T19:47:00Z">
        <w:r w:rsidRPr="01B0DBFA">
          <w:t xml:space="preserve">  </w:t>
        </w:r>
        <w:proofErr w:type="spellStart"/>
        <w:proofErr w:type="gramStart"/>
        <w:r w:rsidRPr="01B0DBFA">
          <w:t>apiKey</w:t>
        </w:r>
        <w:proofErr w:type="spellEnd"/>
        <w:proofErr w:type="gramEnd"/>
        <w:r w:rsidRPr="01B0DBFA">
          <w:t>: "AIzaSyB59VBEvzPp6kDJ7dBiZsqBjROocPmcu5U",</w:t>
        </w:r>
      </w:ins>
    </w:p>
    <w:p w14:paraId="4D9916A1" w14:textId="0D773952" w:rsidR="40B716C3" w:rsidRDefault="40B716C3">
      <w:pPr>
        <w:pStyle w:val="PargrafodaLista"/>
        <w:spacing w:after="0"/>
        <w:jc w:val="both"/>
        <w:rPr>
          <w:ins w:id="462" w:author="LILIA ROSA COELHO MOURA" w:date="2025-06-30T19:47:00Z"/>
        </w:rPr>
        <w:pPrChange w:id="463" w:author="LILIA ROSA COELHO MOURA" w:date="2025-06-30T19:47:00Z">
          <w:pPr/>
        </w:pPrChange>
      </w:pPr>
      <w:ins w:id="464" w:author="LILIA ROSA COELHO MOURA" w:date="2025-06-30T19:47:00Z">
        <w:r w:rsidRPr="01B0DBFA">
          <w:t xml:space="preserve">  ...</w:t>
        </w:r>
      </w:ins>
    </w:p>
    <w:p w14:paraId="2CF8188F" w14:textId="5B4AF0BA" w:rsidR="40B716C3" w:rsidRDefault="40B716C3">
      <w:pPr>
        <w:pStyle w:val="PargrafodaLista"/>
        <w:spacing w:after="0"/>
        <w:jc w:val="both"/>
        <w:rPr>
          <w:ins w:id="465" w:author="LILIA ROSA COELHO MOURA" w:date="2025-07-01T01:15:00Z"/>
        </w:rPr>
        <w:pPrChange w:id="466" w:author="LILIA ROSA COELHO MOURA" w:date="2025-06-30T19:47:00Z">
          <w:pPr/>
        </w:pPrChange>
      </w:pPr>
      <w:ins w:id="467" w:author="LILIA ROSA COELHO MOURA" w:date="2025-06-30T19:47:00Z">
        <w:r w:rsidRPr="01B0DBFA">
          <w:t>}</w:t>
        </w:r>
      </w:ins>
    </w:p>
    <w:p w14:paraId="07C6B74E" w14:textId="1EDA3586" w:rsidR="01B0DBFA" w:rsidRDefault="01B0DBFA" w:rsidP="01B0DBFA">
      <w:pPr>
        <w:pStyle w:val="PargrafodaLista"/>
        <w:spacing w:after="0"/>
        <w:jc w:val="both"/>
        <w:rPr>
          <w:ins w:id="468" w:author="LILIA ROSA COELHO MOURA" w:date="2025-07-01T01:15:00Z"/>
        </w:rPr>
      </w:pPr>
    </w:p>
    <w:p w14:paraId="71A24FEC" w14:textId="5AF62FFD" w:rsidR="01B0DBFA" w:rsidDel="00E47886" w:rsidRDefault="01B0DBFA" w:rsidP="01B0DBFA">
      <w:pPr>
        <w:pStyle w:val="PargrafodaLista"/>
        <w:spacing w:after="0"/>
        <w:jc w:val="both"/>
        <w:rPr>
          <w:ins w:id="469" w:author="LILIA ROSA COELHO MOURA" w:date="2025-06-30T19:45:00Z"/>
          <w:del w:id="470" w:author="RAYLAN BRUNO SANTANA CARVALHO" w:date="2025-06-30T22:29:00Z"/>
        </w:rPr>
      </w:pPr>
    </w:p>
    <w:p w14:paraId="4F4799D1" w14:textId="037C3958" w:rsidR="01B0DBFA" w:rsidDel="00E47886" w:rsidRDefault="01B0DBFA">
      <w:pPr>
        <w:spacing w:after="0"/>
        <w:ind w:left="708"/>
        <w:jc w:val="both"/>
        <w:rPr>
          <w:ins w:id="471" w:author="LILIA ROSA COELHO MOURA" w:date="2025-07-01T01:15:00Z"/>
          <w:del w:id="472" w:author="RAYLAN BRUNO SANTANA CARVALHO" w:date="2025-06-30T22:29:00Z"/>
          <w:rFonts w:ascii="Arial" w:eastAsia="Arial" w:hAnsi="Arial" w:cs="Arial"/>
        </w:rPr>
        <w:pPrChange w:id="473" w:author="LILIA ROSA COELHO MOURA" w:date="2025-07-01T01:21:00Z">
          <w:pPr>
            <w:pStyle w:val="PargrafodaLista"/>
            <w:spacing w:after="0"/>
            <w:ind w:left="708"/>
            <w:jc w:val="both"/>
          </w:pPr>
        </w:pPrChange>
      </w:pPr>
    </w:p>
    <w:p w14:paraId="7D45F509" w14:textId="18143F57" w:rsidR="01B0DBFA" w:rsidDel="00E47886" w:rsidRDefault="01B0DBFA">
      <w:pPr>
        <w:spacing w:after="0"/>
        <w:ind w:left="708"/>
        <w:jc w:val="both"/>
        <w:rPr>
          <w:ins w:id="474" w:author="LILIA ROSA COELHO MOURA" w:date="2025-07-01T01:18:00Z"/>
          <w:del w:id="475" w:author="RAYLAN BRUNO SANTANA CARVALHO" w:date="2025-06-30T22:29:00Z"/>
          <w:rFonts w:ascii="Arial" w:eastAsia="Arial" w:hAnsi="Arial" w:cs="Arial"/>
          <w:u w:val="single"/>
          <w:rPrChange w:id="476" w:author="LILIA ROSA COELHO MOURA" w:date="2025-07-01T01:21:00Z">
            <w:rPr>
              <w:ins w:id="477" w:author="LILIA ROSA COELHO MOURA" w:date="2025-07-01T01:18:00Z"/>
              <w:del w:id="478" w:author="RAYLAN BRUNO SANTANA CARVALHO" w:date="2025-06-30T22:29:00Z"/>
              <w:rFonts w:ascii="Arial" w:eastAsia="Arial" w:hAnsi="Arial" w:cs="Arial"/>
            </w:rPr>
          </w:rPrChange>
        </w:rPr>
        <w:pPrChange w:id="479" w:author="LILIA ROSA COELHO MOURA" w:date="2025-07-01T01:21:00Z">
          <w:pPr>
            <w:pStyle w:val="PargrafodaLista"/>
            <w:spacing w:after="0"/>
            <w:ind w:left="708"/>
            <w:jc w:val="both"/>
          </w:pPr>
        </w:pPrChange>
      </w:pPr>
    </w:p>
    <w:p w14:paraId="304FA2DB" w14:textId="548E3316" w:rsidR="01B0DBFA" w:rsidRPr="00E47886" w:rsidDel="00E47886" w:rsidRDefault="01B0DBFA">
      <w:pPr>
        <w:spacing w:before="240" w:after="240"/>
        <w:rPr>
          <w:ins w:id="480" w:author="LILIA ROSA COELHO MOURA" w:date="2025-07-01T01:18:00Z"/>
          <w:del w:id="481" w:author="RAYLAN BRUNO SANTANA CARVALHO" w:date="2025-06-30T22:29:00Z"/>
          <w:rPrChange w:id="482" w:author="RAYLAN BRUNO SANTANA CARVALHO" w:date="2025-06-30T22:24:00Z">
            <w:rPr>
              <w:ins w:id="483" w:author="LILIA ROSA COELHO MOURA" w:date="2025-07-01T01:18:00Z"/>
              <w:del w:id="484" w:author="RAYLAN BRUNO SANTANA CARVALHO" w:date="2025-06-30T22:29:00Z"/>
              <w:lang w:val="en-US"/>
            </w:rPr>
          </w:rPrChange>
        </w:rPr>
        <w:pPrChange w:id="485" w:author="LILIA ROSA COELHO MOURA" w:date="2025-07-01T01:18:00Z">
          <w:pPr/>
        </w:pPrChange>
      </w:pPr>
    </w:p>
    <w:p w14:paraId="1559EE37" w14:textId="3FF93D62" w:rsidR="01B0DBFA" w:rsidDel="00E47886" w:rsidRDefault="01B0DBFA" w:rsidP="01B0DBFA">
      <w:pPr>
        <w:pStyle w:val="PargrafodaLista"/>
        <w:spacing w:after="0"/>
        <w:jc w:val="both"/>
        <w:rPr>
          <w:ins w:id="486" w:author="LILIA ROSA COELHO MOURA" w:date="2025-07-01T01:18:00Z"/>
          <w:del w:id="487" w:author="RAYLAN BRUNO SANTANA CARVALHO" w:date="2025-06-30T22:29:00Z"/>
          <w:rFonts w:ascii="Arial" w:eastAsia="Arial" w:hAnsi="Arial" w:cs="Arial"/>
        </w:rPr>
      </w:pPr>
    </w:p>
    <w:p w14:paraId="096D5B98" w14:textId="58430FAB" w:rsidR="01B0DBFA" w:rsidDel="00E47886" w:rsidRDefault="01B0DBFA" w:rsidP="01B0DBFA">
      <w:pPr>
        <w:pStyle w:val="PargrafodaLista"/>
        <w:spacing w:after="0"/>
        <w:jc w:val="both"/>
        <w:rPr>
          <w:ins w:id="488" w:author="LILIA ROSA COELHO MOURA" w:date="2025-07-01T01:18:00Z"/>
          <w:del w:id="489" w:author="RAYLAN BRUNO SANTANA CARVALHO" w:date="2025-06-30T22:29:00Z"/>
          <w:rFonts w:ascii="Arial" w:eastAsia="Arial" w:hAnsi="Arial" w:cs="Arial"/>
        </w:rPr>
      </w:pPr>
    </w:p>
    <w:p w14:paraId="027C3F33" w14:textId="29634805" w:rsidR="01B0DBFA" w:rsidDel="00E47886" w:rsidRDefault="01B0DBFA" w:rsidP="01B0DBFA">
      <w:pPr>
        <w:pStyle w:val="PargrafodaLista"/>
        <w:spacing w:after="0"/>
        <w:jc w:val="both"/>
        <w:rPr>
          <w:ins w:id="490" w:author="LILIA ROSA COELHO MOURA" w:date="2025-07-01T01:15:00Z"/>
          <w:del w:id="491" w:author="RAYLAN BRUNO SANTANA CARVALHO" w:date="2025-06-30T22:29:00Z"/>
          <w:rFonts w:ascii="Arial" w:eastAsia="Arial" w:hAnsi="Arial" w:cs="Arial"/>
        </w:rPr>
      </w:pPr>
    </w:p>
    <w:p w14:paraId="288DB35C" w14:textId="5E656BC3" w:rsidR="01B0DBFA" w:rsidDel="00E47886" w:rsidRDefault="01B0DBFA" w:rsidP="01B0DBFA">
      <w:pPr>
        <w:pStyle w:val="PargrafodaLista"/>
        <w:spacing w:after="0"/>
        <w:jc w:val="both"/>
        <w:rPr>
          <w:ins w:id="492" w:author="VIRGINIA MARIA MONDEGO FERREIRA" w:date="2025-06-29T21:13:00Z"/>
          <w:del w:id="493" w:author="RAYLAN BRUNO SANTANA CARVALHO" w:date="2025-06-30T22:29:00Z"/>
        </w:rPr>
      </w:pPr>
    </w:p>
    <w:p w14:paraId="2C9D74B4" w14:textId="1A0FD339" w:rsidR="01B0DBFA" w:rsidDel="00E47886" w:rsidRDefault="01B0DBFA" w:rsidP="01B0DBFA">
      <w:pPr>
        <w:spacing w:after="0"/>
        <w:jc w:val="both"/>
        <w:rPr>
          <w:ins w:id="494" w:author="VIRGINIA MARIA MONDEGO FERREIRA" w:date="2025-06-29T21:13:00Z"/>
          <w:del w:id="495" w:author="RAYLAN BRUNO SANTANA CARVALHO" w:date="2025-06-30T22:29:00Z"/>
          <w:rFonts w:ascii="Arial" w:eastAsia="Arial" w:hAnsi="Arial" w:cs="Arial"/>
        </w:rPr>
      </w:pPr>
    </w:p>
    <w:p w14:paraId="6F5D10DE" w14:textId="2C631E83" w:rsidR="25747A6A" w:rsidRDefault="25747A6A" w:rsidP="01B0DBFA">
      <w:pPr>
        <w:spacing w:after="0"/>
        <w:jc w:val="both"/>
        <w:rPr>
          <w:ins w:id="496" w:author="VIRGINIA MARIA MONDEGO FERREIRA" w:date="2025-06-29T21:14:00Z"/>
          <w:rFonts w:ascii="Arial" w:eastAsia="Arial" w:hAnsi="Arial" w:cs="Arial"/>
          <w:b/>
          <w:bCs/>
          <w:rPrChange w:id="497" w:author="KAUAN GUILHERME ALVES PINHEIRO SANTOS" w:date="2025-07-01T00:38:00Z">
            <w:rPr>
              <w:ins w:id="498" w:author="VIRGINIA MARIA MONDEGO FERREIRA" w:date="2025-06-29T21:14:00Z"/>
              <w:rFonts w:ascii="Arial" w:eastAsia="Arial" w:hAnsi="Arial" w:cs="Arial"/>
            </w:rPr>
          </w:rPrChange>
        </w:rPr>
      </w:pPr>
      <w:ins w:id="499" w:author="VIRGINIA MARIA MONDEGO FERREIRA" w:date="2025-06-29T21:14:00Z">
        <w:r w:rsidRPr="01B0DBFA">
          <w:rPr>
            <w:rFonts w:ascii="Arial" w:eastAsia="Arial" w:hAnsi="Arial" w:cs="Arial"/>
            <w:b/>
            <w:bCs/>
            <w:rPrChange w:id="500" w:author="KAUAN GUILHERME ALVES PINHEIRO SANTOS" w:date="2025-07-01T00:38:00Z">
              <w:rPr>
                <w:rFonts w:ascii="Arial" w:eastAsia="Arial" w:hAnsi="Arial" w:cs="Arial"/>
              </w:rPr>
            </w:rPrChange>
          </w:rPr>
          <w:t xml:space="preserve">5 RODAR O SISTEMA COM O FASK  </w:t>
        </w:r>
      </w:ins>
    </w:p>
    <w:p w14:paraId="0AAFF3DC" w14:textId="7EEF9847" w:rsidR="17B0F157" w:rsidRDefault="17B0F157">
      <w:pPr>
        <w:spacing w:after="0" w:line="360" w:lineRule="auto"/>
        <w:ind w:firstLine="708"/>
        <w:jc w:val="both"/>
        <w:rPr>
          <w:ins w:id="501" w:author="KAUAN GUILHERME ALVES PINHEIRO SANTOS" w:date="2025-06-29T18:42:00Z"/>
          <w:rFonts w:ascii="Arial" w:eastAsia="Arial" w:hAnsi="Arial" w:cs="Arial"/>
        </w:rPr>
        <w:pPrChange w:id="502" w:author="KAUAN GUILHERME ALVES PINHEIRO SANTOS" w:date="2025-06-29T18:39:00Z">
          <w:pPr>
            <w:spacing w:after="0"/>
            <w:jc w:val="both"/>
          </w:pPr>
        </w:pPrChange>
      </w:pPr>
      <w:ins w:id="503" w:author="KAUAN GUILHERME ALVES PINHEIRO SANTOS" w:date="2025-06-29T18:38:00Z">
        <w:r w:rsidRPr="01B0DBFA">
          <w:rPr>
            <w:rFonts w:ascii="Arial" w:eastAsia="Arial" w:hAnsi="Arial" w:cs="Arial"/>
          </w:rPr>
          <w:t xml:space="preserve">Se você </w:t>
        </w:r>
      </w:ins>
      <w:ins w:id="504" w:author="KAUAN GUILHERME ALVES PINHEIRO SANTOS" w:date="2025-06-29T18:40:00Z">
        <w:r w:rsidR="4CB8E53B" w:rsidRPr="01B0DBFA">
          <w:rPr>
            <w:rFonts w:ascii="Arial" w:eastAsia="Arial" w:hAnsi="Arial" w:cs="Arial"/>
          </w:rPr>
          <w:t xml:space="preserve">já </w:t>
        </w:r>
      </w:ins>
      <w:ins w:id="505" w:author="KAUAN GUILHERME ALVES PINHEIRO SANTOS" w:date="2025-06-29T18:38:00Z">
        <w:r w:rsidRPr="01B0DBFA">
          <w:rPr>
            <w:rFonts w:ascii="Arial" w:eastAsia="Arial" w:hAnsi="Arial" w:cs="Arial"/>
          </w:rPr>
          <w:t xml:space="preserve">instalou as dependências </w:t>
        </w:r>
      </w:ins>
      <w:ins w:id="506" w:author="KAUAN GUILHERME ALVES PINHEIRO SANTOS" w:date="2025-06-29T18:40:00Z">
        <w:r w:rsidR="75FF89C3" w:rsidRPr="01B0DBFA">
          <w:rPr>
            <w:rFonts w:ascii="Arial" w:eastAsia="Arial" w:hAnsi="Arial" w:cs="Arial"/>
          </w:rPr>
          <w:t>a partir do ar</w:t>
        </w:r>
      </w:ins>
      <w:ins w:id="507" w:author="KAUAN GUILHERME ALVES PINHEIRO SANTOS" w:date="2025-06-29T18:41:00Z">
        <w:r w:rsidR="75FF89C3" w:rsidRPr="01B0DBFA">
          <w:rPr>
            <w:rFonts w:ascii="Arial" w:eastAsia="Arial" w:hAnsi="Arial" w:cs="Arial"/>
          </w:rPr>
          <w:t xml:space="preserve">quivo </w:t>
        </w:r>
      </w:ins>
      <w:ins w:id="508" w:author="KAUAN GUILHERME ALVES PINHEIRO SANTOS" w:date="2025-06-29T18:38:00Z">
        <w:r w:rsidRPr="01B0DBFA">
          <w:rPr>
            <w:rFonts w:ascii="Arial" w:eastAsia="Arial" w:hAnsi="Arial" w:cs="Arial"/>
            <w:b/>
            <w:bCs/>
            <w:rPrChange w:id="509" w:author="KAUAN GUILHERME ALVES PINHEIRO SANTOS" w:date="2025-06-29T18:41:00Z">
              <w:rPr>
                <w:rFonts w:ascii="Arial" w:eastAsia="Arial" w:hAnsi="Arial" w:cs="Arial"/>
              </w:rPr>
            </w:rPrChange>
          </w:rPr>
          <w:t>requirements.txt</w:t>
        </w:r>
        <w:r w:rsidRPr="01B0DBFA">
          <w:rPr>
            <w:rFonts w:ascii="Arial" w:eastAsia="Arial" w:hAnsi="Arial" w:cs="Arial"/>
          </w:rPr>
          <w:t xml:space="preserve">, o </w:t>
        </w:r>
        <w:proofErr w:type="spellStart"/>
        <w:r w:rsidRPr="01B0DBFA">
          <w:rPr>
            <w:rFonts w:ascii="Arial" w:eastAsia="Arial" w:hAnsi="Arial" w:cs="Arial"/>
          </w:rPr>
          <w:t>Flask</w:t>
        </w:r>
        <w:proofErr w:type="spellEnd"/>
        <w:r w:rsidRPr="01B0DBFA">
          <w:rPr>
            <w:rFonts w:ascii="Arial" w:eastAsia="Arial" w:hAnsi="Arial" w:cs="Arial"/>
          </w:rPr>
          <w:t xml:space="preserve"> já está instalado. </w:t>
        </w:r>
      </w:ins>
      <w:ins w:id="510" w:author="KAUAN GUILHERME ALVES PINHEIRO SANTOS" w:date="2025-06-29T18:41:00Z">
        <w:r w:rsidR="557D9310" w:rsidRPr="01B0DBFA">
          <w:rPr>
            <w:rFonts w:ascii="Arial" w:eastAsia="Arial" w:hAnsi="Arial" w:cs="Arial"/>
          </w:rPr>
          <w:t>Depois de configurar</w:t>
        </w:r>
      </w:ins>
      <w:ins w:id="511" w:author="KAUAN GUILHERME ALVES PINHEIRO SANTOS" w:date="2025-06-29T18:38:00Z">
        <w:r w:rsidRPr="01B0DBFA">
          <w:rPr>
            <w:rFonts w:ascii="Arial" w:eastAsia="Arial" w:hAnsi="Arial" w:cs="Arial"/>
          </w:rPr>
          <w:t xml:space="preserve"> as </w:t>
        </w:r>
      </w:ins>
      <w:ins w:id="512" w:author="KAUAN GUILHERME ALVES PINHEIRO SANTOS" w:date="2025-06-29T18:41:00Z">
        <w:r w:rsidR="26BD3979" w:rsidRPr="01B0DBFA">
          <w:rPr>
            <w:rFonts w:ascii="Arial" w:eastAsia="Arial" w:hAnsi="Arial" w:cs="Arial"/>
          </w:rPr>
          <w:t>variáveis</w:t>
        </w:r>
      </w:ins>
      <w:ins w:id="513" w:author="KAUAN GUILHERME ALVES PINHEIRO SANTOS" w:date="2025-06-29T18:38:00Z">
        <w:r w:rsidRPr="01B0DBFA">
          <w:rPr>
            <w:rFonts w:ascii="Arial" w:eastAsia="Arial" w:hAnsi="Arial" w:cs="Arial"/>
          </w:rPr>
          <w:t xml:space="preserve"> de ambiente com as </w:t>
        </w:r>
      </w:ins>
      <w:ins w:id="514" w:author="KAUAN GUILHERME ALVES PINHEIRO SANTOS" w:date="2025-06-29T18:41:00Z">
        <w:r w:rsidR="6FB8A425" w:rsidRPr="01B0DBFA">
          <w:rPr>
            <w:rFonts w:ascii="Arial" w:eastAsia="Arial" w:hAnsi="Arial" w:cs="Arial"/>
          </w:rPr>
          <w:t xml:space="preserve">suas </w:t>
        </w:r>
      </w:ins>
      <w:ins w:id="515" w:author="KAUAN GUILHERME ALVES PINHEIRO SANTOS" w:date="2025-06-29T18:38:00Z">
        <w:r w:rsidRPr="01B0DBFA">
          <w:rPr>
            <w:rFonts w:ascii="Arial" w:eastAsia="Arial" w:hAnsi="Arial" w:cs="Arial"/>
          </w:rPr>
          <w:t xml:space="preserve">chaves de </w:t>
        </w:r>
      </w:ins>
      <w:ins w:id="516" w:author="KAUAN GUILHERME ALVES PINHEIRO SANTOS" w:date="2025-06-29T18:42:00Z">
        <w:r w:rsidR="76817DD9" w:rsidRPr="01B0DBFA">
          <w:rPr>
            <w:rFonts w:ascii="Arial" w:eastAsia="Arial" w:hAnsi="Arial" w:cs="Arial"/>
          </w:rPr>
          <w:t>API</w:t>
        </w:r>
      </w:ins>
      <w:ins w:id="517" w:author="KAUAN GUILHERME ALVES PINHEIRO SANTOS" w:date="2025-06-29T18:38:00Z">
        <w:r w:rsidRPr="01B0DBFA">
          <w:rPr>
            <w:rFonts w:ascii="Arial" w:eastAsia="Arial" w:hAnsi="Arial" w:cs="Arial"/>
          </w:rPr>
          <w:t xml:space="preserve">, </w:t>
        </w:r>
      </w:ins>
      <w:ins w:id="518" w:author="KAUAN GUILHERME ALVES PINHEIRO SANTOS" w:date="2025-06-29T18:42:00Z">
        <w:r w:rsidR="4B65B501" w:rsidRPr="01B0DBFA">
          <w:rPr>
            <w:rFonts w:ascii="Arial" w:eastAsia="Arial" w:hAnsi="Arial" w:cs="Arial"/>
          </w:rPr>
          <w:t>siga os seguintes passos para iniciar o servidor:</w:t>
        </w:r>
      </w:ins>
    </w:p>
    <w:p w14:paraId="473225EA" w14:textId="051E6F86" w:rsidR="4B65B501" w:rsidRDefault="4B65B501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ins w:id="519" w:author="KAUAN GUILHERME ALVES PINHEIRO SANTOS" w:date="2025-06-29T18:45:00Z"/>
          <w:rFonts w:ascii="Arial" w:eastAsia="Arial" w:hAnsi="Arial" w:cs="Arial"/>
        </w:rPr>
        <w:pPrChange w:id="520" w:author="KAUAN GUILHERME ALVES PINHEIRO SANTOS" w:date="2025-06-29T18:42:00Z">
          <w:pPr>
            <w:spacing w:after="0" w:line="360" w:lineRule="auto"/>
            <w:jc w:val="both"/>
          </w:pPr>
        </w:pPrChange>
      </w:pPr>
      <w:ins w:id="521" w:author="KAUAN GUILHERME ALVES PINHEIRO SANTOS" w:date="2025-06-29T18:42:00Z">
        <w:r w:rsidRPr="01B0DBFA">
          <w:rPr>
            <w:rFonts w:ascii="Arial" w:eastAsia="Arial" w:hAnsi="Arial" w:cs="Arial"/>
          </w:rPr>
          <w:t xml:space="preserve">Acesse a pasta do </w:t>
        </w:r>
        <w:proofErr w:type="spellStart"/>
        <w:r w:rsidRPr="01B0DBFA">
          <w:rPr>
            <w:rFonts w:ascii="Arial" w:eastAsia="Arial" w:hAnsi="Arial" w:cs="Arial"/>
          </w:rPr>
          <w:t>backend</w:t>
        </w:r>
      </w:ins>
      <w:proofErr w:type="spellEnd"/>
      <w:ins w:id="522" w:author="KAUAN GUILHERME ALVES PINHEIRO SANTOS" w:date="2025-06-29T18:43:00Z">
        <w:r w:rsidRPr="01B0DBFA">
          <w:rPr>
            <w:rFonts w:ascii="Arial" w:eastAsia="Arial" w:hAnsi="Arial" w:cs="Arial"/>
          </w:rPr>
          <w:t>, se não estiver nela:</w:t>
        </w:r>
      </w:ins>
    </w:p>
    <w:p w14:paraId="3524E6A5" w14:textId="3B6507EE" w:rsidR="0D163266" w:rsidRDefault="0D163266" w:rsidP="01B0DBFA">
      <w:pPr>
        <w:spacing w:after="0" w:line="360" w:lineRule="auto"/>
        <w:jc w:val="center"/>
        <w:rPr>
          <w:ins w:id="523" w:author="KAUAN GUILHERME ALVES PINHEIRO SANTOS" w:date="2025-06-29T18:45:00Z"/>
          <w:rFonts w:ascii="Arial" w:eastAsia="Arial" w:hAnsi="Arial" w:cs="Arial"/>
          <w:i/>
          <w:iCs/>
          <w:rPrChange w:id="524" w:author="KAUAN GUILHERME ALVES PINHEIRO SANTOS" w:date="2025-06-29T18:45:00Z">
            <w:rPr>
              <w:ins w:id="525" w:author="KAUAN GUILHERME ALVES PINHEIRO SANTOS" w:date="2025-06-29T18:45:00Z"/>
              <w:rFonts w:ascii="Arial" w:eastAsia="Arial" w:hAnsi="Arial" w:cs="Arial"/>
            </w:rPr>
          </w:rPrChange>
        </w:rPr>
      </w:pPr>
      <w:proofErr w:type="spellStart"/>
      <w:proofErr w:type="gramStart"/>
      <w:ins w:id="526" w:author="KAUAN GUILHERME ALVES PINHEIRO SANTOS" w:date="2025-06-29T18:45:00Z">
        <w:r w:rsidRPr="01B0DBFA">
          <w:rPr>
            <w:rFonts w:ascii="Arial" w:eastAsia="Arial" w:hAnsi="Arial" w:cs="Arial"/>
            <w:i/>
            <w:iCs/>
            <w:rPrChange w:id="527" w:author="KAUAN GUILHERME ALVES PINHEIRO SANTOS" w:date="2025-06-29T18:45:00Z">
              <w:rPr>
                <w:rFonts w:ascii="Arial" w:eastAsia="Arial" w:hAnsi="Arial" w:cs="Arial"/>
              </w:rPr>
            </w:rPrChange>
          </w:rPr>
          <w:t>cd</w:t>
        </w:r>
        <w:proofErr w:type="spellEnd"/>
        <w:proofErr w:type="gramEnd"/>
        <w:r w:rsidRPr="01B0DBFA">
          <w:rPr>
            <w:rFonts w:ascii="Arial" w:eastAsia="Arial" w:hAnsi="Arial" w:cs="Arial"/>
            <w:i/>
            <w:iCs/>
            <w:rPrChange w:id="528" w:author="KAUAN GUILHERME ALVES PINHEIRO SANTOS" w:date="2025-06-29T18:45:00Z">
              <w:rPr>
                <w:rFonts w:ascii="Arial" w:eastAsia="Arial" w:hAnsi="Arial" w:cs="Arial"/>
              </w:rPr>
            </w:rPrChange>
          </w:rPr>
          <w:t xml:space="preserve"> </w:t>
        </w:r>
        <w:proofErr w:type="spellStart"/>
        <w:r w:rsidRPr="01B0DBFA">
          <w:rPr>
            <w:rFonts w:ascii="Arial" w:eastAsia="Arial" w:hAnsi="Arial" w:cs="Arial"/>
            <w:i/>
            <w:iCs/>
            <w:rPrChange w:id="529" w:author="KAUAN GUILHERME ALVES PINHEIRO SANTOS" w:date="2025-06-29T18:45:00Z">
              <w:rPr>
                <w:rFonts w:ascii="Arial" w:eastAsia="Arial" w:hAnsi="Arial" w:cs="Arial"/>
              </w:rPr>
            </w:rPrChange>
          </w:rPr>
          <w:t>codigo</w:t>
        </w:r>
        <w:proofErr w:type="spellEnd"/>
        <w:r w:rsidRPr="01B0DBFA">
          <w:rPr>
            <w:rFonts w:ascii="Arial" w:eastAsia="Arial" w:hAnsi="Arial" w:cs="Arial"/>
            <w:i/>
            <w:iCs/>
            <w:rPrChange w:id="530" w:author="KAUAN GUILHERME ALVES PINHEIRO SANTOS" w:date="2025-06-29T18:45:00Z">
              <w:rPr>
                <w:rFonts w:ascii="Arial" w:eastAsia="Arial" w:hAnsi="Arial" w:cs="Arial"/>
              </w:rPr>
            </w:rPrChange>
          </w:rPr>
          <w:t>/</w:t>
        </w:r>
        <w:proofErr w:type="spellStart"/>
        <w:r w:rsidRPr="01B0DBFA">
          <w:rPr>
            <w:rFonts w:ascii="Arial" w:eastAsia="Arial" w:hAnsi="Arial" w:cs="Arial"/>
            <w:i/>
            <w:iCs/>
            <w:rPrChange w:id="531" w:author="KAUAN GUILHERME ALVES PINHEIRO SANTOS" w:date="2025-06-29T18:45:00Z">
              <w:rPr>
                <w:rFonts w:ascii="Arial" w:eastAsia="Arial" w:hAnsi="Arial" w:cs="Arial"/>
              </w:rPr>
            </w:rPrChange>
          </w:rPr>
          <w:t>backend</w:t>
        </w:r>
        <w:proofErr w:type="spellEnd"/>
      </w:ins>
    </w:p>
    <w:p w14:paraId="727FA539" w14:textId="36C5142A" w:rsidR="0D163266" w:rsidRDefault="0D163266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ins w:id="532" w:author="KAUAN GUILHERME ALVES PINHEIRO SANTOS" w:date="2025-06-29T18:45:00Z"/>
          <w:rFonts w:ascii="Arial" w:eastAsia="Arial" w:hAnsi="Arial" w:cs="Arial"/>
        </w:rPr>
        <w:pPrChange w:id="533" w:author="KAUAN GUILHERME ALVES PINHEIRO SANTOS" w:date="2025-06-29T18:45:00Z">
          <w:pPr/>
        </w:pPrChange>
      </w:pPr>
      <w:ins w:id="534" w:author="KAUAN GUILHERME ALVES PINHEIRO SANTOS" w:date="2025-06-29T18:45:00Z">
        <w:r w:rsidRPr="01B0DBFA">
          <w:rPr>
            <w:rFonts w:ascii="Arial" w:eastAsia="Arial" w:hAnsi="Arial" w:cs="Arial"/>
          </w:rPr>
          <w:t xml:space="preserve">Inicie o servidor </w:t>
        </w:r>
        <w:proofErr w:type="spellStart"/>
        <w:r w:rsidRPr="01B0DBFA">
          <w:rPr>
            <w:rFonts w:ascii="Arial" w:eastAsia="Arial" w:hAnsi="Arial" w:cs="Arial"/>
          </w:rPr>
          <w:t>Flask</w:t>
        </w:r>
        <w:proofErr w:type="spellEnd"/>
        <w:r w:rsidRPr="01B0DBFA">
          <w:rPr>
            <w:rFonts w:ascii="Arial" w:eastAsia="Arial" w:hAnsi="Arial" w:cs="Arial"/>
          </w:rPr>
          <w:t>:</w:t>
        </w:r>
      </w:ins>
    </w:p>
    <w:p w14:paraId="78540B47" w14:textId="3D4E85C4" w:rsidR="0D163266" w:rsidRDefault="0D163266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ins w:id="535" w:author="KAUAN GUILHERME ALVES PINHEIRO SANTOS" w:date="2025-06-29T18:46:00Z"/>
          <w:rFonts w:ascii="Arial" w:eastAsia="Arial" w:hAnsi="Arial" w:cs="Arial"/>
        </w:rPr>
        <w:pPrChange w:id="536" w:author="KAUAN GUILHERME ALVES PINHEIRO SANTOS" w:date="2025-06-29T18:45:00Z">
          <w:pPr/>
        </w:pPrChange>
      </w:pPr>
      <w:ins w:id="537" w:author="KAUAN GUILHERME ALVES PINHEIRO SANTOS" w:date="2025-06-29T18:45:00Z">
        <w:r w:rsidRPr="01B0DBFA">
          <w:rPr>
            <w:rFonts w:ascii="Arial" w:eastAsia="Arial" w:hAnsi="Arial" w:cs="Arial"/>
          </w:rPr>
          <w:t>No Linu</w:t>
        </w:r>
      </w:ins>
      <w:ins w:id="538" w:author="KAUAN GUILHERME ALVES PINHEIRO SANTOS" w:date="2025-06-29T18:46:00Z">
        <w:r w:rsidRPr="01B0DBFA">
          <w:rPr>
            <w:rFonts w:ascii="Arial" w:eastAsia="Arial" w:hAnsi="Arial" w:cs="Arial"/>
          </w:rPr>
          <w:t>x:</w:t>
        </w:r>
      </w:ins>
    </w:p>
    <w:p w14:paraId="447C4C19" w14:textId="129D4A15" w:rsidR="0D163266" w:rsidRDefault="0D163266">
      <w:pPr>
        <w:spacing w:after="0" w:line="360" w:lineRule="auto"/>
        <w:jc w:val="center"/>
        <w:rPr>
          <w:ins w:id="539" w:author="KAUAN GUILHERME ALVES PINHEIRO SANTOS" w:date="2025-06-29T18:46:00Z"/>
          <w:rFonts w:ascii="Arial" w:eastAsia="Arial" w:hAnsi="Arial" w:cs="Arial"/>
          <w:i/>
          <w:iCs/>
        </w:rPr>
        <w:pPrChange w:id="540" w:author="KAUAN GUILHERME ALVES PINHEIRO SANTOS" w:date="2025-06-29T18:46:00Z">
          <w:pPr>
            <w:spacing w:after="0" w:line="360" w:lineRule="auto"/>
            <w:jc w:val="both"/>
          </w:pPr>
        </w:pPrChange>
      </w:pPr>
      <w:proofErr w:type="gramStart"/>
      <w:ins w:id="541" w:author="KAUAN GUILHERME ALVES PINHEIRO SANTOS" w:date="2025-06-29T18:46:00Z">
        <w:r w:rsidRPr="01B0DBFA">
          <w:rPr>
            <w:rFonts w:ascii="Arial" w:eastAsia="Arial" w:hAnsi="Arial" w:cs="Arial"/>
            <w:i/>
            <w:iCs/>
            <w:rPrChange w:id="542" w:author="KAUAN GUILHERME ALVES PINHEIRO SANTOS" w:date="2025-06-29T18:46:00Z">
              <w:rPr>
                <w:rFonts w:ascii="Arial" w:eastAsia="Arial" w:hAnsi="Arial" w:cs="Arial"/>
              </w:rPr>
            </w:rPrChange>
          </w:rPr>
          <w:t>python</w:t>
        </w:r>
        <w:proofErr w:type="gramEnd"/>
        <w:r w:rsidRPr="01B0DBFA">
          <w:rPr>
            <w:rFonts w:ascii="Arial" w:eastAsia="Arial" w:hAnsi="Arial" w:cs="Arial"/>
            <w:i/>
            <w:iCs/>
            <w:rPrChange w:id="543" w:author="KAUAN GUILHERME ALVES PINHEIRO SANTOS" w:date="2025-06-29T18:46:00Z">
              <w:rPr>
                <w:rFonts w:ascii="Arial" w:eastAsia="Arial" w:hAnsi="Arial" w:cs="Arial"/>
              </w:rPr>
            </w:rPrChange>
          </w:rPr>
          <w:t>3 main.py</w:t>
        </w:r>
      </w:ins>
    </w:p>
    <w:p w14:paraId="4F955D6B" w14:textId="1D0ACFC2" w:rsidR="0D163266" w:rsidRDefault="0D163266">
      <w:pPr>
        <w:pStyle w:val="PargrafodaLista"/>
        <w:numPr>
          <w:ilvl w:val="0"/>
          <w:numId w:val="6"/>
        </w:numPr>
        <w:spacing w:after="0" w:line="360" w:lineRule="auto"/>
        <w:rPr>
          <w:ins w:id="544" w:author="KAUAN GUILHERME ALVES PINHEIRO SANTOS" w:date="2025-06-29T18:46:00Z"/>
          <w:rFonts w:ascii="Arial" w:eastAsia="Arial" w:hAnsi="Arial" w:cs="Arial"/>
          <w:i/>
          <w:iCs/>
        </w:rPr>
        <w:pPrChange w:id="545" w:author="KAUAN GUILHERME ALVES PINHEIRO SANTOS" w:date="2025-06-29T18:46:00Z">
          <w:pPr>
            <w:spacing w:after="0" w:line="360" w:lineRule="auto"/>
            <w:jc w:val="center"/>
          </w:pPr>
        </w:pPrChange>
      </w:pPr>
      <w:ins w:id="546" w:author="KAUAN GUILHERME ALVES PINHEIRO SANTOS" w:date="2025-06-29T18:46:00Z">
        <w:r w:rsidRPr="01B0DBFA">
          <w:rPr>
            <w:rFonts w:ascii="Arial" w:eastAsia="Arial" w:hAnsi="Arial" w:cs="Arial"/>
            <w:i/>
            <w:iCs/>
          </w:rPr>
          <w:t>No Windows:</w:t>
        </w:r>
      </w:ins>
    </w:p>
    <w:p w14:paraId="258D721C" w14:textId="63820A57" w:rsidR="0D163266" w:rsidRDefault="0D163266">
      <w:pPr>
        <w:pStyle w:val="PargrafodaLista"/>
        <w:spacing w:after="0" w:line="360" w:lineRule="auto"/>
        <w:jc w:val="center"/>
        <w:rPr>
          <w:ins w:id="547" w:author="KAUAN GUILHERME ALVES PINHEIRO SANTOS" w:date="2025-06-29T18:47:00Z"/>
          <w:rFonts w:ascii="Arial" w:eastAsia="Arial" w:hAnsi="Arial" w:cs="Arial"/>
          <w:i/>
          <w:iCs/>
        </w:rPr>
        <w:pPrChange w:id="548" w:author="KAUAN GUILHERME ALVES PINHEIRO SANTOS" w:date="2025-06-29T18:47:00Z">
          <w:pPr/>
        </w:pPrChange>
      </w:pPr>
      <w:proofErr w:type="spellStart"/>
      <w:proofErr w:type="gramStart"/>
      <w:ins w:id="549" w:author="KAUAN GUILHERME ALVES PINHEIRO SANTOS" w:date="2025-06-29T18:47:00Z">
        <w:r w:rsidRPr="01B0DBFA">
          <w:rPr>
            <w:rFonts w:ascii="Arial" w:eastAsia="Arial" w:hAnsi="Arial" w:cs="Arial"/>
            <w:i/>
            <w:iCs/>
          </w:rPr>
          <w:t>python</w:t>
        </w:r>
        <w:proofErr w:type="spellEnd"/>
        <w:proofErr w:type="gramEnd"/>
        <w:r w:rsidRPr="01B0DBFA">
          <w:rPr>
            <w:rFonts w:ascii="Arial" w:eastAsia="Arial" w:hAnsi="Arial" w:cs="Arial"/>
            <w:i/>
            <w:iCs/>
          </w:rPr>
          <w:t xml:space="preserve"> main.py</w:t>
        </w:r>
      </w:ins>
    </w:p>
    <w:p w14:paraId="006AAB9F" w14:textId="46EFDBF8" w:rsidR="0D163266" w:rsidRDefault="0D163266">
      <w:pPr>
        <w:pStyle w:val="PargrafodaLista"/>
        <w:numPr>
          <w:ilvl w:val="0"/>
          <w:numId w:val="9"/>
        </w:numPr>
        <w:spacing w:after="0" w:line="360" w:lineRule="auto"/>
        <w:rPr>
          <w:ins w:id="550" w:author="KAUAN GUILHERME ALVES PINHEIRO SANTOS" w:date="2025-06-29T18:48:00Z"/>
          <w:rFonts w:ascii="Arial" w:eastAsia="Arial" w:hAnsi="Arial" w:cs="Arial"/>
        </w:rPr>
        <w:pPrChange w:id="551" w:author="KAUAN GUILHERME ALVES PINHEIRO SANTOS" w:date="2025-06-29T18:47:00Z">
          <w:pPr>
            <w:pStyle w:val="PargrafodaLista"/>
            <w:spacing w:after="0" w:line="360" w:lineRule="auto"/>
            <w:jc w:val="center"/>
          </w:pPr>
        </w:pPrChange>
      </w:pPr>
      <w:ins w:id="552" w:author="KAUAN GUILHERME ALVES PINHEIRO SANTOS" w:date="2025-06-29T18:48:00Z">
        <w:r w:rsidRPr="01B0DBFA">
          <w:rPr>
            <w:rFonts w:ascii="Arial" w:eastAsia="Arial" w:hAnsi="Arial" w:cs="Arial"/>
          </w:rPr>
          <w:t xml:space="preserve">Após iniciar o servidor, abra </w:t>
        </w:r>
      </w:ins>
      <w:ins w:id="553" w:author="KAUAN GUILHERME ALVES PINHEIRO SANTOS" w:date="2025-06-29T18:47:00Z">
        <w:r w:rsidRPr="01B0DBFA">
          <w:rPr>
            <w:rFonts w:ascii="Arial" w:eastAsia="Arial" w:hAnsi="Arial" w:cs="Arial"/>
          </w:rPr>
          <w:t xml:space="preserve">o </w:t>
        </w:r>
      </w:ins>
      <w:ins w:id="554" w:author="KAUAN GUILHERME ALVES PINHEIRO SANTOS" w:date="2025-06-29T18:48:00Z">
        <w:r w:rsidRPr="01B0DBFA">
          <w:rPr>
            <w:rFonts w:ascii="Arial" w:eastAsia="Arial" w:hAnsi="Arial" w:cs="Arial"/>
          </w:rPr>
          <w:t>navegador e vá para:</w:t>
        </w:r>
      </w:ins>
    </w:p>
    <w:p w14:paraId="12B19F8A" w14:textId="5EA8413A" w:rsidR="0D163266" w:rsidRDefault="0D163266">
      <w:pPr>
        <w:spacing w:after="0" w:line="360" w:lineRule="auto"/>
        <w:jc w:val="center"/>
        <w:rPr>
          <w:ins w:id="555" w:author="KAUAN GUILHERME ALVES PINHEIRO SANTOS" w:date="2025-06-29T18:49:00Z"/>
          <w:rFonts w:ascii="Arial" w:eastAsia="Arial" w:hAnsi="Arial" w:cs="Arial"/>
          <w:i/>
          <w:iCs/>
        </w:rPr>
        <w:pPrChange w:id="556" w:author="KAUAN GUILHERME ALVES PINHEIRO SANTOS" w:date="2025-06-29T18:49:00Z">
          <w:pPr>
            <w:spacing w:after="0" w:line="360" w:lineRule="auto"/>
            <w:jc w:val="both"/>
          </w:pPr>
        </w:pPrChange>
      </w:pPr>
      <w:proofErr w:type="gramStart"/>
      <w:ins w:id="557" w:author="KAUAN GUILHERME ALVES PINHEIRO SANTOS" w:date="2025-06-29T18:48:00Z">
        <w:r w:rsidRPr="01B0DBFA">
          <w:rPr>
            <w:rFonts w:ascii="Arial" w:eastAsia="Arial" w:hAnsi="Arial" w:cs="Arial"/>
            <w:i/>
            <w:iCs/>
            <w:rPrChange w:id="558" w:author="KAUAN GUILHERME ALVES PINHEIRO SANTOS" w:date="2025-06-29T18:49:00Z">
              <w:rPr>
                <w:rFonts w:ascii="Arial" w:eastAsia="Arial" w:hAnsi="Arial" w:cs="Arial"/>
              </w:rPr>
            </w:rPrChange>
          </w:rPr>
          <w:t>localhost:5000/index.htm</w:t>
        </w:r>
      </w:ins>
      <w:ins w:id="559" w:author="KAUAN GUILHERME ALVES PINHEIRO SANTOS" w:date="2025-06-29T18:49:00Z">
        <w:r w:rsidRPr="01B0DBFA">
          <w:rPr>
            <w:rFonts w:ascii="Arial" w:eastAsia="Arial" w:hAnsi="Arial" w:cs="Arial"/>
            <w:i/>
            <w:iCs/>
          </w:rPr>
          <w:t>l</w:t>
        </w:r>
        <w:proofErr w:type="gramEnd"/>
      </w:ins>
    </w:p>
    <w:p w14:paraId="41614480" w14:textId="54C1499C" w:rsidR="0D163266" w:rsidRDefault="0D163266">
      <w:pPr>
        <w:spacing w:after="0" w:line="360" w:lineRule="auto"/>
        <w:rPr>
          <w:rFonts w:ascii="Arial" w:eastAsia="Arial" w:hAnsi="Arial" w:cs="Arial"/>
        </w:rPr>
        <w:pPrChange w:id="560" w:author="KAUAN GUILHERME ALVES PINHEIRO SANTOS" w:date="2025-06-29T18:49:00Z">
          <w:pPr>
            <w:spacing w:after="0" w:line="360" w:lineRule="auto"/>
            <w:jc w:val="center"/>
          </w:pPr>
        </w:pPrChange>
      </w:pPr>
      <w:ins w:id="561" w:author="KAUAN GUILHERME ALVES PINHEIRO SANTOS" w:date="2025-06-29T18:49:00Z">
        <w:r>
          <w:tab/>
        </w:r>
        <w:r w:rsidRPr="01B0DBFA">
          <w:rPr>
            <w:rFonts w:ascii="Arial" w:eastAsia="Arial" w:hAnsi="Arial" w:cs="Arial"/>
          </w:rPr>
          <w:t>Após todas essas etapas, as páginas HTML devem carregar corretamente</w:t>
        </w:r>
      </w:ins>
      <w:ins w:id="562" w:author="KAUAN GUILHERME ALVES PINHEIRO SANTOS" w:date="2025-06-29T18:50:00Z">
        <w:r w:rsidRPr="01B0DBFA">
          <w:rPr>
            <w:rFonts w:ascii="Arial" w:eastAsia="Arial" w:hAnsi="Arial" w:cs="Arial"/>
          </w:rPr>
          <w:t>.</w:t>
        </w:r>
      </w:ins>
    </w:p>
    <w:sectPr w:rsidR="0D1632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DD0913"/>
    <w:multiLevelType w:val="hybridMultilevel"/>
    <w:tmpl w:val="1DA6D100"/>
    <w:lvl w:ilvl="0" w:tplc="A1FEF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5CF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E6A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A4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3E4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702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F280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2E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EF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F9EC7"/>
    <w:multiLevelType w:val="hybridMultilevel"/>
    <w:tmpl w:val="DC86C058"/>
    <w:lvl w:ilvl="0" w:tplc="92A2F7C6">
      <w:start w:val="1"/>
      <w:numFmt w:val="upperRoman"/>
      <w:lvlText w:val="%1."/>
      <w:lvlJc w:val="right"/>
      <w:pPr>
        <w:ind w:left="720" w:hanging="360"/>
      </w:pPr>
    </w:lvl>
    <w:lvl w:ilvl="1" w:tplc="F4C85286">
      <w:start w:val="1"/>
      <w:numFmt w:val="lowerLetter"/>
      <w:lvlText w:val="%2."/>
      <w:lvlJc w:val="left"/>
      <w:pPr>
        <w:ind w:left="1440" w:hanging="360"/>
      </w:pPr>
    </w:lvl>
    <w:lvl w:ilvl="2" w:tplc="438CA564">
      <w:start w:val="1"/>
      <w:numFmt w:val="lowerRoman"/>
      <w:lvlText w:val="%3."/>
      <w:lvlJc w:val="right"/>
      <w:pPr>
        <w:ind w:left="2160" w:hanging="180"/>
      </w:pPr>
    </w:lvl>
    <w:lvl w:ilvl="3" w:tplc="8E46AA30">
      <w:start w:val="1"/>
      <w:numFmt w:val="decimal"/>
      <w:lvlText w:val="%4."/>
      <w:lvlJc w:val="left"/>
      <w:pPr>
        <w:ind w:left="2880" w:hanging="360"/>
      </w:pPr>
    </w:lvl>
    <w:lvl w:ilvl="4" w:tplc="61463AF2">
      <w:start w:val="1"/>
      <w:numFmt w:val="lowerLetter"/>
      <w:lvlText w:val="%5."/>
      <w:lvlJc w:val="left"/>
      <w:pPr>
        <w:ind w:left="3600" w:hanging="360"/>
      </w:pPr>
    </w:lvl>
    <w:lvl w:ilvl="5" w:tplc="ADA2AC58">
      <w:start w:val="1"/>
      <w:numFmt w:val="lowerRoman"/>
      <w:lvlText w:val="%6."/>
      <w:lvlJc w:val="right"/>
      <w:pPr>
        <w:ind w:left="4320" w:hanging="180"/>
      </w:pPr>
    </w:lvl>
    <w:lvl w:ilvl="6" w:tplc="3F04DFDE">
      <w:start w:val="1"/>
      <w:numFmt w:val="decimal"/>
      <w:lvlText w:val="%7."/>
      <w:lvlJc w:val="left"/>
      <w:pPr>
        <w:ind w:left="5040" w:hanging="360"/>
      </w:pPr>
    </w:lvl>
    <w:lvl w:ilvl="7" w:tplc="FE689D90">
      <w:start w:val="1"/>
      <w:numFmt w:val="lowerLetter"/>
      <w:lvlText w:val="%8."/>
      <w:lvlJc w:val="left"/>
      <w:pPr>
        <w:ind w:left="5760" w:hanging="360"/>
      </w:pPr>
    </w:lvl>
    <w:lvl w:ilvl="8" w:tplc="0F42C28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10F24"/>
    <w:multiLevelType w:val="hybridMultilevel"/>
    <w:tmpl w:val="B4161DE6"/>
    <w:lvl w:ilvl="0" w:tplc="4A6C7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C9E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69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780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228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6437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045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962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DC2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82399"/>
    <w:multiLevelType w:val="hybridMultilevel"/>
    <w:tmpl w:val="40DCAE9A"/>
    <w:lvl w:ilvl="0" w:tplc="C96844B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5CA0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709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74F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0B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9CE9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F40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8AD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C8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BC92B"/>
    <w:multiLevelType w:val="hybridMultilevel"/>
    <w:tmpl w:val="E7148F38"/>
    <w:lvl w:ilvl="0" w:tplc="F418D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A5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C252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ECE9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A84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A0E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65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F2AE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C4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C3E2B"/>
    <w:multiLevelType w:val="hybridMultilevel"/>
    <w:tmpl w:val="B0CACE10"/>
    <w:lvl w:ilvl="0" w:tplc="DDA478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2A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05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E89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9C2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A8A7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24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22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401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C2A2AA"/>
    <w:multiLevelType w:val="hybridMultilevel"/>
    <w:tmpl w:val="DAC08AA6"/>
    <w:lvl w:ilvl="0" w:tplc="73F88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4AB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EE2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E5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D81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04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1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C67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68CD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3F1EA"/>
    <w:multiLevelType w:val="hybridMultilevel"/>
    <w:tmpl w:val="EF7ADF52"/>
    <w:lvl w:ilvl="0" w:tplc="EDD6A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2AA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EE3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CEAD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B86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829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5CA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65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2A7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8CA801"/>
    <w:multiLevelType w:val="hybridMultilevel"/>
    <w:tmpl w:val="3FAC1B2A"/>
    <w:lvl w:ilvl="0" w:tplc="952C1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C2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DECD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282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1A7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482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895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38A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EEF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138877"/>
    <w:multiLevelType w:val="hybridMultilevel"/>
    <w:tmpl w:val="7FBE274C"/>
    <w:lvl w:ilvl="0" w:tplc="F8465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BA3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B0F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2C6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E4D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40F9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84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4D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02F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2"/>
  </w:num>
  <w:num w:numId="9">
    <w:abstractNumId w:val="1"/>
  </w:num>
  <w:num w:numId="10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AYLAN BRUNO SANTANA CARVALHO">
    <w15:presenceInfo w15:providerId="None" w15:userId="RAYLAN BRUNO SANTANA CARVALH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B5C165"/>
    <w:rsid w:val="000405DD"/>
    <w:rsid w:val="001DB2FC"/>
    <w:rsid w:val="00E47886"/>
    <w:rsid w:val="01B0DBFA"/>
    <w:rsid w:val="03F124E3"/>
    <w:rsid w:val="05404864"/>
    <w:rsid w:val="05B334A4"/>
    <w:rsid w:val="070D6EA8"/>
    <w:rsid w:val="07C81B27"/>
    <w:rsid w:val="0A575F58"/>
    <w:rsid w:val="0B3E561D"/>
    <w:rsid w:val="0C6772F0"/>
    <w:rsid w:val="0D163266"/>
    <w:rsid w:val="0D74664A"/>
    <w:rsid w:val="0E56D741"/>
    <w:rsid w:val="0EA8B3C5"/>
    <w:rsid w:val="0F4E3769"/>
    <w:rsid w:val="101E83C3"/>
    <w:rsid w:val="105B0575"/>
    <w:rsid w:val="10C2451D"/>
    <w:rsid w:val="1142D24C"/>
    <w:rsid w:val="11C778C5"/>
    <w:rsid w:val="12FA7723"/>
    <w:rsid w:val="141EF6D9"/>
    <w:rsid w:val="14BD8643"/>
    <w:rsid w:val="17B0F157"/>
    <w:rsid w:val="17E0A571"/>
    <w:rsid w:val="182F5BB3"/>
    <w:rsid w:val="1863C8DA"/>
    <w:rsid w:val="1A5A7960"/>
    <w:rsid w:val="1AFE24F6"/>
    <w:rsid w:val="1BE3061E"/>
    <w:rsid w:val="1D95A88D"/>
    <w:rsid w:val="1DA2C68F"/>
    <w:rsid w:val="1ECBCA75"/>
    <w:rsid w:val="1F2FDB1F"/>
    <w:rsid w:val="208477F7"/>
    <w:rsid w:val="20BA2614"/>
    <w:rsid w:val="2127531F"/>
    <w:rsid w:val="2191C9D7"/>
    <w:rsid w:val="22AED614"/>
    <w:rsid w:val="2371116C"/>
    <w:rsid w:val="23B0E5C6"/>
    <w:rsid w:val="25747A6A"/>
    <w:rsid w:val="25C78EDA"/>
    <w:rsid w:val="26BD3979"/>
    <w:rsid w:val="27C77B14"/>
    <w:rsid w:val="28192281"/>
    <w:rsid w:val="281C30B8"/>
    <w:rsid w:val="28C77F65"/>
    <w:rsid w:val="2AA2924E"/>
    <w:rsid w:val="2C25BB42"/>
    <w:rsid w:val="2C3F0879"/>
    <w:rsid w:val="2DAEE4F7"/>
    <w:rsid w:val="2E3EAFA0"/>
    <w:rsid w:val="2FDED9CA"/>
    <w:rsid w:val="334FDDD7"/>
    <w:rsid w:val="33DFB83A"/>
    <w:rsid w:val="341B2524"/>
    <w:rsid w:val="345C3D57"/>
    <w:rsid w:val="35E7FFB2"/>
    <w:rsid w:val="36B55152"/>
    <w:rsid w:val="36E4A930"/>
    <w:rsid w:val="3773D953"/>
    <w:rsid w:val="377B5A56"/>
    <w:rsid w:val="3801742F"/>
    <w:rsid w:val="380FF327"/>
    <w:rsid w:val="3836F007"/>
    <w:rsid w:val="38573AA5"/>
    <w:rsid w:val="3857C4B5"/>
    <w:rsid w:val="38B76607"/>
    <w:rsid w:val="3BB039F8"/>
    <w:rsid w:val="3BB6E6C4"/>
    <w:rsid w:val="3BDB79CB"/>
    <w:rsid w:val="3C91AB43"/>
    <w:rsid w:val="3D09BA8E"/>
    <w:rsid w:val="3FB7E79B"/>
    <w:rsid w:val="40297DAC"/>
    <w:rsid w:val="405D8227"/>
    <w:rsid w:val="40801D98"/>
    <w:rsid w:val="40B716C3"/>
    <w:rsid w:val="4137CDFC"/>
    <w:rsid w:val="41C7D654"/>
    <w:rsid w:val="427D681B"/>
    <w:rsid w:val="42BD257C"/>
    <w:rsid w:val="4438DC0A"/>
    <w:rsid w:val="44EE125C"/>
    <w:rsid w:val="4673BF36"/>
    <w:rsid w:val="47B11963"/>
    <w:rsid w:val="48A2E1D5"/>
    <w:rsid w:val="48ED307A"/>
    <w:rsid w:val="4919BC85"/>
    <w:rsid w:val="49B0477A"/>
    <w:rsid w:val="49CEC4A9"/>
    <w:rsid w:val="4AE54405"/>
    <w:rsid w:val="4B479A86"/>
    <w:rsid w:val="4B65B501"/>
    <w:rsid w:val="4CB8E53B"/>
    <w:rsid w:val="4FA7E0E8"/>
    <w:rsid w:val="4FFB6A89"/>
    <w:rsid w:val="50FFD80A"/>
    <w:rsid w:val="516C6A4E"/>
    <w:rsid w:val="51C48FBE"/>
    <w:rsid w:val="550E74D8"/>
    <w:rsid w:val="557D9310"/>
    <w:rsid w:val="55D939ED"/>
    <w:rsid w:val="572368E6"/>
    <w:rsid w:val="57AB1A09"/>
    <w:rsid w:val="57CDBA2E"/>
    <w:rsid w:val="58EA2B28"/>
    <w:rsid w:val="5A4F9AAA"/>
    <w:rsid w:val="5AFA7EEF"/>
    <w:rsid w:val="5B56F467"/>
    <w:rsid w:val="5C3BD6C0"/>
    <w:rsid w:val="5DA2DB87"/>
    <w:rsid w:val="5E35510A"/>
    <w:rsid w:val="5F8DF10F"/>
    <w:rsid w:val="5FC9B65E"/>
    <w:rsid w:val="5FE40D80"/>
    <w:rsid w:val="5FFEF380"/>
    <w:rsid w:val="60720C95"/>
    <w:rsid w:val="614DD2B4"/>
    <w:rsid w:val="6304BAB2"/>
    <w:rsid w:val="63DE2E2A"/>
    <w:rsid w:val="65F9B816"/>
    <w:rsid w:val="672D9D32"/>
    <w:rsid w:val="6862F97A"/>
    <w:rsid w:val="68B5C165"/>
    <w:rsid w:val="6AA60605"/>
    <w:rsid w:val="6BD4A672"/>
    <w:rsid w:val="6BD50DB4"/>
    <w:rsid w:val="6C1196D9"/>
    <w:rsid w:val="6C92AD58"/>
    <w:rsid w:val="6CA203A0"/>
    <w:rsid w:val="6CC20FB4"/>
    <w:rsid w:val="6D2782AE"/>
    <w:rsid w:val="6D4EE64B"/>
    <w:rsid w:val="6D607681"/>
    <w:rsid w:val="6EB59CDB"/>
    <w:rsid w:val="6FB8A425"/>
    <w:rsid w:val="70023B5B"/>
    <w:rsid w:val="7035E8A2"/>
    <w:rsid w:val="70B0C4CC"/>
    <w:rsid w:val="711C9217"/>
    <w:rsid w:val="71DEEC69"/>
    <w:rsid w:val="72BBBEC4"/>
    <w:rsid w:val="734632A3"/>
    <w:rsid w:val="75FB6670"/>
    <w:rsid w:val="75FF89C3"/>
    <w:rsid w:val="76817DD9"/>
    <w:rsid w:val="77B4F042"/>
    <w:rsid w:val="79C12F75"/>
    <w:rsid w:val="7A4BF619"/>
    <w:rsid w:val="7ACF7EA1"/>
    <w:rsid w:val="7B08409B"/>
    <w:rsid w:val="7F20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43EF2"/>
  <w15:chartTrackingRefBased/>
  <w15:docId w15:val="{59DBFA5B-1E5E-4DB3-8E99-6AD9B289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1B0DBF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1B0DBFA"/>
    <w:rPr>
      <w:color w:val="467886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478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478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1263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RAYLAN BRUNO SANTANA CARVALHO</dc:creator>
  <cp:keywords/>
  <dc:description/>
  <cp:lastModifiedBy>RAYLAN BRUNO SANTANA CARVALHO</cp:lastModifiedBy>
  <cp:revision>2</cp:revision>
  <dcterms:created xsi:type="dcterms:W3CDTF">2025-06-29T17:50:00Z</dcterms:created>
  <dcterms:modified xsi:type="dcterms:W3CDTF">2025-07-01T01:30:00Z</dcterms:modified>
</cp:coreProperties>
</file>