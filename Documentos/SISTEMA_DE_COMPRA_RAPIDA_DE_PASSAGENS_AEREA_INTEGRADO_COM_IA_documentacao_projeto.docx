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584D84" w:rsidP="70C60923" w:rsidRDefault="006F5D2C" w14:paraId="59EB6AF0" w14:textId="031043DB">
      <w:pPr>
        <w:jc w:val="center"/>
        <w:rPr>
          <w:ins w:author="RAYLAN BRUNO SANTANA CARVALHO" w:date="2025-06-13T17:33:00Z" w16du:dateUtc="2025-06-13T17:33:30Z" w:id="1861478003"/>
          <w:rFonts w:ascii="Times New Roman" w:hAnsi="Times New Roman" w:eastAsia="Times New Roman" w:cs="Times New Roman"/>
          <w:b w:val="1"/>
          <w:bCs w:val="1"/>
        </w:rPr>
      </w:pPr>
      <w:ins w:author="LILIA ROSA COELHO MOURA" w:date="2025-06-13T20:32:00Z" w:id="1148290414">
        <w:r w:rsidRPr="0F56D97C" w:rsidR="006F5D2C">
          <w:rPr>
            <w:rFonts w:ascii="Times New Roman" w:hAnsi="Times New Roman" w:eastAsia="Times New Roman" w:cs="Times New Roman"/>
            <w:b w:val="1"/>
            <w:bCs w:val="1"/>
          </w:rPr>
          <w:t xml:space="preserve"> </w:t>
        </w:r>
      </w:ins>
      <w:ins w:author="RAYLAN BRUNO SANTANA CARVALHO" w:date="2025-06-13T17:32:00Z" w:id="483509552">
        <w:r w:rsidR="562ECB2F">
          <w:drawing>
            <wp:inline wp14:anchorId="161BDEE4" wp14:editId="085A08E2">
              <wp:extent cx="1038225" cy="1038225"/>
              <wp:effectExtent l="0" t="0" r="0" b="0"/>
              <wp:docPr id="211416769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114167692" name=""/>
                      <pic:cNvPicPr/>
                    </pic:nvPicPr>
                    <pic:blipFill>
                      <a:blip xmlns:r="http://schemas.openxmlformats.org/officeDocument/2006/relationships" r:embed="rId7">
                        <a:extLst>
                          <a:ext uri="{28A0092B-C50C-407E-A947-70E740481C1C}">
                            <a14:useLocalDpi xmlns:a14="http://schemas.microsoft.com/office/drawing/2010/main"/>
                          </a:ext>
                        </a:extLst>
                      </a:blip>
                      <a:stretch>
                        <a:fillRect/>
                      </a:stretch>
                    </pic:blipFill>
                    <pic:spPr>
                      <a:xfrm rot="0">
                        <a:off x="0" y="0"/>
                        <a:ext cx="1038225" cy="1038225"/>
                      </a:xfrm>
                      <a:prstGeom prst="rect">
                        <a:avLst/>
                      </a:prstGeom>
                    </pic:spPr>
                  </pic:pic>
                </a:graphicData>
              </a:graphic>
            </wp:inline>
          </w:drawing>
        </w:r>
      </w:ins>
    </w:p>
    <w:p w:rsidR="00584D84" w:rsidP="70C60923" w:rsidRDefault="562ECB2F" w14:paraId="33B3634D" w14:textId="2BC5602F">
      <w:pPr>
        <w:jc w:val="center"/>
        <w:rPr>
          <w:ins w:author="RAYLAN BRUNO SANTANA CARVALHO" w:date="2025-06-13T17:33:00Z" w16du:dateUtc="2025-06-13T17:33:45Z" w:id="3"/>
          <w:rFonts w:ascii="Times New Roman" w:hAnsi="Times New Roman" w:eastAsia="Times New Roman" w:cs="Times New Roman"/>
        </w:rPr>
      </w:pPr>
      <w:ins w:author="RAYLAN BRUNO SANTANA CARVALHO" w:date="2025-06-13T17:33:00Z" w:id="4">
        <w:r w:rsidRPr="70C60923">
          <w:rPr>
            <w:rFonts w:ascii="Times New Roman" w:hAnsi="Times New Roman" w:eastAsia="Times New Roman" w:cs="Times New Roman"/>
            <w:rPrChange w:author="RAYLAN BRUNO SANTANA CARVALHO" w:date="2025-06-13T17:39:00Z" w:id="5">
              <w:rPr>
                <w:rFonts w:ascii="Times New Roman" w:hAnsi="Times New Roman" w:eastAsia="Times New Roman" w:cs="Times New Roman"/>
                <w:b/>
                <w:bCs/>
              </w:rPr>
            </w:rPrChange>
          </w:rPr>
          <w:t>UNIVERSIDADE FEDERAL DO MARANHÃO</w:t>
        </w:r>
      </w:ins>
    </w:p>
    <w:p w:rsidR="00584D84" w:rsidP="70C60923" w:rsidRDefault="562ECB2F" w14:paraId="7A8C160F" w14:textId="2CF34A55">
      <w:pPr>
        <w:jc w:val="center"/>
        <w:rPr>
          <w:ins w:author="RAYLAN BRUNO SANTANA CARVALHO" w:date="2025-06-13T17:34:00Z" w16du:dateUtc="2025-06-13T17:34:00Z" w:id="6"/>
          <w:rFonts w:ascii="Times New Roman" w:hAnsi="Times New Roman" w:eastAsia="Times New Roman" w:cs="Times New Roman"/>
        </w:rPr>
      </w:pPr>
      <w:ins w:author="RAYLAN BRUNO SANTANA CARVALHO" w:date="2025-06-13T17:33:00Z" w:id="7">
        <w:r w:rsidRPr="70C60923">
          <w:rPr>
            <w:rFonts w:ascii="Times New Roman" w:hAnsi="Times New Roman" w:eastAsia="Times New Roman" w:cs="Times New Roman"/>
            <w:rPrChange w:author="RAYLAN BRUNO SANTANA CARVALHO" w:date="2025-06-13T17:39:00Z" w:id="8">
              <w:rPr>
                <w:rFonts w:ascii="Times New Roman" w:hAnsi="Times New Roman" w:eastAsia="Times New Roman" w:cs="Times New Roman"/>
                <w:b/>
                <w:bCs/>
              </w:rPr>
            </w:rPrChange>
          </w:rPr>
          <w:t>CAMPUS SÃO LUÍS - CIDADE UNIVERSITÁ</w:t>
        </w:r>
      </w:ins>
    </w:p>
    <w:p w:rsidR="00584D84" w:rsidP="70C60923" w:rsidRDefault="562ECB2F" w14:paraId="6873EAF1" w14:textId="1EF6CAB0">
      <w:pPr>
        <w:jc w:val="center"/>
        <w:rPr>
          <w:ins w:author="RAYLAN BRUNO SANTANA CARVALHO" w:date="2025-06-13T17:34:00Z" w16du:dateUtc="2025-06-13T17:34:08Z" w:id="9"/>
          <w:rFonts w:ascii="Times New Roman" w:hAnsi="Times New Roman" w:eastAsia="Times New Roman" w:cs="Times New Roman"/>
        </w:rPr>
      </w:pPr>
      <w:ins w:author="RAYLAN BRUNO SANTANA CARVALHO" w:date="2025-06-13T17:34:00Z" w:id="10">
        <w:r w:rsidRPr="70C60923">
          <w:rPr>
            <w:rFonts w:ascii="Times New Roman" w:hAnsi="Times New Roman" w:eastAsia="Times New Roman" w:cs="Times New Roman"/>
            <w:rPrChange w:author="RAYLAN BRUNO SANTANA CARVALHO" w:date="2025-06-13T17:39:00Z" w:id="11">
              <w:rPr>
                <w:rFonts w:ascii="Times New Roman" w:hAnsi="Times New Roman" w:eastAsia="Times New Roman" w:cs="Times New Roman"/>
                <w:b/>
                <w:bCs/>
              </w:rPr>
            </w:rPrChange>
          </w:rPr>
          <w:t>ENGENHARIA DA COMPUTAÇÃO</w:t>
        </w:r>
      </w:ins>
    </w:p>
    <w:p w:rsidRPr="00584D84" w:rsidR="00584D84" w:rsidP="70C60923" w:rsidRDefault="00584D84" w14:paraId="7846984F" w14:textId="0CA6E45C">
      <w:pPr>
        <w:jc w:val="center"/>
        <w:rPr>
          <w:ins w:author="RAYLAN BRUNO SANTANA CARVALHO" w:date="2025-06-13T17:34:00Z" w16du:dateUtc="2025-06-13T17:34:09Z" w:id="12"/>
          <w:rFonts w:ascii="Times New Roman" w:hAnsi="Times New Roman" w:eastAsia="Times New Roman" w:cs="Times New Roman"/>
          <w:rPrChange w:author="RAYLAN BRUNO SANTANA CARVALHO" w:date="2025-06-13T17:39:00Z" w:id="13">
            <w:rPr>
              <w:ins w:author="RAYLAN BRUNO SANTANA CARVALHO" w:date="2025-06-13T17:34:00Z" w16du:dateUtc="2025-06-13T17:34:09Z" w:id="14"/>
              <w:rFonts w:ascii="Times New Roman" w:hAnsi="Times New Roman" w:eastAsia="Times New Roman" w:cs="Times New Roman"/>
              <w:b/>
              <w:bCs/>
            </w:rPr>
          </w:rPrChange>
        </w:rPr>
      </w:pPr>
    </w:p>
    <w:p w:rsidR="00584D84" w:rsidP="70C60923" w:rsidRDefault="562ECB2F" w14:paraId="2798EEC2" w14:textId="13E65E80">
      <w:pPr>
        <w:jc w:val="center"/>
        <w:rPr>
          <w:ins w:author="RAYLAN BRUNO SANTANA CARVALHO" w:date="2025-06-13T17:34:00Z" w16du:dateUtc="2025-06-13T17:34:19Z" w:id="15"/>
          <w:rFonts w:ascii="Times New Roman" w:hAnsi="Times New Roman" w:eastAsia="Times New Roman" w:cs="Times New Roman"/>
        </w:rPr>
      </w:pPr>
      <w:ins w:author="RAYLAN BRUNO SANTANA CARVALHO" w:date="2025-06-13T17:34:00Z" w:id="16">
        <w:r w:rsidRPr="70C60923">
          <w:rPr>
            <w:rFonts w:ascii="Times New Roman" w:hAnsi="Times New Roman" w:eastAsia="Times New Roman" w:cs="Times New Roman"/>
            <w:rPrChange w:author="RAYLAN BRUNO SANTANA CARVALHO" w:date="2025-06-13T17:39:00Z" w:id="17">
              <w:rPr>
                <w:rFonts w:ascii="Times New Roman" w:hAnsi="Times New Roman" w:eastAsia="Times New Roman" w:cs="Times New Roman"/>
                <w:b/>
                <w:bCs/>
              </w:rPr>
            </w:rPrChange>
          </w:rPr>
          <w:t>PROJETO E DESENVOLVIMENTO DE SOFTWARE</w:t>
        </w:r>
      </w:ins>
    </w:p>
    <w:p w:rsidR="00584D84" w:rsidP="70C60923" w:rsidRDefault="00584D84" w14:paraId="7C1A6B57" w14:textId="45D7BB53">
      <w:pPr>
        <w:jc w:val="center"/>
        <w:rPr>
          <w:ins w:author="RAYLAN BRUNO SANTANA CARVALHO" w:date="2025-06-13T17:45:00Z" w16du:dateUtc="2025-06-13T17:45:55Z" w:id="18"/>
          <w:rFonts w:ascii="Times New Roman" w:hAnsi="Times New Roman" w:eastAsia="Times New Roman" w:cs="Times New Roman"/>
        </w:rPr>
      </w:pPr>
    </w:p>
    <w:p w:rsidRPr="00584D84" w:rsidR="00584D84" w:rsidP="70C60923" w:rsidRDefault="00584D84" w14:paraId="599311F5" w14:textId="11FCF8BA">
      <w:pPr>
        <w:jc w:val="center"/>
        <w:rPr>
          <w:ins w:author="RAYLAN BRUNO SANTANA CARVALHO" w:date="2025-06-13T17:34:00Z" w16du:dateUtc="2025-06-13T17:34:20Z" w:id="19"/>
          <w:rFonts w:ascii="Times New Roman" w:hAnsi="Times New Roman" w:eastAsia="Times New Roman" w:cs="Times New Roman"/>
          <w:rPrChange w:author="RAYLAN BRUNO SANTANA CARVALHO" w:date="2025-06-13T17:39:00Z" w:id="20">
            <w:rPr>
              <w:ins w:author="RAYLAN BRUNO SANTANA CARVALHO" w:date="2025-06-13T17:34:00Z" w16du:dateUtc="2025-06-13T17:34:20Z" w:id="21"/>
              <w:rFonts w:ascii="Times New Roman" w:hAnsi="Times New Roman" w:eastAsia="Times New Roman" w:cs="Times New Roman"/>
              <w:b/>
              <w:bCs/>
            </w:rPr>
          </w:rPrChange>
        </w:rPr>
      </w:pPr>
    </w:p>
    <w:p w:rsidR="00584D84" w:rsidP="70C60923" w:rsidRDefault="562ECB2F" w14:paraId="0BE27A5A" w14:textId="0F294E09">
      <w:pPr>
        <w:jc w:val="center"/>
        <w:rPr>
          <w:ins w:author="RAYLAN BRUNO SANTANA CARVALHO" w:date="2025-06-13T17:35:00Z" w16du:dateUtc="2025-06-13T17:35:27Z" w:id="22"/>
          <w:rFonts w:ascii="Times New Roman" w:hAnsi="Times New Roman" w:eastAsia="Times New Roman" w:cs="Times New Roman"/>
          <w:b/>
          <w:bCs/>
        </w:rPr>
      </w:pPr>
      <w:ins w:author="RAYLAN BRUNO SANTANA CARVALHO" w:date="2025-06-13T17:34:00Z" w:id="23">
        <w:r w:rsidRPr="70C60923">
          <w:rPr>
            <w:rFonts w:ascii="Times New Roman" w:hAnsi="Times New Roman" w:eastAsia="Times New Roman" w:cs="Times New Roman"/>
            <w:b/>
            <w:bCs/>
          </w:rPr>
          <w:t>SISTEMA DE COMPRA RÁPIDA DE PASSAGEM AÉREA INTEGRADO COM INTELIGÊ</w:t>
        </w:r>
      </w:ins>
      <w:ins w:author="RAYLAN BRUNO SANTANA CARVALHO" w:date="2025-06-13T17:35:00Z" w:id="24">
        <w:r w:rsidRPr="70C60923" w:rsidR="3DC57949">
          <w:rPr>
            <w:rFonts w:ascii="Times New Roman" w:hAnsi="Times New Roman" w:eastAsia="Times New Roman" w:cs="Times New Roman"/>
            <w:b/>
            <w:bCs/>
          </w:rPr>
          <w:t>NCIA ARTIFICAL</w:t>
        </w:r>
      </w:ins>
      <w:ins w:author="RAYLAN BRUNO SANTANA CARVALHO" w:date="2025-06-13T17:36:00Z" w:id="25">
        <w:r w:rsidRPr="70C60923" w:rsidR="3DC57949">
          <w:rPr>
            <w:rFonts w:ascii="Times New Roman" w:hAnsi="Times New Roman" w:eastAsia="Times New Roman" w:cs="Times New Roman"/>
            <w:b/>
            <w:bCs/>
          </w:rPr>
          <w:t xml:space="preserve"> (PROJETO SKAI)</w:t>
        </w:r>
      </w:ins>
    </w:p>
    <w:p w:rsidR="00584D84" w:rsidP="70C60923" w:rsidRDefault="00584D84" w14:paraId="7227B204" w14:textId="6777B203">
      <w:pPr>
        <w:jc w:val="center"/>
        <w:rPr>
          <w:ins w:author="RAYLAN BRUNO SANTANA CARVALHO" w:date="2025-06-13T17:45:00Z" w16du:dateUtc="2025-06-13T17:45:48Z" w:id="26"/>
          <w:rFonts w:ascii="Times New Roman" w:hAnsi="Times New Roman" w:eastAsia="Times New Roman" w:cs="Times New Roman"/>
        </w:rPr>
      </w:pPr>
    </w:p>
    <w:p w:rsidR="00584D84" w:rsidP="70C60923" w:rsidRDefault="4D353995" w14:paraId="5C05397A" w14:textId="5B927B3E">
      <w:pPr>
        <w:jc w:val="center"/>
        <w:rPr>
          <w:ins w:author="RAYLAN BRUNO SANTANA CARVALHO" w:date="2025-06-13T17:45:00Z" w16du:dateUtc="2025-06-13T17:45:51Z" w:id="27"/>
          <w:rFonts w:ascii="Times New Roman" w:hAnsi="Times New Roman" w:eastAsia="Times New Roman" w:cs="Times New Roman"/>
        </w:rPr>
      </w:pPr>
      <w:ins w:author="RAYLAN BRUNO SANTANA CARVALHO" w:date="2025-06-13T17:46:00Z" w:id="28">
        <w:r w:rsidRPr="70C60923">
          <w:rPr>
            <w:rFonts w:ascii="Times New Roman" w:hAnsi="Times New Roman" w:eastAsia="Times New Roman" w:cs="Times New Roman"/>
          </w:rPr>
          <w:t>PROFESSOR DR. THALES LEVI AZEVEDO VALENTE</w:t>
        </w:r>
      </w:ins>
    </w:p>
    <w:p w:rsidRPr="00584D84" w:rsidR="00584D84" w:rsidP="70C60923" w:rsidRDefault="00584D84" w14:paraId="3E1430C3" w14:textId="7D612908">
      <w:pPr>
        <w:jc w:val="center"/>
        <w:rPr>
          <w:ins w:author="RAYLAN BRUNO SANTANA CARVALHO" w:date="2025-06-13T17:35:00Z" w16du:dateUtc="2025-06-13T17:35:28Z" w:id="29"/>
          <w:rFonts w:ascii="Times New Roman" w:hAnsi="Times New Roman" w:eastAsia="Times New Roman" w:cs="Times New Roman"/>
          <w:rPrChange w:author="RAYLAN BRUNO SANTANA CARVALHO" w:date="2025-06-13T17:39:00Z" w:id="30">
            <w:rPr>
              <w:ins w:author="RAYLAN BRUNO SANTANA CARVALHO" w:date="2025-06-13T17:35:00Z" w16du:dateUtc="2025-06-13T17:35:28Z" w:id="31"/>
              <w:rFonts w:ascii="Times New Roman" w:hAnsi="Times New Roman" w:eastAsia="Times New Roman" w:cs="Times New Roman"/>
              <w:b/>
              <w:bCs/>
            </w:rPr>
          </w:rPrChange>
        </w:rPr>
      </w:pPr>
    </w:p>
    <w:p w:rsidR="00584D84" w:rsidP="70C60923" w:rsidRDefault="3DC57949" w14:paraId="36E733E1" w14:textId="5E810748">
      <w:pPr>
        <w:jc w:val="center"/>
        <w:rPr>
          <w:ins w:author="RAYLAN BRUNO SANTANA CARVALHO" w:date="2025-06-13T17:35:00Z" w16du:dateUtc="2025-06-13T17:35:44Z" w:id="32"/>
          <w:rFonts w:ascii="Times New Roman" w:hAnsi="Times New Roman" w:eastAsia="Times New Roman" w:cs="Times New Roman"/>
        </w:rPr>
      </w:pPr>
      <w:ins w:author="RAYLAN BRUNO SANTANA CARVALHO" w:date="2025-06-13T17:35:00Z" w:id="33">
        <w:r w:rsidRPr="70C60923">
          <w:rPr>
            <w:rFonts w:ascii="Times New Roman" w:hAnsi="Times New Roman" w:eastAsia="Times New Roman" w:cs="Times New Roman"/>
            <w:rPrChange w:author="RAYLAN BRUNO SANTANA CARVALHO" w:date="2025-06-13T17:39:00Z" w:id="34">
              <w:rPr>
                <w:rFonts w:ascii="Times New Roman" w:hAnsi="Times New Roman" w:eastAsia="Times New Roman" w:cs="Times New Roman"/>
                <w:b/>
                <w:bCs/>
              </w:rPr>
            </w:rPrChange>
          </w:rPr>
          <w:t>KAUAN GUILHERME ALVES PINHEIRO SANTOS</w:t>
        </w:r>
      </w:ins>
      <w:ins w:author="RAYLAN BRUNO SANTANA CARVALHO" w:date="2025-06-13T17:37:00Z" w:id="35">
        <w:r w:rsidRPr="70C60923" w:rsidR="681537D9">
          <w:rPr>
            <w:rFonts w:ascii="Times New Roman" w:hAnsi="Times New Roman" w:eastAsia="Times New Roman" w:cs="Times New Roman"/>
            <w:rPrChange w:author="RAYLAN BRUNO SANTANA CARVALHO" w:date="2025-06-13T17:38:00Z" w:id="36">
              <w:rPr>
                <w:rFonts w:ascii="Times New Roman" w:hAnsi="Times New Roman" w:eastAsia="Times New Roman" w:cs="Times New Roman"/>
                <w:b/>
                <w:bCs/>
              </w:rPr>
            </w:rPrChange>
          </w:rPr>
          <w:t xml:space="preserve"> - </w:t>
        </w:r>
        <w:r w:rsidRPr="70C60923" w:rsidR="681537D9">
          <w:rPr>
            <w:rFonts w:ascii="Times New Roman" w:hAnsi="Times New Roman" w:eastAsia="Times New Roman" w:cs="Times New Roman"/>
            <w:rPrChange w:author="RAYLAN BRUNO SANTANA CARVALHO" w:date="2025-06-13T17:38:00Z" w:id="37">
              <w:rPr>
                <w:rFonts w:ascii="Times New Roman" w:hAnsi="Times New Roman" w:eastAsia="Times New Roman" w:cs="Times New Roman"/>
                <w:i/>
                <w:iCs/>
              </w:rPr>
            </w:rPrChange>
          </w:rPr>
          <w:t>2021052316</w:t>
        </w:r>
      </w:ins>
    </w:p>
    <w:p w:rsidR="00584D84" w:rsidP="70C60923" w:rsidRDefault="3DC57949" w14:paraId="3ABA8103" w14:textId="33815EE2">
      <w:pPr>
        <w:jc w:val="center"/>
        <w:rPr>
          <w:ins w:author="RAYLAN BRUNO SANTANA CARVALHO" w:date="2025-06-13T17:35:00Z" w16du:dateUtc="2025-06-13T17:35:47Z" w:id="38"/>
          <w:rFonts w:ascii="Times New Roman" w:hAnsi="Times New Roman" w:eastAsia="Times New Roman" w:cs="Times New Roman"/>
        </w:rPr>
      </w:pPr>
      <w:ins w:author="RAYLAN BRUNO SANTANA CARVALHO" w:date="2025-06-13T17:35:00Z" w:id="39">
        <w:r w:rsidRPr="70C60923">
          <w:rPr>
            <w:rFonts w:ascii="Times New Roman" w:hAnsi="Times New Roman" w:eastAsia="Times New Roman" w:cs="Times New Roman"/>
            <w:rPrChange w:author="RAYLAN BRUNO SANTANA CARVALHO" w:date="2025-06-13T17:39:00Z" w:id="40">
              <w:rPr>
                <w:rFonts w:ascii="Times New Roman" w:hAnsi="Times New Roman" w:eastAsia="Times New Roman" w:cs="Times New Roman"/>
                <w:b/>
                <w:bCs/>
              </w:rPr>
            </w:rPrChange>
          </w:rPr>
          <w:t>LILIA ROSA COELHO MOURA</w:t>
        </w:r>
      </w:ins>
      <w:ins w:author="RAYLAN BRUNO SANTANA CARVALHO" w:date="2025-06-13T17:37:00Z" w:id="41">
        <w:r w:rsidRPr="70C60923" w:rsidR="6E1D8AF3">
          <w:rPr>
            <w:rFonts w:ascii="Times New Roman" w:hAnsi="Times New Roman" w:eastAsia="Times New Roman" w:cs="Times New Roman"/>
            <w:rPrChange w:author="RAYLAN BRUNO SANTANA CARVALHO" w:date="2025-06-13T17:38:00Z" w:id="42">
              <w:rPr>
                <w:rFonts w:ascii="Times New Roman" w:hAnsi="Times New Roman" w:eastAsia="Times New Roman" w:cs="Times New Roman"/>
                <w:b/>
                <w:bCs/>
              </w:rPr>
            </w:rPrChange>
          </w:rPr>
          <w:t xml:space="preserve"> - </w:t>
        </w:r>
        <w:r w:rsidRPr="70C60923" w:rsidR="6E1D8AF3">
          <w:rPr>
            <w:rFonts w:ascii="Times New Roman" w:hAnsi="Times New Roman" w:eastAsia="Times New Roman" w:cs="Times New Roman"/>
            <w:rPrChange w:author="RAYLAN BRUNO SANTANA CARVALHO" w:date="2025-06-13T17:38:00Z" w:id="43">
              <w:rPr>
                <w:rFonts w:ascii="Times New Roman" w:hAnsi="Times New Roman" w:eastAsia="Times New Roman" w:cs="Times New Roman"/>
                <w:i/>
                <w:iCs/>
              </w:rPr>
            </w:rPrChange>
          </w:rPr>
          <w:t>2021024732</w:t>
        </w:r>
      </w:ins>
    </w:p>
    <w:p w:rsidRPr="00584D84" w:rsidR="00584D84" w:rsidP="70C60923" w:rsidRDefault="3DC57949" w14:paraId="123F5AE0" w14:textId="7983DC9E">
      <w:pPr>
        <w:jc w:val="center"/>
        <w:rPr>
          <w:ins w:author="RAYLAN BRUNO SANTANA CARVALHO" w:date="2025-06-13T17:35:00Z" w16du:dateUtc="2025-06-13T17:35:52Z" w:id="44"/>
          <w:rFonts w:ascii="Times New Roman" w:hAnsi="Times New Roman" w:eastAsia="Times New Roman" w:cs="Times New Roman"/>
          <w:rPrChange w:author="RAYLAN BRUNO SANTANA CARVALHO" w:date="2025-06-13T17:39:00Z" w:id="45">
            <w:rPr>
              <w:ins w:author="RAYLAN BRUNO SANTANA CARVALHO" w:date="2025-06-13T17:35:00Z" w16du:dateUtc="2025-06-13T17:35:52Z" w:id="46"/>
              <w:rFonts w:ascii="Times New Roman" w:hAnsi="Times New Roman" w:eastAsia="Times New Roman" w:cs="Times New Roman"/>
              <w:b/>
              <w:bCs/>
            </w:rPr>
          </w:rPrChange>
        </w:rPr>
      </w:pPr>
      <w:ins w:author="RAYLAN BRUNO SANTANA CARVALHO" w:date="2025-06-13T17:35:00Z" w:id="47">
        <w:r w:rsidRPr="70C60923">
          <w:rPr>
            <w:rFonts w:ascii="Times New Roman" w:hAnsi="Times New Roman" w:eastAsia="Times New Roman" w:cs="Times New Roman"/>
            <w:rPrChange w:author="RAYLAN BRUNO SANTANA CARVALHO" w:date="2025-06-13T17:39:00Z" w:id="48">
              <w:rPr>
                <w:rFonts w:ascii="Times New Roman" w:hAnsi="Times New Roman" w:eastAsia="Times New Roman" w:cs="Times New Roman"/>
                <w:b/>
                <w:bCs/>
              </w:rPr>
            </w:rPrChange>
          </w:rPr>
          <w:t>RAYLAN BRUNO SANTANA CARVALHO</w:t>
        </w:r>
      </w:ins>
      <w:ins w:author="RAYLAN BRUNO SANTANA CARVALHO" w:date="2025-06-13T17:36:00Z" w:id="49">
        <w:r w:rsidRPr="70C60923" w:rsidR="55D3A7C1">
          <w:rPr>
            <w:rFonts w:ascii="Times New Roman" w:hAnsi="Times New Roman" w:eastAsia="Times New Roman" w:cs="Times New Roman"/>
            <w:rPrChange w:author="RAYLAN BRUNO SANTANA CARVALHO" w:date="2025-06-13T17:39:00Z" w:id="50">
              <w:rPr>
                <w:rFonts w:ascii="Times New Roman" w:hAnsi="Times New Roman" w:eastAsia="Times New Roman" w:cs="Times New Roman"/>
                <w:b/>
                <w:bCs/>
              </w:rPr>
            </w:rPrChange>
          </w:rPr>
          <w:t xml:space="preserve"> - 20210</w:t>
        </w:r>
      </w:ins>
      <w:ins w:author="RAYLAN BRUNO SANTANA CARVALHO" w:date="2025-06-13T17:37:00Z" w:id="51">
        <w:r w:rsidRPr="70C60923" w:rsidR="55D3A7C1">
          <w:rPr>
            <w:rFonts w:ascii="Times New Roman" w:hAnsi="Times New Roman" w:eastAsia="Times New Roman" w:cs="Times New Roman"/>
            <w:rPrChange w:author="RAYLAN BRUNO SANTANA CARVALHO" w:date="2025-06-13T17:39:00Z" w:id="52">
              <w:rPr>
                <w:rFonts w:ascii="Times New Roman" w:hAnsi="Times New Roman" w:eastAsia="Times New Roman" w:cs="Times New Roman"/>
                <w:b/>
                <w:bCs/>
              </w:rPr>
            </w:rPrChange>
          </w:rPr>
          <w:t>68826</w:t>
        </w:r>
      </w:ins>
    </w:p>
    <w:p w:rsidR="00584D84" w:rsidP="70C60923" w:rsidRDefault="3DC57949" w14:paraId="44FB46AB" w14:textId="5003C4F2">
      <w:pPr>
        <w:jc w:val="center"/>
        <w:rPr>
          <w:ins w:author="RAYLAN BRUNO SANTANA CARVALHO" w:date="2025-06-13T17:35:00Z" w16du:dateUtc="2025-06-13T17:35:55Z" w:id="53"/>
          <w:rFonts w:ascii="Times New Roman" w:hAnsi="Times New Roman" w:eastAsia="Times New Roman" w:cs="Times New Roman"/>
        </w:rPr>
      </w:pPr>
      <w:ins w:author="RAYLAN BRUNO SANTANA CARVALHO" w:date="2025-06-13T17:35:00Z" w:id="54">
        <w:r w:rsidRPr="70C60923">
          <w:rPr>
            <w:rFonts w:ascii="Times New Roman" w:hAnsi="Times New Roman" w:eastAsia="Times New Roman" w:cs="Times New Roman"/>
            <w:rPrChange w:author="RAYLAN BRUNO SANTANA CARVALHO" w:date="2025-06-13T17:39:00Z" w:id="55">
              <w:rPr>
                <w:rFonts w:ascii="Times New Roman" w:hAnsi="Times New Roman" w:eastAsia="Times New Roman" w:cs="Times New Roman"/>
                <w:b/>
                <w:bCs/>
              </w:rPr>
            </w:rPrChange>
          </w:rPr>
          <w:t>VIRGINIA MARIA MONDEGO FERREIRA</w:t>
        </w:r>
      </w:ins>
      <w:ins w:author="RAYLAN BRUNO SANTANA CARVALHO" w:date="2025-06-13T17:37:00Z" w:id="56">
        <w:r w:rsidRPr="70C60923" w:rsidR="636E2A81">
          <w:rPr>
            <w:rFonts w:ascii="Times New Roman" w:hAnsi="Times New Roman" w:eastAsia="Times New Roman" w:cs="Times New Roman"/>
            <w:rPrChange w:author="RAYLAN BRUNO SANTANA CARVALHO" w:date="2025-06-13T17:38:00Z" w:id="57">
              <w:rPr>
                <w:rFonts w:ascii="Times New Roman" w:hAnsi="Times New Roman" w:eastAsia="Times New Roman" w:cs="Times New Roman"/>
                <w:b/>
                <w:bCs/>
              </w:rPr>
            </w:rPrChange>
          </w:rPr>
          <w:t xml:space="preserve"> - </w:t>
        </w:r>
        <w:r w:rsidRPr="70C60923" w:rsidR="636E2A81">
          <w:rPr>
            <w:rFonts w:ascii="Times New Roman" w:hAnsi="Times New Roman" w:eastAsia="Times New Roman" w:cs="Times New Roman"/>
            <w:rPrChange w:author="RAYLAN BRUNO SANTANA CARVALHO" w:date="2025-06-13T17:38:00Z" w:id="58">
              <w:rPr>
                <w:rFonts w:ascii="Times New Roman" w:hAnsi="Times New Roman" w:eastAsia="Times New Roman" w:cs="Times New Roman"/>
                <w:i/>
                <w:iCs/>
              </w:rPr>
            </w:rPrChange>
          </w:rPr>
          <w:t>2021069968</w:t>
        </w:r>
      </w:ins>
    </w:p>
    <w:p w:rsidR="00584D84" w:rsidP="70C60923" w:rsidRDefault="3DC57949" w14:paraId="5F6EA09B" w14:textId="6EE85F8D">
      <w:pPr>
        <w:jc w:val="center"/>
        <w:rPr>
          <w:ins w:author="RAYLAN BRUNO SANTANA CARVALHO" w:date="2025-06-13T17:36:00Z" w16du:dateUtc="2025-06-13T17:36:39Z" w:id="59"/>
          <w:rFonts w:ascii="Times New Roman" w:hAnsi="Times New Roman" w:eastAsia="Times New Roman" w:cs="Times New Roman"/>
        </w:rPr>
      </w:pPr>
      <w:ins w:author="RAYLAN BRUNO SANTANA CARVALHO" w:date="2025-06-13T17:35:00Z" w:id="60">
        <w:r w:rsidRPr="70C60923">
          <w:rPr>
            <w:rFonts w:ascii="Times New Roman" w:hAnsi="Times New Roman" w:eastAsia="Times New Roman" w:cs="Times New Roman"/>
            <w:rPrChange w:author="RAYLAN BRUNO SANTANA CARVALHO" w:date="2025-06-13T17:39:00Z" w:id="61">
              <w:rPr>
                <w:rFonts w:ascii="Times New Roman" w:hAnsi="Times New Roman" w:eastAsia="Times New Roman" w:cs="Times New Roman"/>
                <w:b/>
                <w:bCs/>
              </w:rPr>
            </w:rPrChange>
          </w:rPr>
          <w:t>YASMIN CANTANHEDE SANTOS</w:t>
        </w:r>
      </w:ins>
      <w:ins w:author="RAYLAN BRUNO SANTANA CARVALHO" w:date="2025-06-13T17:38:00Z" w:id="62">
        <w:r w:rsidRPr="70C60923" w:rsidR="76B05CC7">
          <w:rPr>
            <w:rFonts w:ascii="Times New Roman" w:hAnsi="Times New Roman" w:eastAsia="Times New Roman" w:cs="Times New Roman"/>
            <w:rPrChange w:author="RAYLAN BRUNO SANTANA CARVALHO" w:date="2025-06-13T17:38:00Z" w:id="63">
              <w:rPr>
                <w:rFonts w:ascii="Times New Roman" w:hAnsi="Times New Roman" w:eastAsia="Times New Roman" w:cs="Times New Roman"/>
                <w:b/>
                <w:bCs/>
              </w:rPr>
            </w:rPrChange>
          </w:rPr>
          <w:t xml:space="preserve"> - </w:t>
        </w:r>
        <w:r w:rsidRPr="70C60923" w:rsidR="76B05CC7">
          <w:rPr>
            <w:rFonts w:ascii="Times New Roman" w:hAnsi="Times New Roman" w:eastAsia="Times New Roman" w:cs="Times New Roman"/>
            <w:rPrChange w:author="RAYLAN BRUNO SANTANA CARVALHO" w:date="2025-06-13T17:38:00Z" w:id="64">
              <w:rPr>
                <w:rFonts w:ascii="Times New Roman" w:hAnsi="Times New Roman" w:eastAsia="Times New Roman" w:cs="Times New Roman"/>
                <w:i/>
                <w:iCs/>
              </w:rPr>
            </w:rPrChange>
          </w:rPr>
          <w:t>2021066044</w:t>
        </w:r>
      </w:ins>
    </w:p>
    <w:p w:rsidRPr="00584D84" w:rsidR="00584D84" w:rsidP="70C60923" w:rsidRDefault="00584D84" w14:paraId="05194598" w14:textId="6A1A1B9A">
      <w:pPr>
        <w:rPr>
          <w:ins w:author="RAYLAN BRUNO SANTANA CARVALHO" w:date="2025-06-13T17:36:00Z" w16du:dateUtc="2025-06-13T17:36:49Z" w:id="65"/>
          <w:rFonts w:ascii="Times New Roman" w:hAnsi="Times New Roman" w:eastAsia="Times New Roman" w:cs="Times New Roman"/>
          <w:rPrChange w:author="RAYLAN BRUNO SANTANA CARVALHO" w:date="2025-06-13T17:39:00Z" w:id="66">
            <w:rPr>
              <w:ins w:author="RAYLAN BRUNO SANTANA CARVALHO" w:date="2025-06-13T17:36:00Z" w16du:dateUtc="2025-06-13T17:36:49Z" w:id="67"/>
              <w:rFonts w:ascii="Times New Roman" w:hAnsi="Times New Roman" w:eastAsia="Times New Roman" w:cs="Times New Roman"/>
              <w:b/>
              <w:bCs/>
            </w:rPr>
          </w:rPrChange>
        </w:rPr>
      </w:pPr>
    </w:p>
    <w:p w:rsidRPr="00584D84" w:rsidR="00584D84" w:rsidP="284E82B5" w:rsidRDefault="00584D84" w14:paraId="458FD1D0" w14:textId="00435E0D">
      <w:pPr>
        <w:rPr>
          <w:ins w:author="RAYLAN BRUNO SANTANA CARVALHO" w:date="2025-06-14T01:43:07.793Z" w16du:dateUtc="2025-06-14T01:43:07.793Z" w:id="719608837"/>
          <w:rFonts w:ascii="Times New Roman" w:hAnsi="Times New Roman" w:eastAsia="Times New Roman" w:cs="Times New Roman"/>
        </w:rPr>
      </w:pPr>
    </w:p>
    <w:p w:rsidR="0F56D97C" w:rsidP="0F56D97C" w:rsidRDefault="0F56D97C" w14:paraId="1BD25504" w14:textId="6ACBA3DD">
      <w:pPr>
        <w:rPr>
          <w:ins w:author="RAYLAN BRUNO SANTANA CARVALHO" w:date="2025-06-14T01:43:08.312Z" w16du:dateUtc="2025-06-14T01:43:08.313Z" w:id="222125743"/>
          <w:rFonts w:ascii="Times New Roman" w:hAnsi="Times New Roman" w:eastAsia="Times New Roman" w:cs="Times New Roman"/>
        </w:rPr>
      </w:pPr>
    </w:p>
    <w:p w:rsidR="0F56D97C" w:rsidP="0F56D97C" w:rsidRDefault="0F56D97C" w14:paraId="0A4347AF" w14:textId="01AD2254">
      <w:pPr>
        <w:rPr>
          <w:ins w:author="RAYLAN BRUNO SANTANA CARVALHO" w:date="2025-06-13T17:36:00Z" w16du:dateUtc="2025-06-13T17:36:49Z" w:id="410593816"/>
          <w:rFonts w:ascii="Times New Roman" w:hAnsi="Times New Roman" w:eastAsia="Times New Roman" w:cs="Times New Roman"/>
          <w:rPrChange w:author="RAYLAN BRUNO SANTANA CARVALHO" w:date="2025-06-13T17:39:00Z" w:id="2146082395">
            <w:rPr>
              <w:ins w:author="RAYLAN BRUNO SANTANA CARVALHO" w:date="2025-06-13T17:36:00Z" w16du:dateUtc="2025-06-13T17:36:49Z" w:id="1520316876"/>
              <w:rFonts w:ascii="Times New Roman" w:hAnsi="Times New Roman" w:eastAsia="Times New Roman" w:cs="Times New Roman"/>
              <w:b w:val="1"/>
              <w:bCs w:val="1"/>
            </w:rPr>
          </w:rPrChange>
        </w:rPr>
      </w:pPr>
    </w:p>
    <w:p w:rsidR="284E82B5" w:rsidP="284E82B5" w:rsidRDefault="284E82B5" w14:paraId="5F1DEC03" w14:textId="1ECA9945">
      <w:pPr>
        <w:jc w:val="center"/>
        <w:rPr>
          <w:ins w:author="YASMIN CANTANHEDE SANTOS" w:date="2025-06-14T00:14:00Z" w16du:dateUtc="2025-06-14T00:14:42Z" w:id="71"/>
          <w:rFonts w:ascii="Times New Roman" w:hAnsi="Times New Roman" w:eastAsia="Times New Roman" w:cs="Times New Roman"/>
        </w:rPr>
      </w:pPr>
    </w:p>
    <w:p w:rsidR="00584D84" w:rsidRDefault="76B05CC7" w14:paraId="54526131" w14:textId="6AE7140C">
      <w:pPr>
        <w:jc w:val="center"/>
        <w:rPr>
          <w:ins w:author="RAYLAN BRUNO SANTANA CARVALHO" w:date="2025-06-13T17:39:00Z" w16du:dateUtc="2025-06-13T17:39:05Z" w:id="72"/>
          <w:rFonts w:ascii="Times New Roman" w:hAnsi="Times New Roman" w:eastAsia="Times New Roman" w:cs="Times New Roman"/>
        </w:rPr>
        <w:pPrChange w:author="RAYLAN BRUNO SANTANA CARVALHO" w:date="2025-06-13T17:39:00Z" w:id="73">
          <w:pPr/>
        </w:pPrChange>
      </w:pPr>
      <w:ins w:author="RAYLAN BRUNO SANTANA CARVALHO" w:date="2025-06-13T17:38:00Z" w:id="74">
        <w:r w:rsidRPr="70C60923">
          <w:rPr>
            <w:rFonts w:ascii="Times New Roman" w:hAnsi="Times New Roman" w:eastAsia="Times New Roman" w:cs="Times New Roman"/>
            <w:rPrChange w:author="RAYLAN BRUNO SANTANA CARVALHO" w:date="2025-06-13T17:39:00Z" w:id="75">
              <w:rPr>
                <w:rFonts w:ascii="Times New Roman" w:hAnsi="Times New Roman" w:eastAsia="Times New Roman" w:cs="Times New Roman"/>
                <w:b/>
                <w:bCs/>
              </w:rPr>
            </w:rPrChange>
          </w:rPr>
          <w:t>SÃ</w:t>
        </w:r>
      </w:ins>
      <w:ins w:author="RAYLAN BRUNO SANTANA CARVALHO" w:date="2025-06-13T17:39:00Z" w:id="76">
        <w:r w:rsidRPr="70C60923">
          <w:rPr>
            <w:rFonts w:ascii="Times New Roman" w:hAnsi="Times New Roman" w:eastAsia="Times New Roman" w:cs="Times New Roman"/>
            <w:rPrChange w:author="RAYLAN BRUNO SANTANA CARVALHO" w:date="2025-06-13T17:39:00Z" w:id="77">
              <w:rPr>
                <w:rFonts w:ascii="Times New Roman" w:hAnsi="Times New Roman" w:eastAsia="Times New Roman" w:cs="Times New Roman"/>
                <w:b/>
                <w:bCs/>
              </w:rPr>
            </w:rPrChange>
          </w:rPr>
          <w:t>O LUÍS - MA</w:t>
        </w:r>
      </w:ins>
    </w:p>
    <w:p w:rsidRPr="00584D84" w:rsidR="00584D84" w:rsidRDefault="76B05CC7" w14:paraId="7C7A2ACB" w14:textId="033168F1">
      <w:pPr>
        <w:jc w:val="center"/>
        <w:rPr>
          <w:ins w:author="RAYLAN BRUNO SANTANA CARVALHO" w:date="2025-06-13T17:36:00Z" w16du:dateUtc="2025-06-13T17:36:50Z" w:id="78"/>
          <w:rFonts w:ascii="Times New Roman" w:hAnsi="Times New Roman" w:eastAsia="Times New Roman" w:cs="Times New Roman"/>
          <w:rPrChange w:author="RAYLAN BRUNO SANTANA CARVALHO" w:date="2025-06-13T17:39:00Z" w:id="79">
            <w:rPr>
              <w:ins w:author="RAYLAN BRUNO SANTANA CARVALHO" w:date="2025-06-13T17:36:00Z" w16du:dateUtc="2025-06-13T17:36:50Z" w:id="80"/>
              <w:rFonts w:ascii="Times New Roman" w:hAnsi="Times New Roman" w:eastAsia="Times New Roman" w:cs="Times New Roman"/>
              <w:b/>
              <w:bCs/>
            </w:rPr>
          </w:rPrChange>
        </w:rPr>
        <w:pPrChange w:author="RAYLAN BRUNO SANTANA CARVALHO" w:date="2025-06-13T17:39:00Z" w:id="81">
          <w:pPr/>
        </w:pPrChange>
      </w:pPr>
      <w:ins w:author="RAYLAN BRUNO SANTANA CARVALHO" w:date="2025-06-13T17:39:00Z" w:id="82">
        <w:r w:rsidRPr="70C60923">
          <w:rPr>
            <w:rFonts w:ascii="Times New Roman" w:hAnsi="Times New Roman" w:eastAsia="Times New Roman" w:cs="Times New Roman"/>
            <w:rPrChange w:author="RAYLAN BRUNO SANTANA CARVALHO" w:date="2025-06-13T19:15:00Z" w:id="83">
              <w:rPr>
                <w:rFonts w:ascii="Times New Roman" w:hAnsi="Times New Roman" w:eastAsia="Times New Roman" w:cs="Times New Roman"/>
                <w:b/>
                <w:bCs/>
              </w:rPr>
            </w:rPrChange>
          </w:rPr>
          <w:t xml:space="preserve">JUNHO DE </w:t>
        </w:r>
        <w:r w:rsidRPr="70C60923">
          <w:rPr>
            <w:rFonts w:ascii="Times New Roman" w:hAnsi="Times New Roman" w:eastAsia="Times New Roman" w:cs="Times New Roman"/>
            <w:rPrChange w:author="RAYLAN BRUNO SANTANA CARVALHO" w:date="2025-06-13T17:39:00Z" w:id="84">
              <w:rPr>
                <w:rFonts w:ascii="Times New Roman" w:hAnsi="Times New Roman" w:eastAsia="Times New Roman" w:cs="Times New Roman"/>
                <w:b/>
                <w:bCs/>
              </w:rPr>
            </w:rPrChange>
          </w:rPr>
          <w:t>2025</w:t>
        </w:r>
      </w:ins>
    </w:p>
    <w:p w:rsidR="00584D84" w:rsidP="0F56D97C" w:rsidRDefault="76B05CC7" w14:paraId="3E9285CC" w14:textId="24DF7BDF">
      <w:pPr>
        <w:jc w:val="center"/>
        <w:rPr>
          <w:ins w:author="RAYLAN BRUNO SANTANA CARVALHO" w:date="2025-06-13T17:39:00Z" w16du:dateUtc="2025-06-13T17:39:55Z" w:id="1273063694"/>
          <w:del w:author="KAUAN GUILHERME ALVES PINHEIRO SANTOS" w:date="2025-06-14T02:14:22.785Z" w16du:dateUtc="2025-06-14T02:14:22.785Z" w:id="1019631675"/>
          <w:rFonts w:ascii="Times New Roman" w:hAnsi="Times New Roman" w:eastAsia="Times New Roman" w:cs="Times New Roman"/>
          <w:b w:val="1"/>
          <w:bCs w:val="1"/>
        </w:rPr>
        <w:pPrChange w:author="RAYLAN BRUNO SANTANA CARVALHO" w:date="2025-06-13T17:46:00Z" w:id="86">
          <w:pPr/>
        </w:pPrChange>
      </w:pPr>
      <w:ins w:author="RAYLAN BRUNO SANTANA CARVALHO" w:date="2025-06-13T17:39:00Z" w:id="1103525395">
        <w:del w:author="KAUAN GUILHERME ALVES PINHEIRO SANTOS" w:date="2025-06-14T02:14:22.785Z" w:id="1507193663">
          <w:r w:rsidRPr="0F56D97C" w:rsidDel="76B05CC7">
            <w:rPr>
              <w:rFonts w:ascii="Times New Roman" w:hAnsi="Times New Roman" w:eastAsia="Times New Roman" w:cs="Times New Roman"/>
              <w:b w:val="1"/>
              <w:bCs w:val="1"/>
            </w:rPr>
            <w:delText>SUMÁRIO</w:delText>
          </w:r>
        </w:del>
      </w:ins>
    </w:p>
    <w:p w:rsidR="00584D84" w:rsidP="0F56D97C" w:rsidRDefault="76B05CC7" w14:paraId="5F8D7087" w14:textId="19D0A83A">
      <w:pPr>
        <w:bidi w:val="0"/>
        <w:rPr>
          <w:del w:author="KAUAN GUILHERME ALVES PINHEIRO SANTOS" w:date="2025-06-14T01:58:20.069Z" w16du:dateUtc="2025-06-14T01:58:20.069Z" w:id="990205343"/>
          <w:sz w:val="20"/>
          <w:szCs w:val="20"/>
        </w:rPr>
      </w:pPr>
      <w:r>
        <w:fldChar w:fldCharType="begin"/>
      </w:r>
      <w:r>
        <w:instrText xml:space="preserve">TOC \o \z \u \h</w:instrText>
      </w:r>
      <w:r>
        <w:fldChar w:fldCharType="separate"/>
      </w:r>
      <w:del w:author="KAUAN GUILHERME ALVES PINHEIRO SANTOS" w:date="2025-06-14T01:58:20.069Z" w:id="1989252390">
        <w:r w:rsidRPr="0F56D97C" w:rsidDel="0F56D97C">
          <w:rPr>
            <w:sz w:val="20"/>
            <w:szCs w:val="20"/>
          </w:rPr>
          <w:delText>Este documento não tem títulos. Para adicionar títulos ao Sumário, vá para Página Inicial &gt; Estilos</w:delText>
        </w:r>
      </w:del>
    </w:p>
    <w:p w:rsidR="00584D84" w:rsidP="70C60923" w:rsidRDefault="76B05CC7" w14:paraId="72D6956E" w14:textId="78F09EE3">
      <w:pPr>
        <w:bidi w:val="0"/>
        <w:rPr>
          <w:del w:author="KAUAN GUILHERME ALVES PINHEIRO SANTOS" w:date="2025-06-14T01:58:20.068Z" w16du:dateUtc="2025-06-14T01:58:20.068Z" w:id="1271339227"/>
        </w:rPr>
      </w:pPr>
      <w:del w:author="KAUAN GUILHERME ALVES PINHEIRO SANTOS" w:date="2025-06-14T01:58:20.069Z" w:id="1869750520">
        <w:r w:rsidDel="0F56D97C">
          <w:delText xml:space="preserve">                              </w:delText>
        </w:r>
      </w:del>
      <w:r>
        <w:fldChar w:fldCharType="end"/>
      </w:r>
    </w:p>
    <w:p w:rsidR="00584D84" w:rsidP="0F56D97C" w:rsidRDefault="76B05CC7" w14:paraId="4A800DF7" w14:textId="1469C856">
      <w:pPr>
        <w:bidi w:val="0"/>
        <w:rPr>
          <w:del w:author="KAUAN GUILHERME ALVES PINHEIRO SANTOS" w:date="2025-06-14T02:14:22.784Z" w16du:dateUtc="2025-06-14T02:14:22.784Z" w:id="672973018"/>
          <w:sz w:val="20"/>
          <w:szCs w:val="20"/>
        </w:rPr>
      </w:pPr>
      <w:r>
        <w:fldChar w:fldCharType="begin"/>
      </w:r>
      <w:r>
        <w:instrText xml:space="preserve">TOC \o "1-9" \z \u \h</w:instrText>
      </w:r>
      <w:r>
        <w:fldChar w:fldCharType="separate"/>
      </w:r>
      <w:del w:author="KAUAN GUILHERME ALVES PINHEIRO SANTOS" w:date="2025-06-14T02:14:22.784Z" w:id="1379926250">
        <w:r w:rsidRPr="0F56D97C" w:rsidDel="0F56D97C">
          <w:rPr>
            <w:sz w:val="20"/>
            <w:szCs w:val="20"/>
          </w:rPr>
          <w:delText>Este documento não tem títulos. Para adicionar títulos ao Sumário, vá para Página Inicial &gt; Estilos</w:delText>
        </w:r>
      </w:del>
    </w:p>
    <w:p w:rsidR="00584D84" w:rsidP="70C60923" w:rsidRDefault="76B05CC7" w14:paraId="514DB2C3" w14:textId="258A8520">
      <w:pPr>
        <w:bidi w:val="0"/>
        <w:rPr>
          <w:del w:author="KAUAN GUILHERME ALVES PINHEIRO SANTOS" w:date="2025-06-14T02:14:22.784Z" w16du:dateUtc="2025-06-14T02:14:22.784Z" w:id="1077166592"/>
        </w:rPr>
      </w:pPr>
      <w:del w:author="KAUAN GUILHERME ALVES PINHEIRO SANTOS" w:date="2025-06-14T02:14:22.784Z" w:id="1077916482">
        <w:r w:rsidDel="0F56D97C">
          <w:delText xml:space="preserve">                              </w:delText>
        </w:r>
      </w:del>
      <w:r>
        <w:fldChar w:fldCharType="end"/>
      </w:r>
    </w:p>
    <w:p w:rsidR="00584D84" w:rsidP="0F56D97C" w:rsidRDefault="76B05CC7" w14:paraId="58DB7340" w14:textId="606EBB63">
      <w:pPr>
        <w:pStyle w:val="Title"/>
        <w:rPr>
          <w:ins w:author="RAYLAN BRUNO SANTANA CARVALHO" w:date="2025-06-13T17:41:00Z" w16du:dateUtc="2025-06-13T17:41:28Z" w:id="160393316"/>
          <w:del w:author="KAUAN GUILHERME ALVES PINHEIRO SANTOS" w:date="2025-06-14T02:14:22.768Z" w16du:dateUtc="2025-06-14T02:14:22.768Z" w:id="1649942805"/>
          <w:rFonts w:ascii="Times New Roman" w:hAnsi="Times New Roman" w:eastAsia="Times New Roman" w:cs="Times New Roman"/>
          <w:b w:val="1"/>
          <w:bCs w:val="1"/>
        </w:rPr>
        <w:pPrChange w:author="KAUAN GUILHERME ALVES PINHEIRO SANTOS" w:date="2025-06-14T02:14:22.772Z">
          <w:pPr>
            <w:pStyle w:val="Normal"/>
          </w:pPr>
        </w:pPrChange>
      </w:pPr>
      <w:ins w:author="RAYLAN BRUNO SANTANA CARVALHO" w:date="2025-06-13T17:40:00Z" w:id="541777759">
        <w:del w:author="KAUAN GUILHERME ALVES PINHEIRO SANTOS" w:date="2025-06-14T02:14:22.769Z" w:id="348622271">
          <w:r w:rsidRPr="0F56D97C" w:rsidDel="76B05CC7">
            <w:rPr>
              <w:rPrChange w:author="KAUAN GUILHERME ALVES PINHEIRO SANTOS" w:date="2025-06-14T02:00:56.702Z" w:id="1077919878">
                <w:rPr>
                  <w:rFonts w:ascii="Times New Roman" w:hAnsi="Times New Roman" w:eastAsia="Times New Roman" w:cs="Times New Roman"/>
                  <w:b w:val="1"/>
                  <w:bCs w:val="1"/>
                </w:rPr>
              </w:rPrChange>
            </w:rPr>
            <w:delText>1 INTRODUÇÃO</w:delText>
          </w:r>
        </w:del>
      </w:ins>
    </w:p>
    <w:p w:rsidR="00584D84" w:rsidP="70C60923" w:rsidRDefault="2F5D6601" w14:paraId="630D781B" w14:textId="53C5656D">
      <w:pPr>
        <w:spacing w:after="240"/>
        <w:ind w:firstLine="708"/>
        <w:rPr>
          <w:ins w:author="RAYLAN BRUNO SANTANA CARVALHO" w:date="2025-06-13T18:02:00Z" w16du:dateUtc="2025-06-13T18:02:04Z" w:id="60144381"/>
          <w:del w:author="KAUAN GUILHERME ALVES PINHEIRO SANTOS" w:date="2025-06-14T02:14:22.768Z" w16du:dateUtc="2025-06-14T02:14:22.768Z" w:id="23128652"/>
          <w:rFonts w:ascii="Times New Roman" w:hAnsi="Times New Roman" w:eastAsia="Times New Roman" w:cs="Times New Roman"/>
          <w:b w:val="1"/>
          <w:bCs w:val="1"/>
        </w:rPr>
      </w:pPr>
      <w:ins w:author="RAYLAN BRUNO SANTANA CARVALHO" w:date="2025-06-13T18:01:00Z" w:id="984824533">
        <w:del w:author="KAUAN GUILHERME ALVES PINHEIRO SANTOS" w:date="2025-06-14T02:14:22.768Z" w:id="986943623">
          <w:r w:rsidRPr="0F56D97C" w:rsidDel="2F5D6601">
            <w:rPr>
              <w:rFonts w:ascii="Times New Roman" w:hAnsi="Times New Roman" w:eastAsia="Times New Roman" w:cs="Times New Roman"/>
              <w:b w:val="1"/>
              <w:bCs w:val="1"/>
            </w:rPr>
            <w:delText>1.1 ESCOPO DO PROJETO</w:delText>
          </w:r>
        </w:del>
      </w:ins>
    </w:p>
    <w:p w:rsidR="00584D84" w:rsidP="70C60923" w:rsidRDefault="2F5D6601" w14:paraId="396B1FFF" w14:textId="0FCF5776">
      <w:pPr>
        <w:spacing w:after="240"/>
        <w:ind w:firstLine="708"/>
        <w:rPr>
          <w:ins w:author="RAYLAN BRUNO SANTANA CARVALHO" w:date="2025-06-13T17:40:00Z" w16du:dateUtc="2025-06-13T17:40:09Z" w:id="756387287"/>
          <w:del w:author="KAUAN GUILHERME ALVES PINHEIRO SANTOS" w:date="2025-06-14T02:14:22.768Z" w16du:dateUtc="2025-06-14T02:14:22.768Z" w:id="914791169"/>
          <w:rFonts w:ascii="Times New Roman" w:hAnsi="Times New Roman" w:eastAsia="Times New Roman" w:cs="Times New Roman"/>
          <w:b w:val="1"/>
          <w:bCs w:val="1"/>
        </w:rPr>
      </w:pPr>
      <w:ins w:author="RAYLAN BRUNO SANTANA CARVALHO" w:date="2025-06-13T18:01:00Z" w:id="1663916845">
        <w:del w:author="KAUAN GUILHERME ALVES PINHEIRO SANTOS" w:date="2025-06-14T02:14:22.768Z" w:id="1871778595">
          <w:r w:rsidRPr="0F56D97C" w:rsidDel="2F5D6601">
            <w:rPr>
              <w:rFonts w:ascii="Times New Roman" w:hAnsi="Times New Roman" w:eastAsia="Times New Roman" w:cs="Times New Roman"/>
              <w:b w:val="1"/>
              <w:bCs w:val="1"/>
            </w:rPr>
            <w:delText>1.2 FINALIDADE</w:delText>
          </w:r>
        </w:del>
      </w:ins>
    </w:p>
    <w:p w:rsidR="00584D84" w:rsidP="70C60923" w:rsidRDefault="76B05CC7" w14:paraId="4505A11B" w14:textId="3484FEBD">
      <w:pPr>
        <w:rPr>
          <w:ins w:author="RAYLAN BRUNO SANTANA CARVALHO" w:date="2025-06-13T17:42:00Z" w16du:dateUtc="2025-06-13T17:42:02Z" w:id="622497433"/>
          <w:del w:author="KAUAN GUILHERME ALVES PINHEIRO SANTOS" w:date="2025-06-14T02:14:22.768Z" w16du:dateUtc="2025-06-14T02:14:22.768Z" w:id="173618374"/>
          <w:rFonts w:ascii="Times New Roman" w:hAnsi="Times New Roman" w:eastAsia="Times New Roman" w:cs="Times New Roman"/>
          <w:b w:val="1"/>
          <w:bCs w:val="1"/>
        </w:rPr>
      </w:pPr>
      <w:ins w:author="RAYLAN BRUNO SANTANA CARVALHO" w:date="2025-06-13T17:40:00Z" w:id="1484862216">
        <w:del w:author="KAUAN GUILHERME ALVES PINHEIRO SANTOS" w:date="2025-06-14T02:14:22.768Z" w:id="1824473201">
          <w:r w:rsidRPr="0F56D97C" w:rsidDel="76B05CC7">
            <w:rPr>
              <w:rFonts w:ascii="Times New Roman" w:hAnsi="Times New Roman" w:eastAsia="Times New Roman" w:cs="Times New Roman"/>
              <w:b w:val="1"/>
              <w:bCs w:val="1"/>
            </w:rPr>
            <w:delText>2 DESCRIÇÃO GERAL DO SISTEMA</w:delText>
          </w:r>
        </w:del>
      </w:ins>
    </w:p>
    <w:p w:rsidR="00584D84" w:rsidP="70C60923" w:rsidRDefault="76B05CC7" w14:paraId="1FF3A5C4" w14:textId="6EF8ED4F">
      <w:pPr>
        <w:ind w:firstLine="708"/>
        <w:rPr>
          <w:ins w:author="RAYLAN BRUNO SANTANA CARVALHO" w:date="2025-06-13T17:42:00Z" w16du:dateUtc="2025-06-13T17:42:14Z" w:id="1360902612"/>
          <w:del w:author="KAUAN GUILHERME ALVES PINHEIRO SANTOS" w:date="2025-06-14T02:14:22.768Z" w16du:dateUtc="2025-06-14T02:14:22.768Z" w:id="489510079"/>
          <w:rFonts w:ascii="Times New Roman" w:hAnsi="Times New Roman" w:eastAsia="Times New Roman" w:cs="Times New Roman"/>
          <w:b w:val="1"/>
          <w:bCs w:val="1"/>
        </w:rPr>
      </w:pPr>
      <w:ins w:author="RAYLAN BRUNO SANTANA CARVALHO" w:date="2025-06-13T17:42:00Z" w:id="1844668819">
        <w:del w:author="KAUAN GUILHERME ALVES PINHEIRO SANTOS" w:date="2025-06-14T02:14:22.768Z" w:id="1058285366">
          <w:r w:rsidRPr="0F56D97C" w:rsidDel="76B05CC7">
            <w:rPr>
              <w:rFonts w:ascii="Times New Roman" w:hAnsi="Times New Roman" w:eastAsia="Times New Roman" w:cs="Times New Roman"/>
              <w:b w:val="1"/>
              <w:bCs w:val="1"/>
            </w:rPr>
            <w:delText>2.1 PERSPECTIVA DO PRODUTO</w:delText>
          </w:r>
        </w:del>
      </w:ins>
    </w:p>
    <w:p w:rsidR="00584D84" w:rsidP="70C60923" w:rsidRDefault="76B05CC7" w14:paraId="4DE82CA8" w14:textId="02551FFD">
      <w:pPr>
        <w:ind w:firstLine="708"/>
        <w:rPr>
          <w:ins w:author="RAYLAN BRUNO SANTANA CARVALHO" w:date="2025-06-13T17:40:00Z" w16du:dateUtc="2025-06-13T17:40:27Z" w:id="1343759882"/>
          <w:del w:author="KAUAN GUILHERME ALVES PINHEIRO SANTOS" w:date="2025-06-14T02:14:22.767Z" w16du:dateUtc="2025-06-14T02:14:22.767Z" w:id="872667652"/>
          <w:rFonts w:ascii="Times New Roman" w:hAnsi="Times New Roman" w:eastAsia="Times New Roman" w:cs="Times New Roman"/>
          <w:b w:val="1"/>
          <w:bCs w:val="1"/>
        </w:rPr>
      </w:pPr>
      <w:ins w:author="RAYLAN BRUNO SANTANA CARVALHO" w:date="2025-06-13T17:42:00Z" w:id="1764634974">
        <w:del w:author="KAUAN GUILHERME ALVES PINHEIRO SANTOS" w:date="2025-06-14T02:14:22.767Z" w:id="606476987">
          <w:r w:rsidRPr="0F56D97C" w:rsidDel="76B05CC7">
            <w:rPr>
              <w:rFonts w:ascii="Times New Roman" w:hAnsi="Times New Roman" w:eastAsia="Times New Roman" w:cs="Times New Roman"/>
              <w:b w:val="1"/>
              <w:bCs w:val="1"/>
            </w:rPr>
            <w:delText>2.2 FUNCIONALIDADES DO PRODUTO</w:delText>
          </w:r>
        </w:del>
      </w:ins>
    </w:p>
    <w:p w:rsidR="00584D84" w:rsidP="70C60923" w:rsidRDefault="76B05CC7" w14:paraId="47B48103" w14:textId="6E2C7297">
      <w:pPr>
        <w:rPr>
          <w:ins w:author="RAYLAN BRUNO SANTANA CARVALHO" w:date="2025-06-13T17:42:00Z" w16du:dateUtc="2025-06-13T17:42:46Z" w:id="440415212"/>
          <w:del w:author="KAUAN GUILHERME ALVES PINHEIRO SANTOS" w:date="2025-06-14T02:14:22.767Z" w16du:dateUtc="2025-06-14T02:14:22.767Z" w:id="55371361"/>
          <w:rFonts w:ascii="Times New Roman" w:hAnsi="Times New Roman" w:eastAsia="Times New Roman" w:cs="Times New Roman"/>
          <w:b w:val="1"/>
          <w:bCs w:val="1"/>
        </w:rPr>
      </w:pPr>
      <w:ins w:author="RAYLAN BRUNO SANTANA CARVALHO" w:date="2025-06-13T17:40:00Z" w:id="263655082">
        <w:del w:author="KAUAN GUILHERME ALVES PINHEIRO SANTOS" w:date="2025-06-14T02:14:22.767Z" w:id="1579243165">
          <w:r w:rsidRPr="0F56D97C" w:rsidDel="76B05CC7">
            <w:rPr>
              <w:rFonts w:ascii="Times New Roman" w:hAnsi="Times New Roman" w:eastAsia="Times New Roman" w:cs="Times New Roman"/>
              <w:b w:val="1"/>
              <w:bCs w:val="1"/>
            </w:rPr>
            <w:delText>3 REQUISITOS</w:delText>
          </w:r>
        </w:del>
      </w:ins>
    </w:p>
    <w:p w:rsidR="00584D84" w:rsidP="70C60923" w:rsidRDefault="76B05CC7" w14:paraId="6627D6DE" w14:textId="24B9FD9C">
      <w:pPr>
        <w:ind w:firstLine="708"/>
        <w:rPr>
          <w:ins w:author="RAYLAN BRUNO SANTANA CARVALHO" w:date="2025-06-13T17:42:00Z" w16du:dateUtc="2025-06-13T17:42:53Z" w:id="309801186"/>
          <w:del w:author="KAUAN GUILHERME ALVES PINHEIRO SANTOS" w:date="2025-06-14T02:14:22.767Z" w16du:dateUtc="2025-06-14T02:14:22.767Z" w:id="2058288402"/>
          <w:rFonts w:ascii="Times New Roman" w:hAnsi="Times New Roman" w:eastAsia="Times New Roman" w:cs="Times New Roman"/>
          <w:b w:val="1"/>
          <w:bCs w:val="1"/>
        </w:rPr>
      </w:pPr>
      <w:ins w:author="RAYLAN BRUNO SANTANA CARVALHO" w:date="2025-06-13T17:42:00Z" w:id="477486838">
        <w:del w:author="KAUAN GUILHERME ALVES PINHEIRO SANTOS" w:date="2025-06-14T02:14:22.767Z" w:id="392285620">
          <w:r w:rsidRPr="0F56D97C" w:rsidDel="76B05CC7">
            <w:rPr>
              <w:rFonts w:ascii="Times New Roman" w:hAnsi="Times New Roman" w:eastAsia="Times New Roman" w:cs="Times New Roman"/>
              <w:b w:val="1"/>
              <w:bCs w:val="1"/>
            </w:rPr>
            <w:delText>3.1 REQUISITOS FUNCIONAIS</w:delText>
          </w:r>
        </w:del>
      </w:ins>
    </w:p>
    <w:p w:rsidR="00584D84" w:rsidP="70C60923" w:rsidRDefault="76B05CC7" w14:paraId="123695CD" w14:textId="34CA39AF">
      <w:pPr>
        <w:ind w:firstLine="708"/>
        <w:rPr>
          <w:ins w:author="RAYLAN BRUNO SANTANA CARVALHO" w:date="2025-06-13T17:40:00Z" w16du:dateUtc="2025-06-13T17:40:48Z" w:id="257693044"/>
          <w:del w:author="KAUAN GUILHERME ALVES PINHEIRO SANTOS" w:date="2025-06-14T02:14:22.766Z" w16du:dateUtc="2025-06-14T02:14:22.766Z" w:id="253419546"/>
          <w:rFonts w:ascii="Times New Roman" w:hAnsi="Times New Roman" w:eastAsia="Times New Roman" w:cs="Times New Roman"/>
          <w:b w:val="1"/>
          <w:bCs w:val="1"/>
        </w:rPr>
      </w:pPr>
      <w:ins w:author="RAYLAN BRUNO SANTANA CARVALHO" w:date="2025-06-13T17:42:00Z" w:id="2028695195">
        <w:del w:author="KAUAN GUILHERME ALVES PINHEIRO SANTOS" w:date="2025-06-14T02:14:22.767Z" w:id="1554204967">
          <w:r w:rsidRPr="0F56D97C" w:rsidDel="76B05CC7">
            <w:rPr>
              <w:rFonts w:ascii="Times New Roman" w:hAnsi="Times New Roman" w:eastAsia="Times New Roman" w:cs="Times New Roman"/>
              <w:b w:val="1"/>
              <w:bCs w:val="1"/>
            </w:rPr>
            <w:delText>3.2 REQUISITOS NÃ</w:delText>
          </w:r>
        </w:del>
      </w:ins>
      <w:ins w:author="RAYLAN BRUNO SANTANA CARVALHO" w:date="2025-06-13T17:43:00Z" w:id="1335227209">
        <w:del w:author="KAUAN GUILHERME ALVES PINHEIRO SANTOS" w:date="2025-06-14T02:14:22.767Z" w:id="684542416">
          <w:r w:rsidRPr="0F56D97C" w:rsidDel="76B05CC7">
            <w:rPr>
              <w:rFonts w:ascii="Times New Roman" w:hAnsi="Times New Roman" w:eastAsia="Times New Roman" w:cs="Times New Roman"/>
              <w:b w:val="1"/>
              <w:bCs w:val="1"/>
            </w:rPr>
            <w:delText>O FUNCIONAIS</w:delText>
          </w:r>
        </w:del>
      </w:ins>
    </w:p>
    <w:p w:rsidR="00584D84" w:rsidP="70C60923" w:rsidRDefault="76B05CC7" w14:paraId="2E2EE653" w14:textId="2B161FF4">
      <w:pPr>
        <w:rPr>
          <w:ins w:author="RAYLAN BRUNO SANTANA CARVALHO" w:date="2025-06-13T17:43:00Z" w16du:dateUtc="2025-06-13T17:43:11Z" w:id="2111510642"/>
          <w:del w:author="KAUAN GUILHERME ALVES PINHEIRO SANTOS" w:date="2025-06-14T02:14:22.766Z" w16du:dateUtc="2025-06-14T02:14:22.766Z" w:id="1837418759"/>
          <w:rFonts w:ascii="Times New Roman" w:hAnsi="Times New Roman" w:eastAsia="Times New Roman" w:cs="Times New Roman"/>
          <w:b w:val="1"/>
          <w:bCs w:val="1"/>
        </w:rPr>
      </w:pPr>
      <w:ins w:author="RAYLAN BRUNO SANTANA CARVALHO" w:date="2025-06-13T17:40:00Z" w:id="1959954933">
        <w:del w:author="KAUAN GUILHERME ALVES PINHEIRO SANTOS" w:date="2025-06-14T02:14:22.766Z" w:id="1267931696">
          <w:r w:rsidRPr="0F56D97C" w:rsidDel="76B05CC7">
            <w:rPr>
              <w:rFonts w:ascii="Times New Roman" w:hAnsi="Times New Roman" w:eastAsia="Times New Roman" w:cs="Times New Roman"/>
              <w:b w:val="1"/>
              <w:bCs w:val="1"/>
            </w:rPr>
            <w:delText>4 DIAGRAMAS</w:delText>
          </w:r>
        </w:del>
      </w:ins>
    </w:p>
    <w:p w:rsidR="00584D84" w:rsidP="70C60923" w:rsidRDefault="76B05CC7" w14:paraId="4AB0AA74" w14:textId="0042F8C6">
      <w:pPr>
        <w:ind w:firstLine="708"/>
        <w:rPr>
          <w:ins w:author="RAYLAN BRUNO SANTANA CARVALHO" w:date="2025-06-13T17:43:00Z" w16du:dateUtc="2025-06-13T17:43:19Z" w:id="1923162369"/>
          <w:del w:author="KAUAN GUILHERME ALVES PINHEIRO SANTOS" w:date="2025-06-14T02:14:22.765Z" w16du:dateUtc="2025-06-14T02:14:22.765Z" w:id="2103151190"/>
          <w:rFonts w:ascii="Times New Roman" w:hAnsi="Times New Roman" w:eastAsia="Times New Roman" w:cs="Times New Roman"/>
          <w:b w:val="1"/>
          <w:bCs w:val="1"/>
        </w:rPr>
      </w:pPr>
      <w:ins w:author="RAYLAN BRUNO SANTANA CARVALHO" w:date="2025-06-13T17:43:00Z" w:id="860011024">
        <w:del w:author="KAUAN GUILHERME ALVES PINHEIRO SANTOS" w:date="2025-06-14T02:14:22.766Z" w:id="118861730">
          <w:r w:rsidRPr="0F56D97C" w:rsidDel="76B05CC7">
            <w:rPr>
              <w:rFonts w:ascii="Times New Roman" w:hAnsi="Times New Roman" w:eastAsia="Times New Roman" w:cs="Times New Roman"/>
              <w:b w:val="1"/>
              <w:bCs w:val="1"/>
            </w:rPr>
            <w:delText xml:space="preserve">4.1 </w:delText>
          </w:r>
        </w:del>
      </w:ins>
      <w:ins w:author="RAYLAN BRUNO SANTANA CARVALHO" w:date="2025-06-13T17:44:00Z" w:id="1706391864">
        <w:del w:author="KAUAN GUILHERME ALVES PINHEIRO SANTOS" w:date="2025-06-14T02:14:22.766Z" w:id="345962215">
          <w:r w:rsidRPr="0F56D97C" w:rsidDel="76B05CC7">
            <w:rPr>
              <w:rFonts w:ascii="Times New Roman" w:hAnsi="Times New Roman" w:eastAsia="Times New Roman" w:cs="Times New Roman"/>
              <w:b w:val="1"/>
              <w:bCs w:val="1"/>
            </w:rPr>
            <w:delText xml:space="preserve">DIAGRAMA DE </w:delText>
          </w:r>
        </w:del>
      </w:ins>
      <w:ins w:author="RAYLAN BRUNO SANTANA CARVALHO" w:date="2025-06-13T17:43:00Z" w:id="78374560">
        <w:del w:author="KAUAN GUILHERME ALVES PINHEIRO SANTOS" w:date="2025-06-14T02:14:22.766Z" w:id="2006512470">
          <w:r w:rsidRPr="0F56D97C" w:rsidDel="76B05CC7">
            <w:rPr>
              <w:rFonts w:ascii="Times New Roman" w:hAnsi="Times New Roman" w:eastAsia="Times New Roman" w:cs="Times New Roman"/>
              <w:b w:val="1"/>
              <w:bCs w:val="1"/>
            </w:rPr>
            <w:delText>CASOS DE USO</w:delText>
          </w:r>
        </w:del>
      </w:ins>
    </w:p>
    <w:p w:rsidR="00584D84" w:rsidP="70C60923" w:rsidRDefault="76B05CC7" w14:paraId="7760FAF2" w14:textId="12F8B727">
      <w:pPr>
        <w:ind w:firstLine="708"/>
        <w:rPr>
          <w:ins w:author="RAYLAN BRUNO SANTANA CARVALHO" w:date="2025-06-13T17:44:00Z" w16du:dateUtc="2025-06-13T17:44:10Z" w:id="1832916177"/>
          <w:del w:author="KAUAN GUILHERME ALVES PINHEIRO SANTOS" w:date="2025-06-14T02:14:22.765Z" w16du:dateUtc="2025-06-14T02:14:22.765Z" w:id="248904161"/>
          <w:rFonts w:ascii="Times New Roman" w:hAnsi="Times New Roman" w:eastAsia="Times New Roman" w:cs="Times New Roman"/>
          <w:b w:val="1"/>
          <w:bCs w:val="1"/>
        </w:rPr>
      </w:pPr>
      <w:ins w:author="RAYLAN BRUNO SANTANA CARVALHO" w:date="2025-06-13T17:43:00Z" w:id="679516146">
        <w:del w:author="KAUAN GUILHERME ALVES PINHEIRO SANTOS" w:date="2025-06-14T02:14:22.765Z" w:id="2133777258">
          <w:r w:rsidRPr="0F56D97C" w:rsidDel="76B05CC7">
            <w:rPr>
              <w:rFonts w:ascii="Times New Roman" w:hAnsi="Times New Roman" w:eastAsia="Times New Roman" w:cs="Times New Roman"/>
              <w:b w:val="1"/>
              <w:bCs w:val="1"/>
            </w:rPr>
            <w:delText xml:space="preserve">4.2 </w:delText>
          </w:r>
        </w:del>
      </w:ins>
      <w:ins w:author="RAYLAN BRUNO SANTANA CARVALHO" w:date="2025-06-13T17:44:00Z" w:id="326161614">
        <w:del w:author="KAUAN GUILHERME ALVES PINHEIRO SANTOS" w:date="2025-06-14T02:14:22.765Z" w:id="574839394">
          <w:r w:rsidRPr="0F56D97C" w:rsidDel="76B05CC7">
            <w:rPr>
              <w:rFonts w:ascii="Times New Roman" w:hAnsi="Times New Roman" w:eastAsia="Times New Roman" w:cs="Times New Roman"/>
              <w:b w:val="1"/>
              <w:bCs w:val="1"/>
            </w:rPr>
            <w:delText>DIAGRAMA DE ATIVIDADES</w:delText>
          </w:r>
        </w:del>
      </w:ins>
    </w:p>
    <w:p w:rsidR="00584D84" w:rsidP="70C60923" w:rsidRDefault="76B05CC7" w14:paraId="105F29C2" w14:textId="029A7A62">
      <w:pPr>
        <w:ind w:firstLine="708"/>
        <w:rPr>
          <w:ins w:author="RAYLAN BRUNO SANTANA CARVALHO" w:date="2025-06-13T17:44:00Z" w16du:dateUtc="2025-06-13T17:44:23Z" w:id="1627904551"/>
          <w:del w:author="KAUAN GUILHERME ALVES PINHEIRO SANTOS" w:date="2025-06-14T02:14:22.764Z" w16du:dateUtc="2025-06-14T02:14:22.764Z" w:id="1795658386"/>
          <w:rFonts w:ascii="Times New Roman" w:hAnsi="Times New Roman" w:eastAsia="Times New Roman" w:cs="Times New Roman"/>
          <w:b w:val="1"/>
          <w:bCs w:val="1"/>
        </w:rPr>
      </w:pPr>
      <w:ins w:author="RAYLAN BRUNO SANTANA CARVALHO" w:date="2025-06-13T17:44:00Z" w:id="505477212">
        <w:del w:author="KAUAN GUILHERME ALVES PINHEIRO SANTOS" w:date="2025-06-14T02:14:22.765Z" w:id="2077690349">
          <w:r w:rsidRPr="0F56D97C" w:rsidDel="76B05CC7">
            <w:rPr>
              <w:rFonts w:ascii="Times New Roman" w:hAnsi="Times New Roman" w:eastAsia="Times New Roman" w:cs="Times New Roman"/>
              <w:b w:val="1"/>
              <w:bCs w:val="1"/>
            </w:rPr>
            <w:delText xml:space="preserve">4.3 </w:delText>
          </w:r>
        </w:del>
      </w:ins>
      <w:ins w:author="RAYLAN BRUNO SANTANA CARVALHO" w:date="2025-06-13T17:45:00Z" w:id="1248550107">
        <w:del w:author="KAUAN GUILHERME ALVES PINHEIRO SANTOS" w:date="2025-06-14T02:14:22.765Z" w:id="1303092399">
          <w:r w:rsidRPr="0F56D97C" w:rsidDel="76B05CC7">
            <w:rPr>
              <w:rFonts w:ascii="Times New Roman" w:hAnsi="Times New Roman" w:eastAsia="Times New Roman" w:cs="Times New Roman"/>
              <w:b w:val="1"/>
              <w:bCs w:val="1"/>
            </w:rPr>
            <w:delText xml:space="preserve">DIAGRAMA DE </w:delText>
          </w:r>
        </w:del>
      </w:ins>
      <w:ins w:author="RAYLAN BRUNO SANTANA CARVALHO" w:date="2025-06-13T17:44:00Z" w:id="30757399">
        <w:del w:author="KAUAN GUILHERME ALVES PINHEIRO SANTOS" w:date="2025-06-14T02:14:22.765Z" w:id="740234692">
          <w:r w:rsidRPr="0F56D97C" w:rsidDel="76B05CC7">
            <w:rPr>
              <w:rFonts w:ascii="Times New Roman" w:hAnsi="Times New Roman" w:eastAsia="Times New Roman" w:cs="Times New Roman"/>
              <w:b w:val="1"/>
              <w:bCs w:val="1"/>
            </w:rPr>
            <w:delText>ESTADOS</w:delText>
          </w:r>
        </w:del>
      </w:ins>
    </w:p>
    <w:p w:rsidR="00584D84" w:rsidP="70C60923" w:rsidRDefault="76B05CC7" w14:paraId="00BADA12" w14:textId="1CFF57C3">
      <w:pPr>
        <w:ind w:firstLine="708"/>
        <w:rPr>
          <w:ins w:author="RAYLAN BRUNO SANTANA CARVALHO" w:date="2025-06-13T17:44:00Z" w16du:dateUtc="2025-06-13T17:44:32Z" w:id="364731949"/>
          <w:del w:author="KAUAN GUILHERME ALVES PINHEIRO SANTOS" w:date="2025-06-14T02:14:22.764Z" w16du:dateUtc="2025-06-14T02:14:22.764Z" w:id="852237310"/>
          <w:rFonts w:ascii="Times New Roman" w:hAnsi="Times New Roman" w:eastAsia="Times New Roman" w:cs="Times New Roman"/>
          <w:b w:val="1"/>
          <w:bCs w:val="1"/>
        </w:rPr>
      </w:pPr>
      <w:ins w:author="RAYLAN BRUNO SANTANA CARVALHO" w:date="2025-06-13T17:44:00Z" w:id="2013861530">
        <w:del w:author="KAUAN GUILHERME ALVES PINHEIRO SANTOS" w:date="2025-06-14T02:14:22.764Z" w:id="749699268">
          <w:r w:rsidRPr="0F56D97C" w:rsidDel="76B05CC7">
            <w:rPr>
              <w:rFonts w:ascii="Times New Roman" w:hAnsi="Times New Roman" w:eastAsia="Times New Roman" w:cs="Times New Roman"/>
              <w:b w:val="1"/>
              <w:bCs w:val="1"/>
            </w:rPr>
            <w:delText xml:space="preserve">4.4 </w:delText>
          </w:r>
        </w:del>
      </w:ins>
      <w:ins w:author="RAYLAN BRUNO SANTANA CARVALHO" w:date="2025-06-13T17:45:00Z" w:id="1404913542">
        <w:del w:author="KAUAN GUILHERME ALVES PINHEIRO SANTOS" w:date="2025-06-14T02:14:22.764Z" w:id="154459844">
          <w:r w:rsidRPr="0F56D97C" w:rsidDel="76B05CC7">
            <w:rPr>
              <w:rFonts w:ascii="Times New Roman" w:hAnsi="Times New Roman" w:eastAsia="Times New Roman" w:cs="Times New Roman"/>
              <w:b w:val="1"/>
              <w:bCs w:val="1"/>
            </w:rPr>
            <w:delText xml:space="preserve">DIAGRAMA DE </w:delText>
          </w:r>
        </w:del>
      </w:ins>
      <w:ins w:author="RAYLAN BRUNO SANTANA CARVALHO" w:date="2025-06-13T17:44:00Z" w:id="1715584232">
        <w:del w:author="KAUAN GUILHERME ALVES PINHEIRO SANTOS" w:date="2025-06-14T02:14:22.764Z" w:id="435417053">
          <w:r w:rsidRPr="0F56D97C" w:rsidDel="76B05CC7">
            <w:rPr>
              <w:rFonts w:ascii="Times New Roman" w:hAnsi="Times New Roman" w:eastAsia="Times New Roman" w:cs="Times New Roman"/>
              <w:b w:val="1"/>
              <w:bCs w:val="1"/>
            </w:rPr>
            <w:delText>SEQUÊNCIA</w:delText>
          </w:r>
        </w:del>
      </w:ins>
    </w:p>
    <w:p w:rsidR="00584D84" w:rsidP="70C60923" w:rsidRDefault="55C161FF" w14:paraId="2E490907" w14:textId="65177DA3">
      <w:pPr>
        <w:ind w:firstLine="708"/>
        <w:rPr>
          <w:ins w:author="RAYLAN BRUNO SANTANA CARVALHO" w:date="2025-06-13T17:40:00Z" w16du:dateUtc="2025-06-13T17:40:51Z" w:id="633055216"/>
          <w:del w:author="KAUAN GUILHERME ALVES PINHEIRO SANTOS" w:date="2025-06-14T02:14:22.763Z" w16du:dateUtc="2025-06-14T02:14:22.763Z" w:id="674770680"/>
          <w:rFonts w:ascii="Times New Roman" w:hAnsi="Times New Roman" w:eastAsia="Times New Roman" w:cs="Times New Roman"/>
          <w:b w:val="1"/>
          <w:bCs w:val="1"/>
        </w:rPr>
      </w:pPr>
      <w:ins w:author="RAYLAN BRUNO SANTANA CARVALHO" w:date="2025-06-13T17:47:00Z" w:id="1022629535">
        <w:del w:author="KAUAN GUILHERME ALVES PINHEIRO SANTOS" w:date="2025-06-14T02:14:22.763Z" w:id="2014207729">
          <w:r w:rsidRPr="0F56D97C" w:rsidDel="55C161FF">
            <w:rPr>
              <w:rFonts w:ascii="Times New Roman" w:hAnsi="Times New Roman" w:eastAsia="Times New Roman" w:cs="Times New Roman"/>
              <w:b w:val="1"/>
              <w:bCs w:val="1"/>
            </w:rPr>
            <w:delText>4.5 DIAGRAMA</w:delText>
          </w:r>
        </w:del>
      </w:ins>
      <w:ins w:author="RAYLAN BRUNO SANTANA CARVALHO" w:date="2025-06-13T17:45:00Z" w:id="856814968">
        <w:del w:author="KAUAN GUILHERME ALVES PINHEIRO SANTOS" w:date="2025-06-14T02:14:22.763Z" w:id="1513169672">
          <w:r w:rsidRPr="0F56D97C" w:rsidDel="76B05CC7">
            <w:rPr>
              <w:rFonts w:ascii="Times New Roman" w:hAnsi="Times New Roman" w:eastAsia="Times New Roman" w:cs="Times New Roman"/>
              <w:b w:val="1"/>
              <w:bCs w:val="1"/>
            </w:rPr>
            <w:delText xml:space="preserve"> DE </w:delText>
          </w:r>
        </w:del>
      </w:ins>
      <w:ins w:author="RAYLAN BRUNO SANTANA CARVALHO" w:date="2025-06-13T17:44:00Z" w:id="2068189227">
        <w:del w:author="KAUAN GUILHERME ALVES PINHEIRO SANTOS" w:date="2025-06-14T02:14:22.763Z" w:id="1905092143">
          <w:r w:rsidRPr="0F56D97C" w:rsidDel="76B05CC7">
            <w:rPr>
              <w:rFonts w:ascii="Times New Roman" w:hAnsi="Times New Roman" w:eastAsia="Times New Roman" w:cs="Times New Roman"/>
              <w:b w:val="1"/>
              <w:bCs w:val="1"/>
            </w:rPr>
            <w:delText>CLASSES</w:delText>
          </w:r>
        </w:del>
      </w:ins>
    </w:p>
    <w:p w:rsidR="00584D84" w:rsidP="70C60923" w:rsidRDefault="76B05CC7" w14:paraId="3F4F4E95" w14:textId="29B19DCB">
      <w:pPr>
        <w:rPr>
          <w:ins w:author="RAYLAN BRUNO SANTANA CARVALHO" w:date="2025-06-13T17:53:00Z" w16du:dateUtc="2025-06-13T17:53:20Z" w:id="708708925"/>
          <w:del w:author="KAUAN GUILHERME ALVES PINHEIRO SANTOS" w:date="2025-06-14T02:14:22.762Z" w16du:dateUtc="2025-06-14T02:14:22.762Z" w:id="839742131"/>
          <w:rFonts w:ascii="Times New Roman" w:hAnsi="Times New Roman" w:eastAsia="Times New Roman" w:cs="Times New Roman"/>
          <w:b w:val="1"/>
          <w:bCs w:val="1"/>
        </w:rPr>
      </w:pPr>
      <w:ins w:author="RAYLAN BRUNO SANTANA CARVALHO" w:date="2025-06-13T17:40:00Z" w:id="1878072191">
        <w:del w:author="KAUAN GUILHERME ALVES PINHEIRO SANTOS" w:date="2025-06-14T02:14:22.763Z" w:id="36465376">
          <w:r w:rsidRPr="0F56D97C" w:rsidDel="76B05CC7">
            <w:rPr>
              <w:rFonts w:ascii="Times New Roman" w:hAnsi="Times New Roman" w:eastAsia="Times New Roman" w:cs="Times New Roman"/>
              <w:b w:val="1"/>
              <w:bCs w:val="1"/>
            </w:rPr>
            <w:delText>5 CONSIDERAÇÕES FINAIS</w:delText>
          </w:r>
        </w:del>
      </w:ins>
    </w:p>
    <w:p w:rsidR="00584D84" w:rsidP="70C60923" w:rsidRDefault="58C41800" w14:paraId="728EDECC" w14:textId="55C196ED">
      <w:pPr>
        <w:rPr>
          <w:ins w:author="RAYLAN BRUNO SANTANA CARVALHO" w:date="2025-06-13T17:53:00Z" w16du:dateUtc="2025-06-13T17:53:31Z" w:id="880055968"/>
          <w:del w:author="KAUAN GUILHERME ALVES PINHEIRO SANTOS" w:date="2025-06-14T02:14:22.76Z" w16du:dateUtc="2025-06-14T02:14:22.76Z" w:id="1444921999"/>
          <w:rFonts w:ascii="Times New Roman" w:hAnsi="Times New Roman" w:eastAsia="Times New Roman" w:cs="Times New Roman"/>
          <w:b w:val="1"/>
          <w:bCs w:val="1"/>
        </w:rPr>
      </w:pPr>
      <w:ins w:author="RAYLAN BRUNO SANTANA CARVALHO" w:date="2025-06-13T17:53:00Z" w:id="27234684">
        <w:del w:author="KAUAN GUILHERME ALVES PINHEIRO SANTOS" w:date="2025-06-14T02:14:22.762Z" w:id="839959412">
          <w:r w:rsidRPr="0F56D97C" w:rsidDel="58C41800">
            <w:rPr>
              <w:rFonts w:ascii="Times New Roman" w:hAnsi="Times New Roman" w:eastAsia="Times New Roman" w:cs="Times New Roman"/>
              <w:b w:val="1"/>
              <w:bCs w:val="1"/>
            </w:rPr>
            <w:delText>REFERÊNCIAS</w:delText>
          </w:r>
        </w:del>
      </w:ins>
    </w:p>
    <w:p w:rsidR="00584D84" w:rsidP="70C60923" w:rsidRDefault="00584D84" w14:paraId="0D7838FB" w14:textId="321DE08C">
      <w:pPr>
        <w:rPr>
          <w:ins w:author="RAYLAN BRUNO SANTANA CARVALHO" w:date="2025-06-13T17:53:00Z" w16du:dateUtc="2025-06-13T17:53:31Z" w:id="187962485"/>
          <w:del w:author="KAUAN GUILHERME ALVES PINHEIRO SANTOS" w:date="2025-06-14T02:14:22.759Z" w16du:dateUtc="2025-06-14T02:14:22.759Z" w:id="1200482723"/>
          <w:rFonts w:ascii="Times New Roman" w:hAnsi="Times New Roman" w:eastAsia="Times New Roman" w:cs="Times New Roman"/>
          <w:b w:val="1"/>
          <w:bCs w:val="1"/>
        </w:rPr>
      </w:pPr>
    </w:p>
    <w:p w:rsidR="00584D84" w:rsidP="70C60923" w:rsidRDefault="00584D84" w14:paraId="401523CA" w14:textId="15BE6539">
      <w:pPr>
        <w:rPr>
          <w:ins w:author="RAYLAN BRUNO SANTANA CARVALHO" w:date="2025-06-13T17:53:00Z" w16du:dateUtc="2025-06-13T17:53:31Z" w:id="1921887022"/>
          <w:del w:author="KAUAN GUILHERME ALVES PINHEIRO SANTOS" w:date="2025-06-14T02:14:28.066Z" w16du:dateUtc="2025-06-14T02:14:28.066Z" w:id="460540345"/>
          <w:rFonts w:ascii="Times New Roman" w:hAnsi="Times New Roman" w:eastAsia="Times New Roman" w:cs="Times New Roman"/>
          <w:b w:val="1"/>
          <w:bCs w:val="1"/>
        </w:rPr>
      </w:pPr>
    </w:p>
    <w:p w:rsidR="00584D84" w:rsidP="70C60923" w:rsidRDefault="00584D84" w14:paraId="65A8B6EC" w14:textId="21FF3BC4">
      <w:pPr>
        <w:rPr>
          <w:ins w:author="RAYLAN BRUNO SANTANA CARVALHO" w:date="2025-06-13T17:53:00Z" w16du:dateUtc="2025-06-13T17:53:32Z" w:id="134"/>
          <w:rFonts w:ascii="Times New Roman" w:hAnsi="Times New Roman" w:eastAsia="Times New Roman" w:cs="Times New Roman"/>
          <w:b/>
          <w:bCs/>
        </w:rPr>
      </w:pPr>
    </w:p>
    <w:p w:rsidR="00584D84" w:rsidP="70C60923" w:rsidRDefault="00584D84" w14:paraId="5BC17B3D" w14:textId="300B576B">
      <w:pPr>
        <w:rPr>
          <w:ins w:author="RAYLAN BRUNO SANTANA CARVALHO" w:date="2025-06-13T17:53:00Z" w16du:dateUtc="2025-06-13T17:53:32Z" w:id="810786781"/>
          <w:del w:author="KAUAN GUILHERME ALVES PINHEIRO SANTOS" w:date="2025-06-14T02:14:27.919Z" w16du:dateUtc="2025-06-14T02:14:27.919Z" w:id="137636060"/>
          <w:rFonts w:ascii="Times New Roman" w:hAnsi="Times New Roman" w:eastAsia="Times New Roman" w:cs="Times New Roman"/>
          <w:b w:val="1"/>
          <w:bCs w:val="1"/>
        </w:rPr>
      </w:pPr>
    </w:p>
    <w:p w:rsidR="00584D84" w:rsidP="70C60923" w:rsidRDefault="00584D84" w14:paraId="2E6C4408" w14:textId="571B43D9">
      <w:pPr>
        <w:rPr>
          <w:ins w:author="RAYLAN BRUNO SANTANA CARVALHO" w:date="2025-06-13T17:53:00Z" w16du:dateUtc="2025-06-13T17:53:32Z" w:id="136"/>
          <w:rFonts w:ascii="Times New Roman" w:hAnsi="Times New Roman" w:eastAsia="Times New Roman" w:cs="Times New Roman"/>
          <w:b/>
          <w:bCs/>
        </w:rPr>
      </w:pPr>
    </w:p>
    <w:p w:rsidR="00584D84" w:rsidP="70C60923" w:rsidRDefault="00584D84" w14:paraId="14338DF9" w14:textId="6DD15B4E">
      <w:pPr>
        <w:rPr>
          <w:ins w:author="RAYLAN BRUNO SANTANA CARVALHO" w:date="2025-06-13T20:35:00Z" w16du:dateUtc="2025-06-13T20:35:27Z" w:id="1502933719"/>
          <w:del w:author="KAUAN GUILHERME ALVES PINHEIRO SANTOS" w:date="2025-06-14T02:14:27.75Z" w16du:dateUtc="2025-06-14T02:14:27.75Z" w:id="891863013"/>
          <w:rFonts w:ascii="Times New Roman" w:hAnsi="Times New Roman" w:eastAsia="Times New Roman" w:cs="Times New Roman"/>
          <w:b w:val="1"/>
          <w:bCs w:val="1"/>
        </w:rPr>
      </w:pPr>
    </w:p>
    <w:p w:rsidR="00584D84" w:rsidP="70C60923" w:rsidRDefault="00584D84" w14:paraId="71610A82" w14:textId="185581C0">
      <w:pPr>
        <w:rPr>
          <w:ins w:author="RAYLAN BRUNO SANTANA CARVALHO" w:date="2025-06-13T20:35:00Z" w16du:dateUtc="2025-06-13T20:35:28Z" w:id="138"/>
          <w:rFonts w:ascii="Times New Roman" w:hAnsi="Times New Roman" w:eastAsia="Times New Roman" w:cs="Times New Roman"/>
          <w:b/>
          <w:bCs/>
        </w:rPr>
      </w:pPr>
    </w:p>
    <w:p w:rsidR="00584D84" w:rsidP="70C60923" w:rsidRDefault="00584D84" w14:paraId="0A6B84EA" w14:textId="121AFF02">
      <w:pPr>
        <w:rPr>
          <w:ins w:author="RAYLAN BRUNO SANTANA CARVALHO" w:date="2025-06-13T20:37:00Z" w16du:dateUtc="2025-06-13T20:37:25Z" w:id="55538271"/>
          <w:del w:author="KAUAN GUILHERME ALVES PINHEIRO SANTOS" w:date="2025-06-14T02:14:27.626Z" w16du:dateUtc="2025-06-14T02:14:27.626Z" w:id="2056047494"/>
          <w:rFonts w:ascii="Times New Roman" w:hAnsi="Times New Roman" w:eastAsia="Times New Roman" w:cs="Times New Roman"/>
          <w:b w:val="1"/>
          <w:bCs w:val="1"/>
        </w:rPr>
      </w:pPr>
    </w:p>
    <w:p w:rsidR="00584D84" w:rsidP="70C60923" w:rsidRDefault="00584D84" w14:paraId="64021713" w14:textId="2B602A4B">
      <w:pPr>
        <w:rPr>
          <w:ins w:author="RAYLAN BRUNO SANTANA CARVALHO" w:date="2025-06-13T20:31:00Z" w16du:dateUtc="2025-06-13T20:31:54Z" w:id="140"/>
          <w:rFonts w:ascii="Times New Roman" w:hAnsi="Times New Roman" w:eastAsia="Times New Roman" w:cs="Times New Roman"/>
          <w:b/>
          <w:bCs/>
        </w:rPr>
      </w:pPr>
    </w:p>
    <w:p w:rsidR="00584D84" w:rsidRDefault="00584D84" w14:paraId="2FF517B6" w14:textId="3EE9F6EC">
      <w:pPr>
        <w:rPr>
          <w:del w:author="RAYLAN BRUNO SANTANA CARVALHO" w:date="2025-06-13T20:35:00Z" w16du:dateUtc="2025-06-13T20:35:23Z" w:id="141"/>
          <w:rFonts w:ascii="Times New Roman" w:hAnsi="Times New Roman" w:eastAsia="Times New Roman" w:cs="Times New Roman"/>
          <w:rPrChange w:author="KAUAN GUILHERME ALVES PINHEIRO SANTOS" w:date="2025-06-13T20:56:00Z" w16du:dateUtc="2025-06-13T23:56:00Z" w:id="142">
            <w:rPr>
              <w:del w:author="RAYLAN BRUNO SANTANA CARVALHO" w:date="2025-06-13T20:35:00Z" w16du:dateUtc="2025-06-13T20:35:23Z" w:id="143"/>
            </w:rPr>
          </w:rPrChange>
        </w:rPr>
      </w:pPr>
    </w:p>
    <w:p w:rsidR="00584D84" w:rsidP="70C60923" w:rsidRDefault="00584D84" w14:paraId="55C60255" w14:textId="14516537">
      <w:pPr>
        <w:rPr>
          <w:ins w:author="RAYLAN BRUNO SANTANA CARVALHO" w:date="2025-06-13T17:53:00Z" w16du:dateUtc="2025-06-13T17:53:33Z" w:id="144"/>
          <w:rFonts w:ascii="Times New Roman" w:hAnsi="Times New Roman" w:eastAsia="Times New Roman" w:cs="Times New Roman"/>
          <w:b/>
          <w:bCs/>
        </w:rPr>
      </w:pPr>
    </w:p>
    <w:p w:rsidR="00584D84" w:rsidRDefault="00584D84" w14:paraId="43AF7E9B" w14:textId="0456B9AC">
      <w:pPr>
        <w:rPr>
          <w:del w:author="RAYLAN BRUNO SANTANA CARVALHO" w:date="2025-06-13T20:31:00Z" w16du:dateUtc="2025-06-13T20:31:53Z" w:id="145"/>
          <w:rFonts w:ascii="Times New Roman" w:hAnsi="Times New Roman" w:eastAsia="Times New Roman" w:cs="Times New Roman"/>
          <w:rPrChange w:author="KAUAN GUILHERME ALVES PINHEIRO SANTOS" w:date="2025-06-13T20:56:00Z" w16du:dateUtc="2025-06-13T23:56:00Z" w:id="146">
            <w:rPr>
              <w:del w:author="RAYLAN BRUNO SANTANA CARVALHO" w:date="2025-06-13T20:31:00Z" w16du:dateUtc="2025-06-13T20:31:53Z" w:id="147"/>
            </w:rPr>
          </w:rPrChange>
        </w:rPr>
      </w:pPr>
    </w:p>
    <w:p w:rsidR="00584D84" w:rsidP="0F56D97C" w:rsidRDefault="4A98798D" w14:paraId="10604ADC" w14:textId="6EA30FED">
      <w:pPr>
        <w:pStyle w:val="Title"/>
        <w:rPr>
          <w:ins w:author="RAYLAN BRUNO SANTANA CARVALHO" w:date="2025-06-13T16:13:00Z" w16du:dateUtc="2025-06-13T16:13:37Z" w:id="1267934071"/>
          <w:rFonts w:ascii="Times New Roman" w:hAnsi="Times New Roman" w:eastAsia="Times New Roman" w:cs="Times New Roman"/>
          <w:b w:val="1"/>
          <w:bCs w:val="1"/>
        </w:rPr>
        <w:pPrChange w:author="KAUAN GUILHERME ALVES PINHEIRO SANTOS" w:date="2025-06-14T01:52:40.971Z">
          <w:pPr/>
        </w:pPrChange>
      </w:pPr>
      <w:ins w:author="RAYLAN BRUNO SANTANA CARVALHO" w:date="2025-06-13T16:07:00Z" w:id="61818434">
        <w:r w:rsidR="4A98798D">
          <w:t>1. INTRODU</w:t>
        </w:r>
        <w:r w:rsidR="4A98798D">
          <w:t>ÇÃ</w:t>
        </w:r>
        <w:r w:rsidR="4A98798D">
          <w:t>O</w:t>
        </w:r>
      </w:ins>
    </w:p>
    <w:p w:rsidR="00584D84" w:rsidP="0F56D97C" w:rsidRDefault="0A1E7BD7" w14:paraId="0345F16C" w14:textId="3B73ECC6">
      <w:pPr>
        <w:spacing w:after="240"/>
        <w:ind w:firstLine="708"/>
        <w:jc w:val="both"/>
        <w:rPr>
          <w:ins w:author="RAYLAN BRUNO SANTANA CARVALHO" w:date="2025-06-13T17:55:00Z" w16du:dateUtc="2025-06-13T17:55:14Z" w:id="171093398"/>
          <w:rFonts w:ascii="Times New Roman" w:hAnsi="Times New Roman" w:eastAsia="Times New Roman" w:cs="Times New Roman"/>
        </w:rPr>
        <w:pPrChange w:author="RAYLAN BRUNO SANTANA CARVALHO" w:date="2025-06-14T01:51:06.604Z" w:id="154">
          <w:pPr/>
        </w:pPrChange>
      </w:pPr>
      <w:ins w:author="RAYLAN BRUNO SANTANA CARVALHO" w:date="2025-06-13T16:13:00Z" w:id="71883428">
        <w:r w:rsidRPr="0F56D97C" w:rsidR="0A1E7BD7">
          <w:rPr>
            <w:rFonts w:ascii="Times New Roman" w:hAnsi="Times New Roman" w:eastAsia="Times New Roman" w:cs="Times New Roman"/>
          </w:rPr>
          <w:t>O presente Documento de Requisitos de Software (DRS) descreve de forma detalhada as funcionalidades e restrições do sistema de compra rápida de passagens aéreas com integração de Inteligência Artificial</w:t>
        </w:r>
      </w:ins>
      <w:ins w:author="RAYLAN BRUNO SANTANA CARVALHO" w:date="2025-06-13T17:11:00Z" w:id="617395431">
        <w:r w:rsidRPr="0F56D97C" w:rsidR="1C29CF13">
          <w:rPr>
            <w:rFonts w:ascii="Times New Roman" w:hAnsi="Times New Roman" w:eastAsia="Times New Roman" w:cs="Times New Roman"/>
          </w:rPr>
          <w:t xml:space="preserve"> (apelidado de </w:t>
        </w:r>
        <w:r w:rsidRPr="0F56D97C" w:rsidR="1C29CF13">
          <w:rPr>
            <w:rFonts w:ascii="Times New Roman" w:hAnsi="Times New Roman" w:eastAsia="Times New Roman" w:cs="Times New Roman"/>
          </w:rPr>
          <w:t>SkAI</w:t>
        </w:r>
        <w:r w:rsidRPr="0F56D97C" w:rsidR="1C29CF13">
          <w:rPr>
            <w:rFonts w:ascii="Times New Roman" w:hAnsi="Times New Roman" w:eastAsia="Times New Roman" w:cs="Times New Roman"/>
          </w:rPr>
          <w:t>)</w:t>
        </w:r>
      </w:ins>
      <w:ins w:author="RAYLAN BRUNO SANTANA CARVALHO" w:date="2025-06-13T16:13:00Z" w:id="779261452">
        <w:r w:rsidRPr="0F56D97C" w:rsidR="0A1E7BD7">
          <w:rPr>
            <w:rFonts w:ascii="Times New Roman" w:hAnsi="Times New Roman" w:eastAsia="Times New Roman" w:cs="Times New Roman"/>
          </w:rPr>
          <w:t>. Este sistema será uma aplicação web que visa agilizar o processo de busca e aquisição de passagens por meio de interfaces tradicionais e conversacionais. A documentação tem como objetivo alinhar as expectativas entre os envolvidos no projeto, incluindo desenvolvedores, stakeholders e usuários finais, estabelecendo uma base sólida para o desenvolvimento, testes e manutenção do sistema.</w:t>
        </w:r>
      </w:ins>
    </w:p>
    <w:p w:rsidR="00584D84" w:rsidP="0F56D97C" w:rsidRDefault="67C5C7C6" w14:paraId="01A3A30B" w14:textId="0B2A89C6">
      <w:pPr>
        <w:pStyle w:val="Title"/>
        <w:rPr>
          <w:ins w:author="RAYLAN BRUNO SANTANA CARVALHO" w:date="2025-06-13T17:55:00Z" w16du:dateUtc="2025-06-13T17:55:23Z" w:id="463169479"/>
          <w:rFonts w:ascii="Times New Roman" w:hAnsi="Times New Roman" w:eastAsia="Times New Roman" w:cs="Times New Roman"/>
          <w:b w:val="1"/>
          <w:bCs w:val="1"/>
        </w:rPr>
        <w:pPrChange w:author="KAUAN GUILHERME ALVES PINHEIRO SANTOS" w:date="2025-06-14T01:52:52.203Z">
          <w:pPr>
            <w:spacing w:after="240"/>
          </w:pPr>
        </w:pPrChange>
      </w:pPr>
      <w:ins w:author="RAYLAN BRUNO SANTANA CARVALHO" w:date="2025-06-13T17:55:00Z" w:id="738818621">
        <w:r w:rsidRPr="0F56D97C" w:rsidR="67C5C7C6">
          <w:rPr>
            <w:rPrChange w:author="KAUAN GUILHERME ALVES PINHEIRO SANTOS" w:date="2025-06-14T01:52:52.201Z" w:id="1744690074">
              <w:rPr>
                <w:rFonts w:ascii="Times New Roman" w:hAnsi="Times New Roman" w:eastAsia="Times New Roman" w:cs="Times New Roman"/>
              </w:rPr>
            </w:rPrChange>
          </w:rPr>
          <w:t>1.1 ESCOPO DO PROJETO</w:t>
        </w:r>
      </w:ins>
    </w:p>
    <w:p w:rsidRPr="00584D84" w:rsidR="00584D84" w:rsidP="0F56D97C" w:rsidRDefault="03437AD8" w14:paraId="5FC11CBB" w14:textId="5D3A117A">
      <w:pPr>
        <w:spacing w:after="240"/>
        <w:ind w:firstLine="708"/>
        <w:jc w:val="both"/>
        <w:rPr>
          <w:ins w:author="RAYLAN BRUNO SANTANA CARVALHO" w:date="2025-06-13T16:07:00Z" w16du:dateUtc="2025-06-13T16:07:47Z" w:id="133318953"/>
          <w:rFonts w:ascii="Times New Roman" w:hAnsi="Times New Roman" w:eastAsia="Times New Roman" w:cs="Times New Roman"/>
          <w:rPrChange w:author="RAYLAN BRUNO SANTANA CARVALHO" w:date="2025-06-13T16:09:00Z" w:id="2077446068">
            <w:rPr>
              <w:ins w:author="RAYLAN BRUNO SANTANA CARVALHO" w:date="2025-06-13T16:07:00Z" w16du:dateUtc="2025-06-13T16:07:47Z" w:id="17972750"/>
            </w:rPr>
          </w:rPrChange>
        </w:rPr>
        <w:pPrChange w:author="RAYLAN BRUNO SANTANA CARVALHO" w:date="2025-06-14T01:51:29.391Z">
          <w:pPr>
            <w:spacing w:after="240"/>
            <w:ind w:firstLine="708"/>
          </w:pPr>
        </w:pPrChange>
      </w:pPr>
      <w:ins w:author="RAYLAN BRUNO SANTANA CARVALHO" w:date="2025-06-13T18:00:00Z" w:id="370749037">
        <w:r w:rsidRPr="0F56D97C" w:rsidR="03437AD8">
          <w:rPr>
            <w:rFonts w:ascii="Times New Roman" w:hAnsi="Times New Roman" w:eastAsia="Times New Roman" w:cs="Times New Roman"/>
          </w:rPr>
          <w:t xml:space="preserve">Muitos usuários relatam dificuldades com plataformas de viagem tradicionais por serem confusas, poluídas visualmente e pouco intuitivas. Além disso, o processo de buscar, comparar e escolher passagens pode ser cansativo, exigindo que o usuário acesse vários sites e faça análises manuais. Nesse caso, o </w:t>
        </w:r>
      </w:ins>
      <w:ins w:author="RAYLAN BRUNO SANTANA CARVALHO" w:date="2025-06-13T18:01:00Z" w:id="621860351">
        <w:r w:rsidRPr="0F56D97C" w:rsidR="03437AD8">
          <w:rPr>
            <w:rFonts w:ascii="Times New Roman" w:hAnsi="Times New Roman" w:eastAsia="Times New Roman" w:cs="Times New Roman"/>
          </w:rPr>
          <w:t>público-alvo são: pessoas que desejam comprar passagens aéreas de forma rápida, sem complicações, incluindo viajantes ocasionais e frequentes, que valorizam uma boa experiência de uso.</w:t>
        </w:r>
      </w:ins>
    </w:p>
    <w:p w:rsidRPr="00584D84" w:rsidR="00584D84" w:rsidP="0F56D97C" w:rsidRDefault="4A98798D" w14:paraId="2B0A3CD5" w14:textId="3FEB361D">
      <w:pPr>
        <w:pStyle w:val="Title"/>
        <w:rPr>
          <w:ins w:author="RAYLAN BRUNO SANTANA CARVALHO" w:date="2025-06-13T16:07:00Z" w16du:dateUtc="2025-06-13T16:07:47Z" w:id="1570706770"/>
          <w:rFonts w:ascii="Times New Roman" w:hAnsi="Times New Roman" w:eastAsia="Times New Roman" w:cs="Times New Roman"/>
          <w:b w:val="1"/>
          <w:bCs w:val="1"/>
          <w:rPrChange w:author="RAYLAN BRUNO SANTANA CARVALHO" w:date="2025-06-13T16:14:00Z" w:id="1428779383">
            <w:rPr>
              <w:ins w:author="RAYLAN BRUNO SANTANA CARVALHO" w:date="2025-06-13T16:07:00Z" w16du:dateUtc="2025-06-13T16:07:47Z" w:id="1513622365"/>
            </w:rPr>
          </w:rPrChange>
        </w:rPr>
        <w:pPrChange w:author="KAUAN GUILHERME ALVES PINHEIRO SANTOS" w:date="2025-06-14T01:53:04.599Z">
          <w:pPr/>
        </w:pPrChange>
      </w:pPr>
      <w:ins w:author="RAYLAN BRUNO SANTANA CARVALHO" w:date="2025-06-13T16:07:00Z" w:id="1760085875">
        <w:r w:rsidR="4A98798D">
          <w:rPr>
            <w:rPrChange w:author="RAYLAN BRUNO SANTANA CARVALHO" w:date="2025-06-13T17:53:00Z" w:id="1923525618"/>
          </w:rPr>
          <w:t>1.</w:t>
        </w:r>
      </w:ins>
      <w:ins w:author="RAYLAN BRUNO SANTANA CARVALHO" w:date="2025-06-13T17:55:00Z" w:id="994768704">
        <w:r w:rsidR="4807DBE1">
          <w:t>2</w:t>
        </w:r>
      </w:ins>
      <w:ins w:author="RAYLAN BRUNO SANTANA CARVALHO" w:date="2025-06-13T16:07:00Z" w:id="692494098">
        <w:r w:rsidR="4A98798D">
          <w:t xml:space="preserve"> FINALIDADE</w:t>
        </w:r>
      </w:ins>
    </w:p>
    <w:p w:rsidR="00584D84" w:rsidP="0F56D97C" w:rsidRDefault="4A98798D" w14:paraId="0D06DC1D" w14:textId="2FAF8D41">
      <w:pPr>
        <w:jc w:val="both"/>
        <w:rPr>
          <w:ins w:author="RAYLAN BRUNO SANTANA CARVALHO" w:date="2025-06-13T16:14:00Z" w16du:dateUtc="2025-06-13T16:14:07Z" w:id="1300603095"/>
          <w:rFonts w:ascii="Times New Roman" w:hAnsi="Times New Roman" w:eastAsia="Times New Roman" w:cs="Times New Roman"/>
        </w:rPr>
        <w:pPrChange w:author="RAYLAN BRUNO SANTANA CARVALHO" w:date="2025-06-14T01:51:34.049Z">
          <w:pPr/>
        </w:pPrChange>
      </w:pPr>
      <w:ins w:author="RAYLAN BRUNO SANTANA CARVALHO" w:date="2025-06-13T16:07:00Z" w:id="1387395111">
        <w:r w:rsidRPr="0F56D97C" w:rsidR="4A98798D">
          <w:rPr>
            <w:rFonts w:ascii="Times New Roman" w:hAnsi="Times New Roman" w:eastAsia="Times New Roman" w:cs="Times New Roman"/>
            <w:rPrChange w:author="RAYLAN BRUNO SANTANA CARVALHO" w:date="2025-06-13T16:09:00Z" w:id="1902796405"/>
          </w:rPr>
          <w:t xml:space="preserve"> </w:t>
        </w:r>
      </w:ins>
      <w:ins w:author="RAYLAN BRUNO SANTANA CARVALHO" w:date="2025-06-13T16:19:00Z" w:id="1631615109">
        <w:r>
          <w:tab/>
        </w:r>
      </w:ins>
      <w:ins w:author="RAYLAN BRUNO SANTANA CARVALHO" w:date="2025-06-13T16:14:00Z" w:id="943653088">
        <w:r w:rsidRPr="0F56D97C" w:rsidR="7A2870E5">
          <w:rPr>
            <w:rFonts w:ascii="Times New Roman" w:hAnsi="Times New Roman" w:eastAsia="Times New Roman" w:cs="Times New Roman"/>
          </w:rPr>
          <w:t>A finalidade deste documento é definir de maneira clara e objetiva os requisitos funcionais e não funcionais do sistema de compra rápida de passagens aéreas. Ele servirá como guia para todas as fases do desenvolvimento do projeto, garantindo que o sistema atenda às necessidades dos usuários e funcione de forma eficiente, segura e intuitiva. Além disso, este documento contribuirá para a rastreabilidade dos requisitos ao longo do ciclo de vida do software.</w:t>
        </w:r>
      </w:ins>
    </w:p>
    <w:p w:rsidR="00584D84" w:rsidP="0F56D97C" w:rsidRDefault="4A98798D" w14:paraId="02DAAB1B" w14:textId="11434844">
      <w:pPr>
        <w:pStyle w:val="Title"/>
        <w:rPr>
          <w:ins w:author="RAYLAN BRUNO SANTANA CARVALHO" w:date="2025-06-13T18:05:00Z" w16du:dateUtc="2025-06-13T18:05:26Z" w:id="801810619"/>
          <w:rFonts w:ascii="Times New Roman" w:hAnsi="Times New Roman" w:eastAsia="Times New Roman" w:cs="Times New Roman"/>
          <w:b w:val="1"/>
          <w:bCs w:val="1"/>
        </w:rPr>
        <w:pPrChange w:author="KAUAN GUILHERME ALVES PINHEIRO SANTOS" w:date="2025-06-14T01:53:10.263Z">
          <w:pPr>
            <w:ind w:left="708"/>
          </w:pPr>
        </w:pPrChange>
      </w:pPr>
      <w:ins w:author="RAYLAN BRUNO SANTANA CARVALHO" w:date="2025-06-13T16:07:00Z" w:id="2072316382">
        <w:r w:rsidR="4A98798D">
          <w:t>2. DESCRI</w:t>
        </w:r>
        <w:r w:rsidR="4A98798D">
          <w:t>ÇÃ</w:t>
        </w:r>
        <w:r w:rsidR="4A98798D">
          <w:t>O GERAL</w:t>
        </w:r>
      </w:ins>
    </w:p>
    <w:p w:rsidR="00584D84" w:rsidP="0F56D97C" w:rsidRDefault="5661B1C6" w14:paraId="48256013" w14:textId="0EE9892C">
      <w:pPr>
        <w:ind w:firstLine="708"/>
        <w:jc w:val="both"/>
        <w:rPr>
          <w:ins w:author="RAYLAN BRUNO SANTANA CARVALHO" w:date="2025-06-13T16:07:00Z" w16du:dateUtc="2025-06-13T16:07:47Z" w:id="1486904160"/>
          <w:rFonts w:ascii="Times New Roman" w:hAnsi="Times New Roman" w:eastAsia="Times New Roman" w:cs="Times New Roman"/>
        </w:rPr>
        <w:pPrChange w:author="RAYLAN BRUNO SANTANA CARVALHO" w:date="2025-06-14T01:51:37.734Z">
          <w:pPr>
            <w:ind w:firstLine="708"/>
          </w:pPr>
        </w:pPrChange>
      </w:pPr>
      <w:ins w:author="RAYLAN BRUNO SANTANA CARVALHO" w:date="2025-06-13T18:05:00Z" w:id="1279084007">
        <w:r w:rsidRPr="0F56D97C" w:rsidR="5661B1C6">
          <w:rPr>
            <w:rFonts w:ascii="Times New Roman" w:hAnsi="Times New Roman" w:eastAsia="Times New Roman" w:cs="Times New Roman"/>
          </w:rPr>
          <w:t xml:space="preserve">O objetivo do sistema é proporcionar aos usuários uma plataforma prática, intuitiva e inteligente para a compra de passagens aéreas, eliminando a complexidade e o cansaço geralmente associados ao planejamento de viagens. Por meio de uma interface amigável e recursos como busca personalizada, recomendações com base em preferências, e suporte via </w:t>
        </w:r>
        <w:r w:rsidRPr="0F56D97C" w:rsidR="5661B1C6">
          <w:rPr>
            <w:rFonts w:ascii="Times New Roman" w:hAnsi="Times New Roman" w:eastAsia="Times New Roman" w:cs="Times New Roman"/>
          </w:rPr>
          <w:t>chatbot</w:t>
        </w:r>
        <w:r w:rsidRPr="0F56D97C" w:rsidR="5661B1C6">
          <w:rPr>
            <w:rFonts w:ascii="Times New Roman" w:hAnsi="Times New Roman" w:eastAsia="Times New Roman" w:cs="Times New Roman"/>
          </w:rPr>
          <w:t>, o sistema busca tornar a experiência de encontrar e adquirir passagens mais rápida, eficiente e agradável, atendendo especialmente aqueles que se sentem desconfortáveis com plataformas confusas e mal organizadas.</w:t>
        </w:r>
      </w:ins>
    </w:p>
    <w:p w:rsidRPr="00584D84" w:rsidR="00584D84" w:rsidP="0F56D97C" w:rsidRDefault="4A98798D" w14:paraId="4AB87E09" w14:textId="69C72E35">
      <w:pPr>
        <w:pStyle w:val="Title"/>
        <w:rPr>
          <w:ins w:author="RAYLAN BRUNO SANTANA CARVALHO" w:date="2025-06-13T16:07:00Z" w16du:dateUtc="2025-06-13T16:07:47Z" w:id="326627679"/>
          <w:rFonts w:ascii="Times New Roman" w:hAnsi="Times New Roman" w:eastAsia="Times New Roman" w:cs="Times New Roman"/>
          <w:b w:val="1"/>
          <w:bCs w:val="1"/>
          <w:rPrChange w:author="RAYLAN BRUNO SANTANA CARVALHO" w:date="2025-06-13T16:27:00Z" w:id="1521022775">
            <w:rPr>
              <w:ins w:author="RAYLAN BRUNO SANTANA CARVALHO" w:date="2025-06-13T16:07:00Z" w16du:dateUtc="2025-06-13T16:07:47Z" w:id="2038883610"/>
            </w:rPr>
          </w:rPrChange>
        </w:rPr>
        <w:pPrChange w:author="KAUAN GUILHERME ALVES PINHEIRO SANTOS" w:date="2025-06-14T01:53:15.871Z">
          <w:pPr/>
        </w:pPrChange>
      </w:pPr>
      <w:ins w:author="RAYLAN BRUNO SANTANA CARVALHO" w:date="2025-06-13T16:07:00Z" w:id="596558346">
        <w:r w:rsidR="4A98798D">
          <w:t>2.1 PERSPECTIVA DO PRODUTO</w:t>
        </w:r>
      </w:ins>
    </w:p>
    <w:p w:rsidR="00584D84" w:rsidP="0F56D97C" w:rsidRDefault="6B6BDDA7" w14:paraId="68EFE4A6" w14:textId="3B08D78B">
      <w:pPr>
        <w:ind w:firstLine="708"/>
        <w:jc w:val="both"/>
        <w:rPr>
          <w:ins w:author="RAYLAN BRUNO SANTANA CARVALHO" w:date="2025-06-13T16:29:00Z" w16du:dateUtc="2025-06-13T16:29:23Z" w:id="1606617359"/>
          <w:rFonts w:ascii="Times New Roman" w:hAnsi="Times New Roman" w:eastAsia="Times New Roman" w:cs="Times New Roman"/>
        </w:rPr>
        <w:pPrChange w:author="RAYLAN BRUNO SANTANA CARVALHO" w:date="2025-06-14T01:51:50.713Z">
          <w:pPr>
            <w:ind w:firstLine="708"/>
          </w:pPr>
        </w:pPrChange>
      </w:pPr>
      <w:ins w:author="RAYLAN BRUNO SANTANA CARVALHO" w:date="2025-06-13T16:29:00Z" w:id="508909911">
        <w:r w:rsidRPr="0F56D97C" w:rsidR="6B6BDDA7">
          <w:rPr>
            <w:rFonts w:ascii="Times New Roman" w:hAnsi="Times New Roman" w:eastAsia="Times New Roman" w:cs="Times New Roman"/>
          </w:rPr>
          <w:t>O sistema de compra rápida de passagens aéreas é um software independente, porém com integração a serviços externos, como APIs de companhias aéreas e plataformas de pagamento</w:t>
        </w:r>
      </w:ins>
      <w:ins w:author="RAYLAN BRUNO SANTANA CARVALHO" w:date="2025-06-13T17:16:00Z" w:id="569169143">
        <w:r w:rsidRPr="0F56D97C" w:rsidR="69BF93C8">
          <w:rPr>
            <w:rFonts w:ascii="Times New Roman" w:hAnsi="Times New Roman" w:eastAsia="Times New Roman" w:cs="Times New Roman"/>
          </w:rPr>
          <w:t xml:space="preserve"> para simulação de compra</w:t>
        </w:r>
      </w:ins>
      <w:ins w:author="RAYLAN BRUNO SANTANA CARVALHO" w:date="2025-06-13T16:29:00Z" w:id="1046672795">
        <w:r w:rsidRPr="0F56D97C" w:rsidR="6B6BDDA7">
          <w:rPr>
            <w:rFonts w:ascii="Times New Roman" w:hAnsi="Times New Roman" w:eastAsia="Times New Roman" w:cs="Times New Roman"/>
          </w:rPr>
          <w:t xml:space="preserve">. Ele se encaixa no modelo de arquitetura cliente-servidor, onde a aplicação web (cliente) se comunica com o </w:t>
        </w:r>
        <w:r w:rsidRPr="0F56D97C" w:rsidR="6B6BDDA7">
          <w:rPr>
            <w:rFonts w:ascii="Times New Roman" w:hAnsi="Times New Roman" w:eastAsia="Times New Roman" w:cs="Times New Roman"/>
          </w:rPr>
          <w:t>backend</w:t>
        </w:r>
        <w:r w:rsidRPr="0F56D97C" w:rsidR="6B6BDDA7">
          <w:rPr>
            <w:rFonts w:ascii="Times New Roman" w:hAnsi="Times New Roman" w:eastAsia="Times New Roman" w:cs="Times New Roman"/>
          </w:rPr>
          <w:t xml:space="preserve"> e com serviços de terceiros para buscar dados de voos, processar pagamentos e responder a comandos do </w:t>
        </w:r>
        <w:r w:rsidRPr="0F56D97C" w:rsidR="6B6BDDA7">
          <w:rPr>
            <w:rFonts w:ascii="Times New Roman" w:hAnsi="Times New Roman" w:eastAsia="Times New Roman" w:cs="Times New Roman"/>
          </w:rPr>
          <w:t>chatbot</w:t>
        </w:r>
        <w:r w:rsidRPr="0F56D97C" w:rsidR="6B6BDDA7">
          <w:rPr>
            <w:rFonts w:ascii="Times New Roman" w:hAnsi="Times New Roman" w:eastAsia="Times New Roman" w:cs="Times New Roman"/>
          </w:rPr>
          <w:t>.</w:t>
        </w:r>
      </w:ins>
    </w:p>
    <w:p w:rsidR="00584D84" w:rsidP="0F56D97C" w:rsidRDefault="6B6BDDA7" w14:paraId="0B1E0E0F" w14:textId="63AA7916">
      <w:pPr>
        <w:ind w:firstLine="708"/>
        <w:jc w:val="both"/>
        <w:rPr>
          <w:ins w:author="RAYLAN BRUNO SANTANA CARVALHO" w:date="2025-06-13T16:29:00Z" w16du:dateUtc="2025-06-13T16:29:23Z" w:id="1973794070"/>
          <w:rFonts w:ascii="Times New Roman" w:hAnsi="Times New Roman" w:eastAsia="Times New Roman" w:cs="Times New Roman"/>
        </w:rPr>
        <w:pPrChange w:author="RAYLAN BRUNO SANTANA CARVALHO" w:date="2025-06-14T01:51:50.716Z" w:id="198">
          <w:pPr/>
        </w:pPrChange>
      </w:pPr>
      <w:ins w:author="RAYLAN BRUNO SANTANA CARVALHO" w:date="2025-06-13T16:29:00Z" w:id="656966432">
        <w:r w:rsidRPr="0F56D97C" w:rsidR="6B6BDDA7">
          <w:rPr>
            <w:rFonts w:ascii="Times New Roman" w:hAnsi="Times New Roman" w:eastAsia="Times New Roman" w:cs="Times New Roman"/>
          </w:rPr>
          <w:t>O sistema se destina a usuários finais que desejam buscar, comparar e adquirir passagens aéreas com rapidez, sem a necessidade de utilizar múltiplos sites ou plataformas. Diferencia-se de sistemas tradicionais por incorporar um assistente virtual baseado em Inteligência Artificial, que torna a interação mais fluida por meio de linguagem natural.</w:t>
        </w:r>
      </w:ins>
    </w:p>
    <w:p w:rsidR="00584D84" w:rsidP="0F56D97C" w:rsidRDefault="6B6BDDA7" w14:paraId="4F3C6395" w14:textId="75E3CA64">
      <w:pPr>
        <w:ind w:firstLine="708"/>
        <w:jc w:val="both"/>
        <w:rPr>
          <w:ins w:author="RAYLAN BRUNO SANTANA CARVALHO" w:date="2025-06-13T16:07:00Z" w16du:dateUtc="2025-06-13T16:07:47Z" w:id="2109615099"/>
          <w:rFonts w:ascii="Times New Roman" w:hAnsi="Times New Roman" w:eastAsia="Times New Roman" w:cs="Times New Roman"/>
        </w:rPr>
        <w:pPrChange w:author="RAYLAN BRUNO SANTANA CARVALHO" w:date="2025-06-14T01:51:50.718Z">
          <w:pPr>
            <w:ind w:firstLine="708"/>
          </w:pPr>
        </w:pPrChange>
      </w:pPr>
      <w:ins w:author="RAYLAN BRUNO SANTANA CARVALHO" w:date="2025-06-13T16:29:00Z" w:id="993361005">
        <w:r w:rsidRPr="0F56D97C" w:rsidR="6B6BDDA7">
          <w:rPr>
            <w:rFonts w:ascii="Times New Roman" w:hAnsi="Times New Roman" w:eastAsia="Times New Roman" w:cs="Times New Roman"/>
          </w:rPr>
          <w:t>A aplicação será projetada com foco em escalabilidade, segurança e boa experiência do usuário. A interface gráfica será desenvolvida com atenção à acessibilidade, responsividade e simplicidade, permitindo que usuários de diferentes perfis consigam utilizar a ferramenta sem dificuldade.</w:t>
        </w:r>
      </w:ins>
    </w:p>
    <w:p w:rsidRPr="00584D84" w:rsidR="00584D84" w:rsidP="0F56D97C" w:rsidRDefault="4A98798D" w14:paraId="4301528C" w14:textId="25A733D5">
      <w:pPr>
        <w:pStyle w:val="Title"/>
        <w:rPr>
          <w:ins w:author="RAYLAN BRUNO SANTANA CARVALHO" w:date="2025-06-13T16:31:00Z" w16du:dateUtc="2025-06-13T16:31:48Z" w:id="2072216084"/>
          <w:rFonts w:ascii="Times New Roman" w:hAnsi="Times New Roman" w:eastAsia="Times New Roman" w:cs="Times New Roman"/>
          <w:b w:val="1"/>
          <w:bCs w:val="1"/>
          <w:rPrChange w:author="RAYLAN BRUNO SANTANA CARVALHO" w:date="2025-06-13T16:32:00Z" w:id="1667464811">
            <w:rPr>
              <w:ins w:author="RAYLAN BRUNO SANTANA CARVALHO" w:date="2025-06-13T16:31:00Z" w16du:dateUtc="2025-06-13T16:31:48Z" w:id="1878649368"/>
              <w:rFonts w:ascii="Times New Roman" w:hAnsi="Times New Roman" w:eastAsia="Times New Roman" w:cs="Times New Roman"/>
              <w:sz w:val="22"/>
              <w:szCs w:val="22"/>
            </w:rPr>
          </w:rPrChange>
        </w:rPr>
        <w:pPrChange w:author="KAUAN GUILHERME ALVES PINHEIRO SANTOS" w:date="2025-06-14T01:53:28.151Z">
          <w:pPr/>
        </w:pPrChange>
      </w:pPr>
      <w:ins w:author="RAYLAN BRUNO SANTANA CARVALHO" w:date="2025-06-13T16:07:00Z" w:id="1570175284">
        <w:r w:rsidR="4A98798D">
          <w:t>2.2 FUNCIONALIDADES DO PRODUTO</w:t>
        </w:r>
      </w:ins>
    </w:p>
    <w:p w:rsidR="00584D84" w:rsidP="70C60923" w:rsidRDefault="4AEC199E" w14:paraId="4D4A5F2D" w14:textId="3029D427">
      <w:pPr>
        <w:pStyle w:val="ListParagraph"/>
        <w:numPr>
          <w:ilvl w:val="0"/>
          <w:numId w:val="16"/>
        </w:numPr>
        <w:rPr>
          <w:ins w:author="RAYLAN BRUNO SANTANA CARVALHO" w:date="2025-06-13T16:31:00Z" w16du:dateUtc="2025-06-13T16:31:49Z" w:id="207"/>
          <w:rFonts w:ascii="Times New Roman" w:hAnsi="Times New Roman" w:eastAsia="Times New Roman" w:cs="Times New Roman"/>
        </w:rPr>
      </w:pPr>
      <w:ins w:author="RAYLAN BRUNO SANTANA CARVALHO" w:date="2025-06-13T16:31:00Z" w:id="208">
        <w:r w:rsidRPr="70C60923">
          <w:rPr>
            <w:rFonts w:ascii="Times New Roman" w:hAnsi="Times New Roman" w:eastAsia="Times New Roman" w:cs="Times New Roman"/>
          </w:rPr>
          <w:t>Cadastro e login de usuários, convencional e pelo google.</w:t>
        </w:r>
      </w:ins>
    </w:p>
    <w:p w:rsidR="00584D84" w:rsidP="70C60923" w:rsidRDefault="4AEC199E" w14:paraId="575FFADE" w14:textId="50B39D2E">
      <w:pPr>
        <w:pStyle w:val="ListParagraph"/>
        <w:numPr>
          <w:ilvl w:val="0"/>
          <w:numId w:val="16"/>
        </w:numPr>
        <w:rPr>
          <w:ins w:author="RAYLAN BRUNO SANTANA CARVALHO" w:date="2025-06-13T16:31:00Z" w16du:dateUtc="2025-06-13T16:31:49Z" w:id="209"/>
          <w:rFonts w:ascii="Times New Roman" w:hAnsi="Times New Roman" w:eastAsia="Times New Roman" w:cs="Times New Roman"/>
        </w:rPr>
      </w:pPr>
      <w:ins w:author="RAYLAN BRUNO SANTANA CARVALHO" w:date="2025-06-13T16:31:00Z" w:id="210">
        <w:r w:rsidRPr="70C60923">
          <w:rPr>
            <w:rFonts w:ascii="Times New Roman" w:hAnsi="Times New Roman" w:eastAsia="Times New Roman" w:cs="Times New Roman"/>
          </w:rPr>
          <w:t>Busca de passagens aéreas via formulário.</w:t>
        </w:r>
      </w:ins>
    </w:p>
    <w:p w:rsidR="00584D84" w:rsidP="70C60923" w:rsidRDefault="4AEC199E" w14:paraId="546B0D2A" w14:textId="7FF7BE27">
      <w:pPr>
        <w:pStyle w:val="ListParagraph"/>
        <w:numPr>
          <w:ilvl w:val="0"/>
          <w:numId w:val="16"/>
        </w:numPr>
        <w:rPr>
          <w:ins w:author="RAYLAN BRUNO SANTANA CARVALHO" w:date="2025-06-13T16:31:00Z" w16du:dateUtc="2025-06-13T16:31:49Z" w:id="211"/>
          <w:rFonts w:ascii="Times New Roman" w:hAnsi="Times New Roman" w:eastAsia="Times New Roman" w:cs="Times New Roman"/>
        </w:rPr>
      </w:pPr>
      <w:ins w:author="RAYLAN BRUNO SANTANA CARVALHO" w:date="2025-06-13T16:31:00Z" w:id="212">
        <w:r w:rsidRPr="70C60923">
          <w:rPr>
            <w:rFonts w:ascii="Times New Roman" w:hAnsi="Times New Roman" w:eastAsia="Times New Roman" w:cs="Times New Roman"/>
          </w:rPr>
          <w:t>Interação com chatbot para busca de passagens personalizada.</w:t>
        </w:r>
      </w:ins>
    </w:p>
    <w:p w:rsidR="00584D84" w:rsidP="70C60923" w:rsidRDefault="4AEC199E" w14:paraId="49C8BCAB" w14:textId="7AE2ABED">
      <w:pPr>
        <w:pStyle w:val="ListParagraph"/>
        <w:numPr>
          <w:ilvl w:val="0"/>
          <w:numId w:val="16"/>
        </w:numPr>
        <w:rPr>
          <w:ins w:author="RAYLAN BRUNO SANTANA CARVALHO" w:date="2025-06-13T16:31:00Z" w16du:dateUtc="2025-06-13T16:31:49Z" w:id="213"/>
          <w:rFonts w:ascii="Times New Roman" w:hAnsi="Times New Roman" w:eastAsia="Times New Roman" w:cs="Times New Roman"/>
        </w:rPr>
      </w:pPr>
      <w:ins w:author="RAYLAN BRUNO SANTANA CARVALHO" w:date="2025-06-13T16:31:00Z" w:id="214">
        <w:r w:rsidRPr="70C60923">
          <w:rPr>
            <w:rFonts w:ascii="Times New Roman" w:hAnsi="Times New Roman" w:eastAsia="Times New Roman" w:cs="Times New Roman"/>
          </w:rPr>
          <w:t>Simulação de compra de passagens pelo cartão e pix.</w:t>
        </w:r>
      </w:ins>
    </w:p>
    <w:p w:rsidRPr="00584D84" w:rsidR="00584D84" w:rsidP="70C60923" w:rsidRDefault="4AEC199E" w14:paraId="7FDB7CE9" w14:textId="3566C5B8">
      <w:pPr>
        <w:pStyle w:val="ListParagraph"/>
        <w:numPr>
          <w:ilvl w:val="0"/>
          <w:numId w:val="16"/>
        </w:numPr>
        <w:rPr>
          <w:ins w:author="RAYLAN BRUNO SANTANA CARVALHO" w:date="2025-06-13T16:07:00Z" w16du:dateUtc="2025-06-13T16:07:47Z" w:id="215"/>
          <w:rFonts w:ascii="Times New Roman" w:hAnsi="Times New Roman" w:eastAsia="Times New Roman" w:cs="Times New Roman"/>
          <w:rPrChange w:author="RAYLAN BRUNO SANTANA CARVALHO" w:date="2025-06-13T16:09:00Z" w:id="216">
            <w:rPr>
              <w:ins w:author="RAYLAN BRUNO SANTANA CARVALHO" w:date="2025-06-13T16:07:00Z" w16du:dateUtc="2025-06-13T16:07:47Z" w:id="217"/>
            </w:rPr>
          </w:rPrChange>
        </w:rPr>
      </w:pPr>
      <w:ins w:author="RAYLAN BRUNO SANTANA CARVALHO" w:date="2025-06-13T16:31:00Z" w:id="218">
        <w:r w:rsidRPr="70C60923">
          <w:rPr>
            <w:rFonts w:ascii="Times New Roman" w:hAnsi="Times New Roman" w:eastAsia="Times New Roman" w:cs="Times New Roman"/>
          </w:rPr>
          <w:t>Acesso ao histórico de compras.</w:t>
        </w:r>
      </w:ins>
    </w:p>
    <w:p w:rsidR="00584D84" w:rsidP="0F56D97C" w:rsidRDefault="4A98798D" w14:paraId="2ACBE356" w14:textId="65B61E18">
      <w:pPr>
        <w:pStyle w:val="Title"/>
        <w:rPr>
          <w:ins w:author="RAYLAN BRUNO SANTANA CARVALHO" w:date="2025-06-13T17:18:00Z" w16du:dateUtc="2025-06-13T17:18:02Z" w:id="96832950"/>
          <w:rFonts w:ascii="Times New Roman" w:hAnsi="Times New Roman" w:eastAsia="Times New Roman" w:cs="Times New Roman"/>
          <w:b w:val="1"/>
          <w:bCs w:val="1"/>
        </w:rPr>
        <w:pPrChange w:author="KAUAN GUILHERME ALVES PINHEIRO SANTOS" w:date="2025-06-14T01:53:32.591Z">
          <w:pPr/>
        </w:pPrChange>
      </w:pPr>
      <w:ins w:author="RAYLAN BRUNO SANTANA CARVALHO" w:date="2025-06-13T16:07:00Z" w:id="1153560821">
        <w:r w:rsidR="4A98798D">
          <w:t>2.3 RESTRI</w:t>
        </w:r>
        <w:r w:rsidR="4A98798D">
          <w:t>ÇÕ</w:t>
        </w:r>
        <w:r w:rsidR="4A98798D">
          <w:t>ES</w:t>
        </w:r>
      </w:ins>
    </w:p>
    <w:p w:rsidR="00584D84" w:rsidP="70C60923" w:rsidRDefault="4A98798D" w14:paraId="2E06ADD8" w14:textId="5451033F">
      <w:pPr>
        <w:pStyle w:val="ListParagraph"/>
        <w:numPr>
          <w:ilvl w:val="0"/>
          <w:numId w:val="14"/>
        </w:numPr>
        <w:rPr>
          <w:ins w:author="RAYLAN BRUNO SANTANA CARVALHO" w:date="2025-06-13T17:18:00Z" w16du:dateUtc="2025-06-13T17:18:06Z" w:id="224"/>
          <w:rFonts w:ascii="Times New Roman" w:hAnsi="Times New Roman" w:eastAsia="Times New Roman" w:cs="Times New Roman"/>
        </w:rPr>
      </w:pPr>
      <w:ins w:author="RAYLAN BRUNO SANTANA CARVALHO" w:date="2025-06-13T16:07:00Z" w:id="225">
        <w:r w:rsidRPr="70C60923">
          <w:rPr>
            <w:rFonts w:ascii="Times New Roman" w:hAnsi="Times New Roman" w:eastAsia="Times New Roman" w:cs="Times New Roman"/>
            <w:rPrChange w:author="RAYLAN BRUNO SANTANA CARVALHO" w:date="2025-06-13T16:09:00Z" w:id="226">
              <w:rPr/>
            </w:rPrChange>
          </w:rPr>
          <w:t>A aplica</w:t>
        </w:r>
        <w:r w:rsidRPr="70C60923">
          <w:rPr>
            <w:rFonts w:hint="eastAsia" w:ascii="Times New Roman" w:hAnsi="Times New Roman" w:eastAsia="Times New Roman" w:cs="Times New Roman"/>
            <w:rPrChange w:author="RAYLAN BRUNO SANTANA CARVALHO" w:date="2025-06-13T16:09:00Z" w:id="227">
              <w:rPr>
                <w:rFonts w:hint="eastAsia"/>
              </w:rPr>
            </w:rPrChange>
          </w:rPr>
          <w:t>çã</w:t>
        </w:r>
        <w:r w:rsidRPr="70C60923">
          <w:rPr>
            <w:rFonts w:ascii="Times New Roman" w:hAnsi="Times New Roman" w:eastAsia="Times New Roman" w:cs="Times New Roman"/>
            <w:rPrChange w:author="RAYLAN BRUNO SANTANA CARVALHO" w:date="2025-06-13T16:09:00Z" w:id="228">
              <w:rPr/>
            </w:rPrChange>
          </w:rPr>
          <w:t>o ser</w:t>
        </w:r>
        <w:r w:rsidRPr="70C60923">
          <w:rPr>
            <w:rFonts w:hint="eastAsia" w:ascii="Times New Roman" w:hAnsi="Times New Roman" w:eastAsia="Times New Roman" w:cs="Times New Roman"/>
            <w:rPrChange w:author="RAYLAN BRUNO SANTANA CARVALHO" w:date="2025-06-13T16:09:00Z" w:id="229">
              <w:rPr>
                <w:rFonts w:hint="eastAsia"/>
              </w:rPr>
            </w:rPrChange>
          </w:rPr>
          <w:t>á</w:t>
        </w:r>
        <w:r w:rsidRPr="70C60923">
          <w:rPr>
            <w:rFonts w:ascii="Times New Roman" w:hAnsi="Times New Roman" w:eastAsia="Times New Roman" w:cs="Times New Roman"/>
            <w:rPrChange w:author="RAYLAN BRUNO SANTANA CARVALHO" w:date="2025-06-13T16:09:00Z" w:id="230">
              <w:rPr/>
            </w:rPrChange>
          </w:rPr>
          <w:t xml:space="preserve"> inicialmente desenvolvida para desktop (web responsivo).</w:t>
        </w:r>
      </w:ins>
    </w:p>
    <w:p w:rsidR="00584D84" w:rsidP="70C60923" w:rsidRDefault="4A98798D" w14:paraId="09A1F982" w14:textId="5D0C3EB5">
      <w:pPr>
        <w:pStyle w:val="ListParagraph"/>
        <w:numPr>
          <w:ilvl w:val="0"/>
          <w:numId w:val="14"/>
        </w:numPr>
        <w:rPr>
          <w:ins w:author="RAYLAN BRUNO SANTANA CARVALHO" w:date="2025-06-13T17:18:00Z" w16du:dateUtc="2025-06-13T17:18:10Z" w:id="231"/>
          <w:rFonts w:ascii="Times New Roman" w:hAnsi="Times New Roman" w:eastAsia="Times New Roman" w:cs="Times New Roman"/>
        </w:rPr>
      </w:pPr>
      <w:ins w:author="RAYLAN BRUNO SANTANA CARVALHO" w:date="2025-06-13T16:07:00Z" w:id="232">
        <w:r w:rsidRPr="70C60923">
          <w:rPr>
            <w:rFonts w:ascii="Times New Roman" w:hAnsi="Times New Roman" w:eastAsia="Times New Roman" w:cs="Times New Roman"/>
            <w:rPrChange w:author="RAYLAN BRUNO SANTANA CARVALHO" w:date="2025-06-13T16:09:00Z" w:id="233">
              <w:rPr/>
            </w:rPrChange>
          </w:rPr>
          <w:t>O armazenamento ser</w:t>
        </w:r>
        <w:r w:rsidRPr="70C60923">
          <w:rPr>
            <w:rFonts w:hint="eastAsia" w:ascii="Times New Roman" w:hAnsi="Times New Roman" w:eastAsia="Times New Roman" w:cs="Times New Roman"/>
            <w:rPrChange w:author="RAYLAN BRUNO SANTANA CARVALHO" w:date="2025-06-13T16:09:00Z" w:id="234">
              <w:rPr>
                <w:rFonts w:hint="eastAsia"/>
              </w:rPr>
            </w:rPrChange>
          </w:rPr>
          <w:t>á</w:t>
        </w:r>
        <w:r w:rsidRPr="70C60923">
          <w:rPr>
            <w:rFonts w:ascii="Times New Roman" w:hAnsi="Times New Roman" w:eastAsia="Times New Roman" w:cs="Times New Roman"/>
            <w:rPrChange w:author="RAYLAN BRUNO SANTANA CARVALHO" w:date="2025-06-13T16:09:00Z" w:id="235">
              <w:rPr/>
            </w:rPrChange>
          </w:rPr>
          <w:t xml:space="preserve"> feito em um banco de dados </w:t>
        </w:r>
      </w:ins>
      <w:ins w:author="RAYLAN BRUNO SANTANA CARVALHO" w:date="2025-06-13T16:32:00Z" w:id="236">
        <w:r w:rsidRPr="70C60923" w:rsidR="73121497">
          <w:rPr>
            <w:rFonts w:ascii="Times New Roman" w:hAnsi="Times New Roman" w:eastAsia="Times New Roman" w:cs="Times New Roman"/>
          </w:rPr>
          <w:t>não relacional</w:t>
        </w:r>
      </w:ins>
      <w:ins w:author="RAYLAN BRUNO SANTANA CARVALHO" w:date="2025-06-13T16:07:00Z" w:id="237">
        <w:r w:rsidRPr="70C60923">
          <w:rPr>
            <w:rFonts w:ascii="Times New Roman" w:hAnsi="Times New Roman" w:eastAsia="Times New Roman" w:cs="Times New Roman"/>
            <w:rPrChange w:author="RAYLAN BRUNO SANTANA CARVALHO" w:date="2025-06-13T16:09:00Z" w:id="238">
              <w:rPr/>
            </w:rPrChange>
          </w:rPr>
          <w:t>.</w:t>
        </w:r>
      </w:ins>
    </w:p>
    <w:p w:rsidR="00584D84" w:rsidP="70C60923" w:rsidRDefault="4A98798D" w14:paraId="056B76F9" w14:textId="67C1A485">
      <w:pPr>
        <w:pStyle w:val="ListParagraph"/>
        <w:numPr>
          <w:ilvl w:val="0"/>
          <w:numId w:val="14"/>
        </w:numPr>
        <w:rPr>
          <w:ins w:author="RAYLAN BRUNO SANTANA CARVALHO" w:date="2025-06-13T17:18:00Z" w16du:dateUtc="2025-06-13T17:18:31Z" w:id="239"/>
          <w:rFonts w:ascii="Times New Roman" w:hAnsi="Times New Roman" w:eastAsia="Times New Roman" w:cs="Times New Roman"/>
        </w:rPr>
      </w:pPr>
      <w:ins w:author="RAYLAN BRUNO SANTANA CARVALHO" w:date="2025-06-13T16:07:00Z" w:id="240">
        <w:r w:rsidRPr="70C60923">
          <w:rPr>
            <w:rFonts w:ascii="Times New Roman" w:hAnsi="Times New Roman" w:eastAsia="Times New Roman" w:cs="Times New Roman"/>
            <w:rPrChange w:author="RAYLAN BRUNO SANTANA CARVALHO" w:date="2025-06-13T16:09:00Z" w:id="241">
              <w:rPr/>
            </w:rPrChange>
          </w:rPr>
          <w:t>O chatbot utilizar</w:t>
        </w:r>
        <w:r w:rsidRPr="70C60923">
          <w:rPr>
            <w:rFonts w:hint="eastAsia" w:ascii="Times New Roman" w:hAnsi="Times New Roman" w:eastAsia="Times New Roman" w:cs="Times New Roman"/>
            <w:rPrChange w:author="RAYLAN BRUNO SANTANA CARVALHO" w:date="2025-06-13T16:09:00Z" w:id="242">
              <w:rPr>
                <w:rFonts w:hint="eastAsia"/>
              </w:rPr>
            </w:rPrChange>
          </w:rPr>
          <w:t>á</w:t>
        </w:r>
        <w:r w:rsidRPr="70C60923">
          <w:rPr>
            <w:rFonts w:ascii="Times New Roman" w:hAnsi="Times New Roman" w:eastAsia="Times New Roman" w:cs="Times New Roman"/>
            <w:rPrChange w:author="RAYLAN BRUNO SANTANA CARVALHO" w:date="2025-06-13T16:09:00Z" w:id="243">
              <w:rPr/>
            </w:rPrChange>
          </w:rPr>
          <w:t xml:space="preserve"> uma API de processamento de linguagem natural</w:t>
        </w:r>
      </w:ins>
      <w:ins w:author="RAYLAN BRUNO SANTANA CARVALHO" w:date="2025-06-13T16:34:00Z" w:id="244">
        <w:r w:rsidRPr="70C60923" w:rsidR="343775AB">
          <w:rPr>
            <w:rFonts w:ascii="Times New Roman" w:hAnsi="Times New Roman" w:eastAsia="Times New Roman" w:cs="Times New Roman"/>
          </w:rPr>
          <w:t xml:space="preserve"> (da OpenAI ou google)</w:t>
        </w:r>
      </w:ins>
      <w:ins w:author="RAYLAN BRUNO SANTANA CARVALHO" w:date="2025-06-13T16:07:00Z" w:id="245">
        <w:r w:rsidRPr="70C60923">
          <w:rPr>
            <w:rFonts w:ascii="Times New Roman" w:hAnsi="Times New Roman" w:eastAsia="Times New Roman" w:cs="Times New Roman"/>
            <w:rPrChange w:author="RAYLAN BRUNO SANTANA CARVALHO" w:date="2025-06-13T16:09:00Z" w:id="246">
              <w:rPr/>
            </w:rPrChange>
          </w:rPr>
          <w:t>.</w:t>
        </w:r>
      </w:ins>
    </w:p>
    <w:p w:rsidRPr="00584D84" w:rsidR="00584D84" w:rsidP="70C60923" w:rsidRDefault="6A09887D" w14:paraId="26205F8E" w14:textId="361A90DF">
      <w:pPr>
        <w:pStyle w:val="ListParagraph"/>
        <w:numPr>
          <w:ilvl w:val="0"/>
          <w:numId w:val="14"/>
        </w:numPr>
        <w:rPr>
          <w:ins w:author="RAYLAN BRUNO SANTANA CARVALHO" w:date="2025-06-13T16:07:00Z" w16du:dateUtc="2025-06-13T16:07:47Z" w:id="247"/>
          <w:rFonts w:ascii="Times New Roman" w:hAnsi="Times New Roman" w:eastAsia="Times New Roman" w:cs="Times New Roman"/>
          <w:rPrChange w:author="RAYLAN BRUNO SANTANA CARVALHO" w:date="2025-06-13T16:09:00Z" w:id="248">
            <w:rPr>
              <w:ins w:author="RAYLAN BRUNO SANTANA CARVALHO" w:date="2025-06-13T16:07:00Z" w16du:dateUtc="2025-06-13T16:07:47Z" w:id="249"/>
            </w:rPr>
          </w:rPrChange>
        </w:rPr>
      </w:pPr>
      <w:ins w:author="RAYLAN BRUNO SANTANA CARVALHO" w:date="2025-06-13T17:18:00Z" w:id="250">
        <w:r w:rsidRPr="70C60923">
          <w:rPr>
            <w:rFonts w:ascii="Times New Roman" w:hAnsi="Times New Roman" w:eastAsia="Times New Roman" w:cs="Times New Roman"/>
          </w:rPr>
          <w:t>A simulação</w:t>
        </w:r>
      </w:ins>
      <w:ins w:author="RAYLAN BRUNO SANTANA CARVALHO" w:date="2025-06-13T18:11:00Z" w:id="251">
        <w:r w:rsidRPr="70C60923" w:rsidR="4892D60B">
          <w:rPr>
            <w:rFonts w:ascii="Times New Roman" w:hAnsi="Times New Roman" w:eastAsia="Times New Roman" w:cs="Times New Roman"/>
          </w:rPr>
          <w:t xml:space="preserve"> de compra</w:t>
        </w:r>
      </w:ins>
      <w:ins w:author="RAYLAN BRUNO SANTANA CARVALHO" w:date="2025-06-13T17:18:00Z" w:id="252">
        <w:r w:rsidRPr="70C60923">
          <w:rPr>
            <w:rFonts w:ascii="Times New Roman" w:hAnsi="Times New Roman" w:eastAsia="Times New Roman" w:cs="Times New Roman"/>
          </w:rPr>
          <w:t xml:space="preserve"> será feita por uma API de pagamentos</w:t>
        </w:r>
      </w:ins>
      <w:ins w:author="RAYLAN BRUNO SANTANA CARVALHO" w:date="2025-06-13T18:11:00Z" w:id="253">
        <w:r w:rsidRPr="70C60923" w:rsidR="5774DAC2">
          <w:rPr>
            <w:rFonts w:ascii="Times New Roman" w:hAnsi="Times New Roman" w:eastAsia="Times New Roman" w:cs="Times New Roman"/>
          </w:rPr>
          <w:t>.</w:t>
        </w:r>
      </w:ins>
    </w:p>
    <w:p w:rsidR="00584D84" w:rsidP="0F56D97C" w:rsidRDefault="4A98798D" w14:paraId="51E22854" w14:textId="56334171">
      <w:pPr>
        <w:pStyle w:val="Title"/>
        <w:rPr>
          <w:ins w:author="RAYLAN BRUNO SANTANA CARVALHO" w:date="2025-06-13T16:56:00Z" w16du:dateUtc="2025-06-13T16:56:20Z" w:id="1629341557"/>
          <w:rFonts w:ascii="Times New Roman" w:hAnsi="Times New Roman" w:eastAsia="Times New Roman" w:cs="Times New Roman"/>
          <w:b w:val="1"/>
          <w:bCs w:val="1"/>
        </w:rPr>
        <w:pPrChange w:author="KAUAN GUILHERME ALVES PINHEIRO SANTOS" w:date="2025-06-14T01:53:39.983Z">
          <w:pPr/>
        </w:pPrChange>
      </w:pPr>
      <w:ins w:author="RAYLAN BRUNO SANTANA CARVALHO" w:date="2025-06-13T16:07:00Z" w:id="1042104029">
        <w:r w:rsidR="4A98798D">
          <w:t>3. REQUISITOS</w:t>
        </w:r>
      </w:ins>
    </w:p>
    <w:p w:rsidR="00584D84" w:rsidP="0F56D97C" w:rsidRDefault="527D2F59" w14:paraId="4E27CEA2" w14:textId="081EE50A">
      <w:pPr>
        <w:ind w:firstLine="708"/>
        <w:jc w:val="both"/>
        <w:rPr>
          <w:ins w:author="RAYLAN BRUNO SANTANA CARVALHO" w:date="2025-06-13T18:18:00Z" w16du:dateUtc="2025-06-13T18:18:54Z" w:id="944061453"/>
          <w:rFonts w:ascii="Times New Roman" w:hAnsi="Times New Roman" w:eastAsia="Times New Roman" w:cs="Times New Roman"/>
        </w:rPr>
        <w:pPrChange w:author="RAYLAN BRUNO SANTANA CARVALHO" w:date="2025-06-14T01:52:02.814Z">
          <w:pPr>
            <w:ind w:firstLine="708"/>
          </w:pPr>
        </w:pPrChange>
      </w:pPr>
      <w:ins w:author="RAYLAN BRUNO SANTANA CARVALHO" w:date="2025-06-13T16:56:00Z" w:id="1479482000">
        <w:r w:rsidRPr="0F56D97C" w:rsidR="527D2F59">
          <w:rPr>
            <w:rFonts w:ascii="Times New Roman" w:hAnsi="Times New Roman" w:eastAsia="Times New Roman" w:cs="Times New Roman"/>
          </w:rPr>
          <w:t>Requisitos são descrições das funcionalidades, comportamentos e restrições que um sistema deve atender para satisfazer as necessidades dos usuários e dos stakeholders. Eles servem como base para o desenvolvimento, testes e validação do software.</w:t>
        </w:r>
      </w:ins>
      <w:ins w:author="RAYLAN BRUNO SANTANA CARVALHO" w:date="2025-06-13T18:18:00Z" w:id="661147718">
        <w:r w:rsidRPr="0F56D97C" w:rsidR="4CF203F7">
          <w:rPr>
            <w:rFonts w:ascii="Times New Roman" w:hAnsi="Times New Roman" w:eastAsia="Times New Roman" w:cs="Times New Roman"/>
          </w:rPr>
          <w:t xml:space="preserve"> </w:t>
        </w:r>
      </w:ins>
    </w:p>
    <w:p w:rsidR="00584D84" w:rsidP="0F56D97C" w:rsidRDefault="00291C5A" w14:paraId="0053118E" w14:textId="30457EAC">
      <w:pPr>
        <w:spacing w:after="240"/>
        <w:jc w:val="both"/>
        <w:rPr>
          <w:ins w:author="RAYLAN BRUNO SANTANA CARVALHO" w:date="2025-06-13T18:21:00Z" w16du:dateUtc="2025-06-13T18:21:24Z" w:id="1567380298"/>
          <w:rFonts w:ascii="Times New Roman" w:hAnsi="Times New Roman" w:eastAsia="Times New Roman" w:cs="Times New Roman"/>
        </w:rPr>
        <w:pPrChange w:author="RAYLAN BRUNO SANTANA CARVALHO" w:date="2025-06-14T01:52:02.817Z" w:id="261">
          <w:pPr/>
        </w:pPrChange>
      </w:pPr>
      <w:ins w:author="RAYLAN BRUNO SANTANA CARVALHO" w:date="2025-06-13T18:18:00Z" w:id="262">
        <w:r>
          <w:tab/>
        </w:r>
        <w:r w:rsidRPr="0F56D97C" w:rsidR="4CF203F7">
          <w:rPr>
            <w:rFonts w:ascii="Times New Roman" w:hAnsi="Times New Roman" w:eastAsia="Times New Roman" w:cs="Times New Roman"/>
          </w:rPr>
          <w:t>N</w:t>
        </w:r>
      </w:ins>
      <w:ins w:author="RAYLAN BRUNO SANTANA CARVALHO" w:date="2025-06-13T18:19:00Z" w:id="1044336131">
        <w:r w:rsidRPr="0F56D97C" w:rsidR="4CF203F7">
          <w:rPr>
            <w:rFonts w:ascii="Times New Roman" w:hAnsi="Times New Roman" w:eastAsia="Times New Roman" w:cs="Times New Roman"/>
          </w:rPr>
          <w:t>as tabelas a seguir, cada requisito foi associado a uma prioridade</w:t>
        </w:r>
      </w:ins>
      <w:ins w:author="RAYLAN BRUNO SANTANA CARVALHO" w:date="2025-06-13T18:21:00Z" w:id="819166423">
        <w:r w:rsidRPr="0F56D97C" w:rsidR="26CD700A">
          <w:rPr>
            <w:rFonts w:ascii="Times New Roman" w:hAnsi="Times New Roman" w:eastAsia="Times New Roman" w:cs="Times New Roman"/>
          </w:rPr>
          <w:t>. A atribuição de níveis de prioridade aos requisitos — como alta, média e baixa — é fundamental para a gestão eficiente do desenvolvimento do sistema. Essa classificação permite que a equipe concentre seus esforços inicialmente nas funcionalidades essenciais (prioridade alta), que têm impacto direto na experiência do usuário ou são indispensáveis para o funcionamento mínimo do sistema.</w:t>
        </w:r>
      </w:ins>
    </w:p>
    <w:p w:rsidR="00584D84" w:rsidP="0F56D97C" w:rsidRDefault="26CD700A" w14:paraId="5044CACF" w14:textId="2439213D">
      <w:pPr>
        <w:spacing w:before="240" w:after="240"/>
        <w:ind w:firstLine="708"/>
        <w:jc w:val="both"/>
        <w:rPr>
          <w:ins w:author="RAYLAN BRUNO SANTANA CARVALHO" w:date="2025-06-13T18:21:00Z" w16du:dateUtc="2025-06-13T18:21:24Z" w:id="79845188"/>
          <w:rFonts w:ascii="Times New Roman" w:hAnsi="Times New Roman" w:eastAsia="Times New Roman" w:cs="Times New Roman"/>
        </w:rPr>
        <w:pPrChange w:author="RAYLAN BRUNO SANTANA CARVALHO" w:date="2025-06-14T01:52:02.818Z" w:id="266">
          <w:pPr/>
        </w:pPrChange>
      </w:pPr>
      <w:ins w:author="RAYLAN BRUNO SANTANA CARVALHO" w:date="2025-06-13T18:21:00Z" w:id="1516403724">
        <w:r w:rsidRPr="0F56D97C" w:rsidR="26CD700A">
          <w:rPr>
            <w:rFonts w:ascii="Times New Roman" w:hAnsi="Times New Roman" w:eastAsia="Times New Roman" w:cs="Times New Roman"/>
          </w:rPr>
          <w:t>Os requisitos de prioridade média geralmente envolvem funcionalidades importantes, mas que podem ser implementadas em uma segunda etapa, após o núcleo do sistema estar estável. Já os de baixa prioridade incluem melhorias ou recursos complementares, que podem ser planejados para versões futuras, conforme o tempo, orçamento e feedback dos usuários.</w:t>
        </w:r>
      </w:ins>
    </w:p>
    <w:p w:rsidRPr="00584D84" w:rsidR="00584D84" w:rsidP="0F56D97C" w:rsidRDefault="26CD700A" w14:paraId="4CDE1121" w14:textId="70F5D1B3">
      <w:pPr>
        <w:spacing w:before="240" w:after="240"/>
        <w:ind w:firstLine="708"/>
        <w:jc w:val="both"/>
        <w:rPr>
          <w:ins w:author="RAYLAN BRUNO SANTANA CARVALHO" w:date="2025-06-13T16:07:00Z" w16du:dateUtc="2025-06-13T16:07:47Z" w:id="1828122462"/>
          <w:rFonts w:ascii="Times New Roman" w:hAnsi="Times New Roman" w:eastAsia="Times New Roman" w:cs="Times New Roman"/>
          <w:rPrChange w:author="RAYLAN BRUNO SANTANA CARVALHO" w:date="2025-06-13T16:56:00Z" w:id="1384026770">
            <w:rPr>
              <w:ins w:author="RAYLAN BRUNO SANTANA CARVALHO" w:date="2025-06-13T16:07:00Z" w16du:dateUtc="2025-06-13T16:07:47Z" w:id="978926800"/>
            </w:rPr>
          </w:rPrChange>
        </w:rPr>
        <w:pPrChange w:author="RAYLAN BRUNO SANTANA CARVALHO" w:date="2025-06-14T01:52:02.82Z" w:id="271">
          <w:pPr/>
        </w:pPrChange>
      </w:pPr>
      <w:ins w:author="RAYLAN BRUNO SANTANA CARVALHO" w:date="2025-06-13T18:21:00Z" w:id="1256912222">
        <w:r w:rsidRPr="0F56D97C" w:rsidR="26CD700A">
          <w:rPr>
            <w:rFonts w:ascii="Times New Roman" w:hAnsi="Times New Roman" w:eastAsia="Times New Roman" w:cs="Times New Roman"/>
          </w:rPr>
          <w:t>Essa organização facilita o planejamento de entregas (releases), gerenciamento de riscos e o uso mais eficiente dos recursos da equipe, além de permitir que um produto viável (MVP) seja entregue mais rapidamente, validando a solução junto ao público antes de evoluções mais complexas.</w:t>
        </w:r>
      </w:ins>
    </w:p>
    <w:p w:rsidR="00584D84" w:rsidP="0F56D97C" w:rsidRDefault="4A98798D" w14:paraId="2EEB5575" w14:textId="16481368">
      <w:pPr>
        <w:pStyle w:val="Title"/>
        <w:rPr>
          <w:ins w:author="RAYLAN BRUNO SANTANA CARVALHO" w:date="2025-06-13T18:15:00Z" w16du:dateUtc="2025-06-13T18:15:22Z" w:id="384428815"/>
          <w:rFonts w:ascii="Times New Roman" w:hAnsi="Times New Roman" w:eastAsia="Times New Roman" w:cs="Times New Roman"/>
          <w:b w:val="1"/>
          <w:bCs w:val="1"/>
        </w:rPr>
        <w:pPrChange w:author="KAUAN GUILHERME ALVES PINHEIRO SANTOS" w:date="2025-06-14T01:53:46.406Z">
          <w:pPr/>
        </w:pPrChange>
      </w:pPr>
      <w:ins w:author="RAYLAN BRUNO SANTANA CARVALHO" w:date="2025-06-13T16:07:00Z" w:id="186489461">
        <w:r w:rsidR="4A98798D">
          <w:t>3.1 REQUISITOS FUNCIONAIS (RF)</w:t>
        </w:r>
      </w:ins>
    </w:p>
    <w:p w:rsidRPr="00584D84" w:rsidR="00584D84" w:rsidRDefault="058DC6A0" w14:paraId="64BFEFE2" w14:textId="3234B87C">
      <w:pPr>
        <w:jc w:val="center"/>
        <w:rPr>
          <w:ins w:author="RAYLAN BRUNO SANTANA CARVALHO" w:date="2025-06-13T16:36:00Z" w16du:dateUtc="2025-06-13T16:36:32Z" w:id="276"/>
          <w:rFonts w:ascii="Times New Roman" w:hAnsi="Times New Roman" w:eastAsia="Times New Roman" w:cs="Times New Roman"/>
          <w:rPrChange w:author="RAYLAN BRUNO SANTANA CARVALHO" w:date="2025-06-13T18:15:00Z" w:id="277">
            <w:rPr>
              <w:ins w:author="RAYLAN BRUNO SANTANA CARVALHO" w:date="2025-06-13T16:36:00Z" w16du:dateUtc="2025-06-13T16:36:32Z" w:id="278"/>
              <w:rFonts w:ascii="Times New Roman" w:hAnsi="Times New Roman" w:eastAsia="Times New Roman" w:cs="Times New Roman"/>
              <w:b/>
              <w:bCs/>
            </w:rPr>
          </w:rPrChange>
        </w:rPr>
        <w:pPrChange w:author="RAYLAN BRUNO SANTANA CARVALHO" w:date="2025-06-13T18:15:00Z" w:id="279">
          <w:pPr/>
        </w:pPrChange>
      </w:pPr>
      <w:ins w:author="RAYLAN BRUNO SANTANA CARVALHO" w:date="2025-06-13T18:15:00Z" w:id="280">
        <w:r w:rsidRPr="70C60923">
          <w:rPr>
            <w:rFonts w:ascii="Times New Roman" w:hAnsi="Times New Roman" w:eastAsia="Times New Roman" w:cs="Times New Roman"/>
          </w:rPr>
          <w:t>Tabela 1 – Requisitos Funcionais</w:t>
        </w:r>
      </w:ins>
    </w:p>
    <w:tbl>
      <w:tblPr>
        <w:tblStyle w:val="TableGrid"/>
        <w:tblW w:w="9015" w:type="dxa"/>
        <w:jc w:val="center"/>
        <w:tblLayout w:type="fixed"/>
        <w:tblLook w:val="06A0" w:firstRow="1" w:lastRow="0" w:firstColumn="1" w:lastColumn="0" w:noHBand="1" w:noVBand="1"/>
        <w:tblPrChange w:author="RAYLAN BRUNO SANTANA CARVALHO" w:date="2025-06-13T19:19:00Z" w:id="281">
          <w:tblPr>
            <w:tblStyle w:val="TableGrid"/>
            <w:tblW w:w="0" w:type="nil"/>
            <w:tblLook w:val="06A0" w:firstRow="1" w:lastRow="0" w:firstColumn="1" w:lastColumn="0" w:noHBand="1" w:noVBand="1"/>
          </w:tblPr>
        </w:tblPrChange>
      </w:tblPr>
      <w:tblGrid>
        <w:gridCol w:w="1170"/>
        <w:gridCol w:w="6420"/>
        <w:gridCol w:w="1425"/>
        <w:tblGridChange w:id="282">
          <w:tblGrid>
            <w:gridCol w:w="1170"/>
            <w:gridCol w:w="1835"/>
            <w:gridCol w:w="3005"/>
            <w:gridCol w:w="1580"/>
            <w:gridCol w:w="1425"/>
          </w:tblGrid>
        </w:tblGridChange>
      </w:tblGrid>
      <w:tr w:rsidR="70C60923" w:rsidTr="0DEB2852" w14:paraId="6BD14E10" w14:textId="77777777">
        <w:trPr>
          <w:trHeight w:val="300"/>
          <w:jc w:val="center"/>
          <w:ins w:author="RAYLAN BRUNO SANTANA CARVALHO" w:date="2025-06-13T16:45:00Z" w:id="283"/>
          <w:trPrChange w:author="RAYLAN BRUNO SANTANA CARVALHO" w:date="2025-06-13T19:19:00Z" w:id="284">
            <w:trPr>
              <w:trHeight w:val="300"/>
            </w:trPr>
          </w:trPrChange>
        </w:trPr>
        <w:tc>
          <w:tcPr>
            <w:tcW w:w="1170" w:type="dxa"/>
            <w:vAlign w:val="center"/>
            <w:tcPrChange w:author="RAYLAN BRUNO SANTANA CARVALHO" w:date="2025-06-13T19:19:00Z" w:id="285">
              <w:tcPr>
                <w:tcW w:w="3005" w:type="dxa"/>
                <w:gridSpan w:val="2"/>
              </w:tcPr>
            </w:tcPrChange>
          </w:tcPr>
          <w:p w:rsidR="0DBD22C9" w:rsidP="70C60923" w:rsidRDefault="0DBD22C9" w14:paraId="181B0983" w14:textId="4E4276DA">
            <w:pPr>
              <w:jc w:val="center"/>
              <w:rPr>
                <w:rFonts w:ascii="Times New Roman" w:hAnsi="Times New Roman" w:eastAsia="Times New Roman" w:cs="Times New Roman"/>
                <w:b/>
                <w:bCs/>
              </w:rPr>
            </w:pPr>
            <w:ins w:author="RAYLAN BRUNO SANTANA CARVALHO" w:date="2025-06-13T16:46:00Z" w:id="286">
              <w:r w:rsidRPr="70C60923">
                <w:rPr>
                  <w:rFonts w:ascii="Times New Roman" w:hAnsi="Times New Roman" w:eastAsia="Times New Roman" w:cs="Times New Roman"/>
                  <w:b/>
                  <w:bCs/>
                  <w:rPrChange w:author="RAYLAN BRUNO SANTANA CARVALHO" w:date="2025-06-13T17:04:00Z" w:id="287">
                    <w:rPr>
                      <w:rFonts w:ascii="Times New Roman" w:hAnsi="Times New Roman" w:eastAsia="Times New Roman" w:cs="Times New Roman"/>
                    </w:rPr>
                  </w:rPrChange>
                </w:rPr>
                <w:t>Código</w:t>
              </w:r>
            </w:ins>
          </w:p>
        </w:tc>
        <w:tc>
          <w:tcPr>
            <w:tcW w:w="6420" w:type="dxa"/>
            <w:vAlign w:val="center"/>
            <w:tcPrChange w:author="RAYLAN BRUNO SANTANA CARVALHO" w:date="2025-06-13T19:19:00Z" w:id="288">
              <w:tcPr>
                <w:tcW w:w="3005" w:type="dxa"/>
              </w:tcPr>
            </w:tcPrChange>
          </w:tcPr>
          <w:p w:rsidR="0DBD22C9" w:rsidP="70C60923" w:rsidRDefault="0DBD22C9" w14:paraId="7AB25CC1" w14:textId="7BC65F88">
            <w:pPr>
              <w:jc w:val="center"/>
              <w:rPr>
                <w:rFonts w:ascii="Times New Roman" w:hAnsi="Times New Roman" w:eastAsia="Times New Roman" w:cs="Times New Roman"/>
                <w:b/>
                <w:bCs/>
              </w:rPr>
            </w:pPr>
            <w:ins w:author="RAYLAN BRUNO SANTANA CARVALHO" w:date="2025-06-13T16:46:00Z" w:id="289">
              <w:r w:rsidRPr="70C60923">
                <w:rPr>
                  <w:rFonts w:ascii="Times New Roman" w:hAnsi="Times New Roman" w:eastAsia="Times New Roman" w:cs="Times New Roman"/>
                  <w:b/>
                  <w:bCs/>
                  <w:rPrChange w:author="RAYLAN BRUNO SANTANA CARVALHO" w:date="2025-06-13T17:04:00Z" w:id="290">
                    <w:rPr>
                      <w:rFonts w:ascii="Times New Roman" w:hAnsi="Times New Roman" w:eastAsia="Times New Roman" w:cs="Times New Roman"/>
                    </w:rPr>
                  </w:rPrChange>
                </w:rPr>
                <w:t>Descrição</w:t>
              </w:r>
            </w:ins>
          </w:p>
        </w:tc>
        <w:tc>
          <w:tcPr>
            <w:tcW w:w="1425" w:type="dxa"/>
            <w:vAlign w:val="center"/>
            <w:tcPrChange w:author="RAYLAN BRUNO SANTANA CARVALHO" w:date="2025-06-13T19:19:00Z" w:id="291">
              <w:tcPr>
                <w:tcW w:w="3005" w:type="dxa"/>
                <w:gridSpan w:val="2"/>
              </w:tcPr>
            </w:tcPrChange>
          </w:tcPr>
          <w:p w:rsidR="0DBD22C9" w:rsidP="70C60923" w:rsidRDefault="0DBD22C9" w14:paraId="108F4000" w14:textId="0DBAD227">
            <w:pPr>
              <w:jc w:val="center"/>
              <w:rPr>
                <w:rFonts w:ascii="Times New Roman" w:hAnsi="Times New Roman" w:eastAsia="Times New Roman" w:cs="Times New Roman"/>
                <w:b/>
                <w:bCs/>
              </w:rPr>
            </w:pPr>
            <w:ins w:author="RAYLAN BRUNO SANTANA CARVALHO" w:date="2025-06-13T16:46:00Z" w:id="292">
              <w:r w:rsidRPr="70C60923">
                <w:rPr>
                  <w:rFonts w:ascii="Times New Roman" w:hAnsi="Times New Roman" w:eastAsia="Times New Roman" w:cs="Times New Roman"/>
                  <w:b/>
                  <w:bCs/>
                  <w:rPrChange w:author="RAYLAN BRUNO SANTANA CARVALHO" w:date="2025-06-13T17:04:00Z" w:id="293">
                    <w:rPr>
                      <w:rFonts w:ascii="Times New Roman" w:hAnsi="Times New Roman" w:eastAsia="Times New Roman" w:cs="Times New Roman"/>
                    </w:rPr>
                  </w:rPrChange>
                </w:rPr>
                <w:t>Prioridade</w:t>
              </w:r>
            </w:ins>
          </w:p>
        </w:tc>
      </w:tr>
      <w:tr w:rsidR="70C60923" w:rsidTr="0DEB2852" w14:paraId="1C173CAF" w14:textId="77777777">
        <w:trPr>
          <w:trHeight w:val="300"/>
          <w:jc w:val="center"/>
          <w:ins w:author="RAYLAN BRUNO SANTANA CARVALHO" w:date="2025-06-13T16:45:00Z" w:id="294"/>
          <w:trPrChange w:author="RAYLAN BRUNO SANTANA CARVALHO" w:date="2025-06-13T19:19:00Z" w:id="295">
            <w:trPr>
              <w:trHeight w:val="300"/>
            </w:trPr>
          </w:trPrChange>
        </w:trPr>
        <w:tc>
          <w:tcPr>
            <w:tcW w:w="1170" w:type="dxa"/>
            <w:vAlign w:val="center"/>
            <w:tcPrChange w:author="RAYLAN BRUNO SANTANA CARVALHO" w:date="2025-06-13T19:19:00Z" w:id="296">
              <w:tcPr>
                <w:tcW w:w="3005" w:type="dxa"/>
                <w:gridSpan w:val="2"/>
              </w:tcPr>
            </w:tcPrChange>
          </w:tcPr>
          <w:p w:rsidR="0DBD22C9" w:rsidP="70C60923" w:rsidRDefault="0DBD22C9" w14:paraId="40B5F5ED" w14:textId="096799FE">
            <w:pPr>
              <w:rPr>
                <w:rFonts w:ascii="Times New Roman" w:hAnsi="Times New Roman" w:eastAsia="Times New Roman" w:cs="Times New Roman"/>
              </w:rPr>
            </w:pPr>
            <w:ins w:author="RAYLAN BRUNO SANTANA CARVALHO" w:date="2025-06-13T16:46:00Z" w:id="297">
              <w:r w:rsidRPr="70C60923">
                <w:rPr>
                  <w:rFonts w:ascii="Times New Roman" w:hAnsi="Times New Roman" w:eastAsia="Times New Roman" w:cs="Times New Roman"/>
                </w:rPr>
                <w:t>RF01</w:t>
              </w:r>
            </w:ins>
          </w:p>
        </w:tc>
        <w:tc>
          <w:tcPr>
            <w:tcW w:w="6420" w:type="dxa"/>
            <w:vAlign w:val="center"/>
            <w:tcPrChange w:author="RAYLAN BRUNO SANTANA CARVALHO" w:date="2025-06-13T19:19:00Z" w:id="298">
              <w:tcPr>
                <w:tcW w:w="3005" w:type="dxa"/>
              </w:tcPr>
            </w:tcPrChange>
          </w:tcPr>
          <w:p w:rsidR="46103277" w:rsidRDefault="46103277" w14:paraId="3017D964" w14:textId="6D07702E">
            <w:pPr>
              <w:rPr>
                <w:rFonts w:ascii="Times New Roman" w:hAnsi="Times New Roman" w:eastAsia="Times New Roman" w:cs="Times New Roman"/>
                <w:rPrChange w:author="RAYLAN BRUNO SANTANA CARVALHO" w:date="2025-06-13T17:02:00Z" w:id="299">
                  <w:rPr>
                    <w:rFonts w:ascii="Times New Roman" w:hAnsi="Times New Roman" w:eastAsia="Times New Roman" w:cs="Times New Roman"/>
                    <w:sz w:val="22"/>
                    <w:szCs w:val="22"/>
                  </w:rPr>
                </w:rPrChange>
              </w:rPr>
            </w:pPr>
            <w:ins w:author="RAYLAN BRUNO SANTANA CARVALHO" w:date="2025-06-13T16:59:00Z" w:id="300">
              <w:r w:rsidRPr="70C60923">
                <w:rPr>
                  <w:rFonts w:ascii="Times New Roman" w:hAnsi="Times New Roman" w:eastAsia="Times New Roman" w:cs="Times New Roman"/>
                  <w:rPrChange w:author="RAYLAN BRUNO SANTANA CARVALHO" w:date="2025-06-13T17:02:00Z" w:id="301">
                    <w:rPr>
                      <w:rFonts w:ascii="Times New Roman" w:hAnsi="Times New Roman" w:eastAsia="Times New Roman" w:cs="Times New Roman"/>
                      <w:sz w:val="22"/>
                      <w:szCs w:val="22"/>
                    </w:rPr>
                  </w:rPrChange>
                </w:rPr>
                <w:t>O sistema deve p</w:t>
              </w:r>
            </w:ins>
            <w:ins w:author="RAYLAN BRUNO SANTANA CARVALHO" w:date="2025-06-13T16:48:00Z" w:id="302">
              <w:r w:rsidRPr="70C60923" w:rsidR="091CC48E">
                <w:rPr>
                  <w:rFonts w:ascii="Times New Roman" w:hAnsi="Times New Roman" w:eastAsia="Times New Roman" w:cs="Times New Roman"/>
                  <w:rPrChange w:author="RAYLAN BRUNO SANTANA CARVALHO" w:date="2025-06-13T17:02:00Z" w:id="303">
                    <w:rPr>
                      <w:rFonts w:ascii="Times New Roman" w:hAnsi="Times New Roman" w:eastAsia="Times New Roman" w:cs="Times New Roman"/>
                      <w:sz w:val="22"/>
                      <w:szCs w:val="22"/>
                    </w:rPr>
                  </w:rPrChange>
                </w:rPr>
                <w:t>ermitir pesquisa de voos por origem, destino, datas e filtros.</w:t>
              </w:r>
            </w:ins>
          </w:p>
        </w:tc>
        <w:tc>
          <w:tcPr>
            <w:tcW w:w="1425" w:type="dxa"/>
            <w:vAlign w:val="center"/>
            <w:tcPrChange w:author="RAYLAN BRUNO SANTANA CARVALHO" w:date="2025-06-13T19:19:00Z" w:id="304">
              <w:tcPr>
                <w:tcW w:w="3005" w:type="dxa"/>
                <w:gridSpan w:val="2"/>
              </w:tcPr>
            </w:tcPrChange>
          </w:tcPr>
          <w:p w:rsidR="4A760374" w:rsidP="70C60923" w:rsidRDefault="4A760374" w14:paraId="7916710E" w14:textId="7121155A">
            <w:pPr>
              <w:rPr>
                <w:rFonts w:ascii="Times New Roman" w:hAnsi="Times New Roman" w:eastAsia="Times New Roman" w:cs="Times New Roman"/>
              </w:rPr>
            </w:pPr>
            <w:ins w:author="RAYLAN BRUNO SANTANA CARVALHO" w:date="2025-06-13T16:52:00Z" w:id="305">
              <w:r w:rsidRPr="70C60923">
                <w:rPr>
                  <w:rFonts w:ascii="Times New Roman" w:hAnsi="Times New Roman" w:eastAsia="Times New Roman" w:cs="Times New Roman"/>
                </w:rPr>
                <w:t>Alta</w:t>
              </w:r>
            </w:ins>
          </w:p>
        </w:tc>
      </w:tr>
      <w:tr w:rsidR="70C60923" w:rsidTr="0DEB2852" w14:paraId="18BB7439" w14:textId="77777777">
        <w:trPr>
          <w:trHeight w:val="300"/>
          <w:jc w:val="center"/>
          <w:ins w:author="RAYLAN BRUNO SANTANA CARVALHO" w:date="2025-06-13T16:45:00Z" w:id="306"/>
          <w:trPrChange w:author="RAYLAN BRUNO SANTANA CARVALHO" w:date="2025-06-13T19:19:00Z" w:id="307">
            <w:trPr>
              <w:trHeight w:val="300"/>
            </w:trPr>
          </w:trPrChange>
        </w:trPr>
        <w:tc>
          <w:tcPr>
            <w:tcW w:w="1170" w:type="dxa"/>
            <w:vAlign w:val="center"/>
            <w:tcPrChange w:author="RAYLAN BRUNO SANTANA CARVALHO" w:date="2025-06-13T19:19:00Z" w:id="308">
              <w:tcPr>
                <w:tcW w:w="3005" w:type="dxa"/>
                <w:gridSpan w:val="2"/>
              </w:tcPr>
            </w:tcPrChange>
          </w:tcPr>
          <w:p w:rsidR="0DBD22C9" w:rsidP="70C60923" w:rsidRDefault="0DBD22C9" w14:paraId="75BBD15C" w14:textId="5E5F61EA">
            <w:pPr>
              <w:rPr>
                <w:rFonts w:ascii="Times New Roman" w:hAnsi="Times New Roman" w:eastAsia="Times New Roman" w:cs="Times New Roman"/>
              </w:rPr>
            </w:pPr>
            <w:ins w:author="RAYLAN BRUNO SANTANA CARVALHO" w:date="2025-06-13T16:46:00Z" w:id="309">
              <w:r w:rsidRPr="70C60923">
                <w:rPr>
                  <w:rFonts w:ascii="Times New Roman" w:hAnsi="Times New Roman" w:eastAsia="Times New Roman" w:cs="Times New Roman"/>
                </w:rPr>
                <w:t>RF0</w:t>
              </w:r>
            </w:ins>
            <w:ins w:author="RAYLAN BRUNO SANTANA CARVALHO" w:date="2025-06-13T16:48:00Z" w:id="310">
              <w:r w:rsidRPr="70C60923">
                <w:rPr>
                  <w:rFonts w:ascii="Times New Roman" w:hAnsi="Times New Roman" w:eastAsia="Times New Roman" w:cs="Times New Roman"/>
                </w:rPr>
                <w:t>2</w:t>
              </w:r>
            </w:ins>
          </w:p>
        </w:tc>
        <w:tc>
          <w:tcPr>
            <w:tcW w:w="6420" w:type="dxa"/>
            <w:vAlign w:val="center"/>
            <w:tcPrChange w:author="RAYLAN BRUNO SANTANA CARVALHO" w:date="2025-06-13T19:19:00Z" w:id="311">
              <w:tcPr>
                <w:tcW w:w="3005" w:type="dxa"/>
              </w:tcPr>
            </w:tcPrChange>
          </w:tcPr>
          <w:p w:rsidR="5D4E8544" w:rsidRDefault="5D4E8544" w14:paraId="064DC6ED" w14:textId="2755AED6">
            <w:pPr>
              <w:rPr>
                <w:rFonts w:ascii="Times New Roman" w:hAnsi="Times New Roman" w:eastAsia="Times New Roman" w:cs="Times New Roman"/>
                <w:rPrChange w:author="RAYLAN BRUNO SANTANA CARVALHO" w:date="2025-06-13T17:02:00Z" w:id="312">
                  <w:rPr>
                    <w:rFonts w:ascii="Times New Roman" w:hAnsi="Times New Roman" w:eastAsia="Times New Roman" w:cs="Times New Roman"/>
                    <w:sz w:val="22"/>
                    <w:szCs w:val="22"/>
                  </w:rPr>
                </w:rPrChange>
              </w:rPr>
            </w:pPr>
            <w:ins w:author="RAYLAN BRUNO SANTANA CARVALHO" w:date="2025-06-13T17:00:00Z" w:id="313">
              <w:r w:rsidRPr="70C60923">
                <w:rPr>
                  <w:rFonts w:ascii="Times New Roman" w:hAnsi="Times New Roman" w:eastAsia="Times New Roman" w:cs="Times New Roman"/>
                  <w:rPrChange w:author="RAYLAN BRUNO SANTANA CARVALHO" w:date="2025-06-13T17:02:00Z" w:id="314">
                    <w:rPr>
                      <w:rFonts w:ascii="Times New Roman" w:hAnsi="Times New Roman" w:eastAsia="Times New Roman" w:cs="Times New Roman"/>
                      <w:sz w:val="22"/>
                      <w:szCs w:val="22"/>
                    </w:rPr>
                  </w:rPrChange>
                </w:rPr>
                <w:t xml:space="preserve">O sistema deve </w:t>
              </w:r>
            </w:ins>
            <w:ins w:author="RAYLAN BRUNO SANTANA CARVALHO" w:date="2025-06-13T16:48:00Z" w:id="315">
              <w:r w:rsidRPr="70C60923" w:rsidR="0D53D63E">
                <w:rPr>
                  <w:rFonts w:ascii="Times New Roman" w:hAnsi="Times New Roman" w:eastAsia="Times New Roman" w:cs="Times New Roman"/>
                  <w:rPrChange w:author="RAYLAN BRUNO SANTANA CARVALHO" w:date="2025-06-13T17:02:00Z" w:id="316">
                    <w:rPr>
                      <w:rFonts w:ascii="Times New Roman" w:hAnsi="Times New Roman" w:eastAsia="Times New Roman" w:cs="Times New Roman"/>
                      <w:sz w:val="22"/>
                      <w:szCs w:val="22"/>
                    </w:rPr>
                  </w:rPrChange>
                </w:rPr>
                <w:t>oferecer recomendações personalizadas de voos e destinos com base no histórico.</w:t>
              </w:r>
            </w:ins>
          </w:p>
        </w:tc>
        <w:tc>
          <w:tcPr>
            <w:tcW w:w="1425" w:type="dxa"/>
            <w:vAlign w:val="center"/>
            <w:tcPrChange w:author="RAYLAN BRUNO SANTANA CARVALHO" w:date="2025-06-13T19:19:00Z" w:id="317">
              <w:tcPr>
                <w:tcW w:w="3005" w:type="dxa"/>
                <w:gridSpan w:val="2"/>
              </w:tcPr>
            </w:tcPrChange>
          </w:tcPr>
          <w:p w:rsidR="33106734" w:rsidP="70C60923" w:rsidRDefault="33106734" w14:paraId="60391FE2" w14:textId="2642588D">
            <w:pPr>
              <w:rPr>
                <w:rFonts w:ascii="Times New Roman" w:hAnsi="Times New Roman" w:eastAsia="Times New Roman" w:cs="Times New Roman"/>
              </w:rPr>
            </w:pPr>
            <w:ins w:author="RAYLAN BRUNO SANTANA CARVALHO" w:date="2025-06-13T16:52:00Z" w:id="318">
              <w:r w:rsidRPr="70C60923">
                <w:rPr>
                  <w:rFonts w:ascii="Times New Roman" w:hAnsi="Times New Roman" w:eastAsia="Times New Roman" w:cs="Times New Roman"/>
                </w:rPr>
                <w:t>Baixa</w:t>
              </w:r>
            </w:ins>
          </w:p>
        </w:tc>
      </w:tr>
      <w:tr w:rsidR="70C60923" w:rsidTr="0DEB2852" w14:paraId="569DD6F8" w14:textId="77777777">
        <w:trPr>
          <w:trHeight w:val="300"/>
          <w:jc w:val="center"/>
          <w:ins w:author="RAYLAN BRUNO SANTANA CARVALHO" w:date="2025-06-13T16:45:00Z" w:id="319"/>
          <w:trPrChange w:author="RAYLAN BRUNO SANTANA CARVALHO" w:date="2025-06-13T19:19:00Z" w:id="320">
            <w:trPr>
              <w:trHeight w:val="300"/>
            </w:trPr>
          </w:trPrChange>
        </w:trPr>
        <w:tc>
          <w:tcPr>
            <w:tcW w:w="1170" w:type="dxa"/>
            <w:vAlign w:val="center"/>
            <w:tcPrChange w:author="RAYLAN BRUNO SANTANA CARVALHO" w:date="2025-06-13T19:19:00Z" w:id="321">
              <w:tcPr>
                <w:tcW w:w="3005" w:type="dxa"/>
                <w:gridSpan w:val="2"/>
              </w:tcPr>
            </w:tcPrChange>
          </w:tcPr>
          <w:p w:rsidR="0DBD22C9" w:rsidP="70C60923" w:rsidRDefault="0DBD22C9" w14:paraId="60E486AB" w14:textId="6A06A56F">
            <w:pPr>
              <w:rPr>
                <w:rFonts w:ascii="Times New Roman" w:hAnsi="Times New Roman" w:eastAsia="Times New Roman" w:cs="Times New Roman"/>
              </w:rPr>
            </w:pPr>
            <w:ins w:author="RAYLAN BRUNO SANTANA CARVALHO" w:date="2025-06-13T16:46:00Z" w:id="322">
              <w:r w:rsidRPr="70C60923">
                <w:rPr>
                  <w:rFonts w:ascii="Times New Roman" w:hAnsi="Times New Roman" w:eastAsia="Times New Roman" w:cs="Times New Roman"/>
                </w:rPr>
                <w:t>RF0</w:t>
              </w:r>
            </w:ins>
            <w:ins w:author="RAYLAN BRUNO SANTANA CARVALHO" w:date="2025-06-13T16:47:00Z" w:id="323">
              <w:r w:rsidRPr="70C60923">
                <w:rPr>
                  <w:rFonts w:ascii="Times New Roman" w:hAnsi="Times New Roman" w:eastAsia="Times New Roman" w:cs="Times New Roman"/>
                </w:rPr>
                <w:t>3</w:t>
              </w:r>
            </w:ins>
          </w:p>
        </w:tc>
        <w:tc>
          <w:tcPr>
            <w:tcW w:w="6420" w:type="dxa"/>
            <w:vAlign w:val="center"/>
            <w:tcPrChange w:author="RAYLAN BRUNO SANTANA CARVALHO" w:date="2025-06-13T19:19:00Z" w:id="324">
              <w:tcPr>
                <w:tcW w:w="3005" w:type="dxa"/>
              </w:tcPr>
            </w:tcPrChange>
          </w:tcPr>
          <w:p w:rsidR="79EDA950" w:rsidRDefault="79EDA950" w14:paraId="14174F37" w14:textId="35B27CBB">
            <w:pPr>
              <w:rPr>
                <w:rFonts w:ascii="Times New Roman" w:hAnsi="Times New Roman" w:eastAsia="Times New Roman" w:cs="Times New Roman"/>
                <w:rPrChange w:author="RAYLAN BRUNO SANTANA CARVALHO" w:date="2025-06-13T17:02:00Z" w:id="325">
                  <w:rPr>
                    <w:rFonts w:ascii="Times New Roman" w:hAnsi="Times New Roman" w:eastAsia="Times New Roman" w:cs="Times New Roman"/>
                    <w:sz w:val="22"/>
                    <w:szCs w:val="22"/>
                  </w:rPr>
                </w:rPrChange>
              </w:rPr>
            </w:pPr>
            <w:ins w:author="RAYLAN BRUNO SANTANA CARVALHO" w:date="2025-06-13T17:00:00Z" w:id="326">
              <w:r w:rsidRPr="70C60923">
                <w:rPr>
                  <w:rFonts w:ascii="Times New Roman" w:hAnsi="Times New Roman" w:eastAsia="Times New Roman" w:cs="Times New Roman"/>
                  <w:rPrChange w:author="RAYLAN BRUNO SANTANA CARVALHO" w:date="2025-06-13T17:02:00Z" w:id="327">
                    <w:rPr>
                      <w:rFonts w:ascii="Times New Roman" w:hAnsi="Times New Roman" w:eastAsia="Times New Roman" w:cs="Times New Roman"/>
                      <w:sz w:val="22"/>
                      <w:szCs w:val="22"/>
                    </w:rPr>
                  </w:rPrChange>
                </w:rPr>
                <w:t xml:space="preserve">O sistema deve permitir a </w:t>
              </w:r>
            </w:ins>
            <w:ins w:author="RAYLAN BRUNO SANTANA CARVALHO" w:date="2025-06-13T16:49:00Z" w:id="328">
              <w:r w:rsidRPr="70C60923" w:rsidR="1A644EC0">
                <w:rPr>
                  <w:rFonts w:ascii="Times New Roman" w:hAnsi="Times New Roman" w:eastAsia="Times New Roman" w:cs="Times New Roman"/>
                  <w:rPrChange w:author="RAYLAN BRUNO SANTANA CARVALHO" w:date="2025-06-13T17:02:00Z" w:id="329">
                    <w:rPr>
                      <w:rFonts w:ascii="Times New Roman" w:hAnsi="Times New Roman" w:eastAsia="Times New Roman" w:cs="Times New Roman"/>
                      <w:sz w:val="22"/>
                      <w:szCs w:val="22"/>
                    </w:rPr>
                  </w:rPrChange>
                </w:rPr>
                <w:t>compra rápida com preenchimento inteligente de dados.</w:t>
              </w:r>
            </w:ins>
          </w:p>
        </w:tc>
        <w:tc>
          <w:tcPr>
            <w:tcW w:w="1425" w:type="dxa"/>
            <w:vAlign w:val="center"/>
            <w:tcPrChange w:author="RAYLAN BRUNO SANTANA CARVALHO" w:date="2025-06-13T19:19:00Z" w:id="330">
              <w:tcPr>
                <w:tcW w:w="3005" w:type="dxa"/>
                <w:gridSpan w:val="2"/>
              </w:tcPr>
            </w:tcPrChange>
          </w:tcPr>
          <w:p w:rsidR="775376C8" w:rsidP="70C60923" w:rsidRDefault="775376C8" w14:paraId="453A3B27" w14:textId="7C3F4E19">
            <w:pPr>
              <w:rPr>
                <w:rFonts w:ascii="Times New Roman" w:hAnsi="Times New Roman" w:eastAsia="Times New Roman" w:cs="Times New Roman"/>
              </w:rPr>
            </w:pPr>
            <w:ins w:author="RAYLAN BRUNO SANTANA CARVALHO" w:date="2025-06-13T16:52:00Z" w:id="331">
              <w:r w:rsidRPr="70C60923">
                <w:rPr>
                  <w:rFonts w:ascii="Times New Roman" w:hAnsi="Times New Roman" w:eastAsia="Times New Roman" w:cs="Times New Roman"/>
                </w:rPr>
                <w:t>M</w:t>
              </w:r>
            </w:ins>
            <w:ins w:author="RAYLAN BRUNO SANTANA CARVALHO" w:date="2025-06-13T16:53:00Z" w:id="332">
              <w:r w:rsidRPr="70C60923">
                <w:rPr>
                  <w:rFonts w:ascii="Times New Roman" w:hAnsi="Times New Roman" w:eastAsia="Times New Roman" w:cs="Times New Roman"/>
                </w:rPr>
                <w:t>édia</w:t>
              </w:r>
            </w:ins>
          </w:p>
        </w:tc>
      </w:tr>
      <w:tr w:rsidR="70C60923" w:rsidTr="0DEB2852" w14:paraId="62643C31" w14:textId="77777777">
        <w:trPr>
          <w:trHeight w:val="300"/>
          <w:jc w:val="center"/>
          <w:ins w:author="RAYLAN BRUNO SANTANA CARVALHO" w:date="2025-06-13T16:45:00Z" w:id="333"/>
          <w:trPrChange w:author="RAYLAN BRUNO SANTANA CARVALHO" w:date="2025-06-13T19:19:00Z" w:id="334">
            <w:trPr>
              <w:trHeight w:val="300"/>
            </w:trPr>
          </w:trPrChange>
        </w:trPr>
        <w:tc>
          <w:tcPr>
            <w:tcW w:w="1170" w:type="dxa"/>
            <w:vAlign w:val="center"/>
            <w:tcPrChange w:author="RAYLAN BRUNO SANTANA CARVALHO" w:date="2025-06-13T19:19:00Z" w:id="335">
              <w:tcPr>
                <w:tcW w:w="3005" w:type="dxa"/>
                <w:gridSpan w:val="2"/>
              </w:tcPr>
            </w:tcPrChange>
          </w:tcPr>
          <w:p w:rsidR="0DBD22C9" w:rsidP="70C60923" w:rsidRDefault="0DBD22C9" w14:paraId="1C3910F3" w14:textId="516C4AFB">
            <w:pPr>
              <w:rPr>
                <w:rFonts w:ascii="Times New Roman" w:hAnsi="Times New Roman" w:eastAsia="Times New Roman" w:cs="Times New Roman"/>
              </w:rPr>
            </w:pPr>
            <w:ins w:author="RAYLAN BRUNO SANTANA CARVALHO" w:date="2025-06-13T16:47:00Z" w:id="336">
              <w:r w:rsidRPr="70C60923">
                <w:rPr>
                  <w:rFonts w:ascii="Times New Roman" w:hAnsi="Times New Roman" w:eastAsia="Times New Roman" w:cs="Times New Roman"/>
                </w:rPr>
                <w:t>RF04</w:t>
              </w:r>
            </w:ins>
          </w:p>
        </w:tc>
        <w:tc>
          <w:tcPr>
            <w:tcW w:w="6420" w:type="dxa"/>
            <w:vAlign w:val="center"/>
            <w:tcPrChange w:author="RAYLAN BRUNO SANTANA CARVALHO" w:date="2025-06-13T19:19:00Z" w:id="337">
              <w:tcPr>
                <w:tcW w:w="3005" w:type="dxa"/>
              </w:tcPr>
            </w:tcPrChange>
          </w:tcPr>
          <w:p w:rsidR="64C2C75D" w:rsidRDefault="64C2C75D" w14:paraId="6AA32E24" w14:textId="3A95BE5B">
            <w:pPr>
              <w:rPr>
                <w:rFonts w:ascii="Times New Roman" w:hAnsi="Times New Roman" w:eastAsia="Times New Roman" w:cs="Times New Roman"/>
                <w:rPrChange w:author="RAYLAN BRUNO SANTANA CARVALHO" w:date="2025-06-13T17:02:00Z" w:id="338">
                  <w:rPr>
                    <w:rFonts w:ascii="Times New Roman" w:hAnsi="Times New Roman" w:eastAsia="Times New Roman" w:cs="Times New Roman"/>
                    <w:sz w:val="22"/>
                    <w:szCs w:val="22"/>
                  </w:rPr>
                </w:rPrChange>
              </w:rPr>
            </w:pPr>
            <w:ins w:author="RAYLAN BRUNO SANTANA CARVALHO" w:date="2025-06-13T17:00:00Z" w:id="339">
              <w:r w:rsidRPr="70C60923">
                <w:rPr>
                  <w:rFonts w:ascii="Times New Roman" w:hAnsi="Times New Roman" w:eastAsia="Times New Roman" w:cs="Times New Roman"/>
                  <w:rPrChange w:author="RAYLAN BRUNO SANTANA CARVALHO" w:date="2025-06-13T17:02:00Z" w:id="340">
                    <w:rPr>
                      <w:rFonts w:ascii="Times New Roman" w:hAnsi="Times New Roman" w:eastAsia="Times New Roman" w:cs="Times New Roman"/>
                      <w:sz w:val="22"/>
                      <w:szCs w:val="22"/>
                    </w:rPr>
                  </w:rPrChange>
                </w:rPr>
                <w:t xml:space="preserve">O sistema deve disponibilizar </w:t>
              </w:r>
            </w:ins>
            <w:ins w:author="RAYLAN BRUNO SANTANA CARVALHO" w:date="2025-06-13T16:49:00Z" w:id="341">
              <w:r w:rsidRPr="70C60923" w:rsidR="7FA312CE">
                <w:rPr>
                  <w:rFonts w:ascii="Times New Roman" w:hAnsi="Times New Roman" w:eastAsia="Times New Roman" w:cs="Times New Roman"/>
                  <w:rPrChange w:author="RAYLAN BRUNO SANTANA CARVALHO" w:date="2025-06-13T17:02:00Z" w:id="342">
                    <w:rPr>
                      <w:rFonts w:ascii="Times New Roman" w:hAnsi="Times New Roman" w:eastAsia="Times New Roman" w:cs="Times New Roman"/>
                      <w:sz w:val="22"/>
                      <w:szCs w:val="22"/>
                    </w:rPr>
                  </w:rPrChange>
                </w:rPr>
                <w:t>chat inteligente para dúvidas e sugestões com atendimento automatizado.</w:t>
              </w:r>
            </w:ins>
          </w:p>
        </w:tc>
        <w:tc>
          <w:tcPr>
            <w:tcW w:w="1425" w:type="dxa"/>
            <w:vAlign w:val="center"/>
            <w:tcPrChange w:author="RAYLAN BRUNO SANTANA CARVALHO" w:date="2025-06-13T19:19:00Z" w:id="343">
              <w:tcPr>
                <w:tcW w:w="3005" w:type="dxa"/>
                <w:gridSpan w:val="2"/>
              </w:tcPr>
            </w:tcPrChange>
          </w:tcPr>
          <w:p w:rsidR="6D7FE46A" w:rsidP="70C60923" w:rsidRDefault="6D7FE46A" w14:paraId="252F966E" w14:textId="75071CCB">
            <w:pPr>
              <w:rPr>
                <w:rFonts w:ascii="Times New Roman" w:hAnsi="Times New Roman" w:eastAsia="Times New Roman" w:cs="Times New Roman"/>
              </w:rPr>
            </w:pPr>
            <w:ins w:author="RAYLAN BRUNO SANTANA CARVALHO" w:date="2025-06-13T16:53:00Z" w:id="344">
              <w:r w:rsidRPr="70C60923">
                <w:rPr>
                  <w:rFonts w:ascii="Times New Roman" w:hAnsi="Times New Roman" w:eastAsia="Times New Roman" w:cs="Times New Roman"/>
                </w:rPr>
                <w:t>Alta</w:t>
              </w:r>
            </w:ins>
          </w:p>
        </w:tc>
      </w:tr>
      <w:tr w:rsidR="70C60923" w:rsidTr="0DEB2852" w14:paraId="077F4C39" w14:textId="77777777">
        <w:trPr>
          <w:trHeight w:val="300"/>
          <w:jc w:val="center"/>
          <w:ins w:author="RAYLAN BRUNO SANTANA CARVALHO" w:date="2025-06-13T16:45:00Z" w:id="345"/>
          <w:trPrChange w:author="RAYLAN BRUNO SANTANA CARVALHO" w:date="2025-06-13T19:19:00Z" w:id="346">
            <w:trPr>
              <w:trHeight w:val="300"/>
            </w:trPr>
          </w:trPrChange>
        </w:trPr>
        <w:tc>
          <w:tcPr>
            <w:tcW w:w="1170" w:type="dxa"/>
            <w:vAlign w:val="center"/>
            <w:tcPrChange w:author="RAYLAN BRUNO SANTANA CARVALHO" w:date="2025-06-13T19:19:00Z" w:id="347">
              <w:tcPr>
                <w:tcW w:w="3005" w:type="dxa"/>
                <w:gridSpan w:val="2"/>
              </w:tcPr>
            </w:tcPrChange>
          </w:tcPr>
          <w:p w:rsidR="0DBD22C9" w:rsidP="70C60923" w:rsidRDefault="0DBD22C9" w14:paraId="2B078E21" w14:textId="70EF7678">
            <w:pPr>
              <w:rPr>
                <w:rFonts w:ascii="Times New Roman" w:hAnsi="Times New Roman" w:eastAsia="Times New Roman" w:cs="Times New Roman"/>
              </w:rPr>
            </w:pPr>
            <w:ins w:author="RAYLAN BRUNO SANTANA CARVALHO" w:date="2025-06-13T16:47:00Z" w:id="348">
              <w:r w:rsidRPr="70C60923">
                <w:rPr>
                  <w:rFonts w:ascii="Times New Roman" w:hAnsi="Times New Roman" w:eastAsia="Times New Roman" w:cs="Times New Roman"/>
                </w:rPr>
                <w:t>RF05</w:t>
              </w:r>
            </w:ins>
          </w:p>
        </w:tc>
        <w:tc>
          <w:tcPr>
            <w:tcW w:w="6420" w:type="dxa"/>
            <w:vAlign w:val="center"/>
            <w:tcPrChange w:author="RAYLAN BRUNO SANTANA CARVALHO" w:date="2025-06-13T19:19:00Z" w:id="349">
              <w:tcPr>
                <w:tcW w:w="3005" w:type="dxa"/>
              </w:tcPr>
            </w:tcPrChange>
          </w:tcPr>
          <w:p w:rsidR="7B7329AD" w:rsidRDefault="7B7329AD" w14:paraId="7792257D" w14:textId="4E315FD9">
            <w:pPr>
              <w:rPr>
                <w:rFonts w:ascii="Times New Roman" w:hAnsi="Times New Roman" w:eastAsia="Times New Roman" w:cs="Times New Roman"/>
                <w:rPrChange w:author="RAYLAN BRUNO SANTANA CARVALHO" w:date="2025-06-13T17:02:00Z" w:id="350">
                  <w:rPr>
                    <w:rFonts w:ascii="Times New Roman" w:hAnsi="Times New Roman" w:eastAsia="Times New Roman" w:cs="Times New Roman"/>
                    <w:sz w:val="22"/>
                    <w:szCs w:val="22"/>
                  </w:rPr>
                </w:rPrChange>
              </w:rPr>
            </w:pPr>
            <w:ins w:author="RAYLAN BRUNO SANTANA CARVALHO" w:date="2025-06-13T17:00:00Z" w:id="351">
              <w:r w:rsidRPr="70C60923">
                <w:rPr>
                  <w:rFonts w:ascii="Times New Roman" w:hAnsi="Times New Roman" w:eastAsia="Times New Roman" w:cs="Times New Roman"/>
                  <w:rPrChange w:author="RAYLAN BRUNO SANTANA CARVALHO" w:date="2025-06-13T17:02:00Z" w:id="352">
                    <w:rPr>
                      <w:rFonts w:ascii="Times New Roman" w:hAnsi="Times New Roman" w:eastAsia="Times New Roman" w:cs="Times New Roman"/>
                      <w:sz w:val="22"/>
                      <w:szCs w:val="22"/>
                    </w:rPr>
                  </w:rPrChange>
                </w:rPr>
                <w:t xml:space="preserve">O sistema deve ser integrado </w:t>
              </w:r>
            </w:ins>
            <w:ins w:author="RAYLAN BRUNO SANTANA CARVALHO" w:date="2025-06-13T17:01:00Z" w:id="353">
              <w:r w:rsidRPr="70C60923">
                <w:rPr>
                  <w:rFonts w:ascii="Times New Roman" w:hAnsi="Times New Roman" w:eastAsia="Times New Roman" w:cs="Times New Roman"/>
                  <w:rPrChange w:author="RAYLAN BRUNO SANTANA CARVALHO" w:date="2025-06-13T17:02:00Z" w:id="354">
                    <w:rPr>
                      <w:rFonts w:ascii="Times New Roman" w:hAnsi="Times New Roman" w:eastAsia="Times New Roman" w:cs="Times New Roman"/>
                      <w:sz w:val="22"/>
                      <w:szCs w:val="22"/>
                    </w:rPr>
                  </w:rPrChange>
                </w:rPr>
                <w:t xml:space="preserve">com </w:t>
              </w:r>
            </w:ins>
            <w:ins w:author="RAYLAN BRUNO SANTANA CARVALHO" w:date="2025-06-13T16:49:00Z" w:id="355">
              <w:r w:rsidRPr="70C60923" w:rsidR="0AE6D346">
                <w:rPr>
                  <w:rFonts w:ascii="Times New Roman" w:hAnsi="Times New Roman" w:eastAsia="Times New Roman" w:cs="Times New Roman"/>
                  <w:rPrChange w:author="RAYLAN BRUNO SANTANA CARVALHO" w:date="2025-06-13T17:02:00Z" w:id="356">
                    <w:rPr>
                      <w:rFonts w:ascii="Times New Roman" w:hAnsi="Times New Roman" w:eastAsia="Times New Roman" w:cs="Times New Roman"/>
                      <w:sz w:val="22"/>
                      <w:szCs w:val="22"/>
                    </w:rPr>
                  </w:rPrChange>
                </w:rPr>
                <w:t>apis de companhias aéreas para busca de voos e políticas de alteração/cancelamento.</w:t>
              </w:r>
            </w:ins>
          </w:p>
        </w:tc>
        <w:tc>
          <w:tcPr>
            <w:tcW w:w="1425" w:type="dxa"/>
            <w:vAlign w:val="center"/>
            <w:tcPrChange w:author="RAYLAN BRUNO SANTANA CARVALHO" w:date="2025-06-13T19:19:00Z" w:id="357">
              <w:tcPr>
                <w:tcW w:w="3005" w:type="dxa"/>
                <w:gridSpan w:val="2"/>
              </w:tcPr>
            </w:tcPrChange>
          </w:tcPr>
          <w:p w:rsidR="3FDDA419" w:rsidP="70C60923" w:rsidRDefault="3FDDA419" w14:paraId="3D800D68" w14:textId="1DE65CE0">
            <w:pPr>
              <w:rPr>
                <w:rFonts w:ascii="Times New Roman" w:hAnsi="Times New Roman" w:eastAsia="Times New Roman" w:cs="Times New Roman"/>
              </w:rPr>
            </w:pPr>
            <w:ins w:author="RAYLAN BRUNO SANTANA CARVALHO" w:date="2025-06-13T16:53:00Z" w:id="358">
              <w:r w:rsidRPr="70C60923">
                <w:rPr>
                  <w:rFonts w:ascii="Times New Roman" w:hAnsi="Times New Roman" w:eastAsia="Times New Roman" w:cs="Times New Roman"/>
                </w:rPr>
                <w:t>Alta</w:t>
              </w:r>
            </w:ins>
          </w:p>
        </w:tc>
      </w:tr>
      <w:tr w:rsidR="70C60923" w:rsidTr="0DEB2852" w14:paraId="7E028F88" w14:textId="77777777">
        <w:trPr>
          <w:trHeight w:val="300"/>
          <w:jc w:val="center"/>
          <w:ins w:author="RAYLAN BRUNO SANTANA CARVALHO" w:date="2025-06-13T16:45:00Z" w:id="359"/>
          <w:trPrChange w:author="RAYLAN BRUNO SANTANA CARVALHO" w:date="2025-06-13T19:19:00Z" w:id="360">
            <w:trPr>
              <w:trHeight w:val="300"/>
            </w:trPr>
          </w:trPrChange>
        </w:trPr>
        <w:tc>
          <w:tcPr>
            <w:tcW w:w="1170" w:type="dxa"/>
            <w:vAlign w:val="center"/>
            <w:tcPrChange w:author="RAYLAN BRUNO SANTANA CARVALHO" w:date="2025-06-13T19:19:00Z" w:id="361">
              <w:tcPr>
                <w:tcW w:w="3005" w:type="dxa"/>
                <w:gridSpan w:val="2"/>
              </w:tcPr>
            </w:tcPrChange>
          </w:tcPr>
          <w:p w:rsidR="0DBD22C9" w:rsidP="70C60923" w:rsidRDefault="0DBD22C9" w14:paraId="063894FC" w14:textId="5D733D23">
            <w:pPr>
              <w:rPr>
                <w:rFonts w:ascii="Times New Roman" w:hAnsi="Times New Roman" w:eastAsia="Times New Roman" w:cs="Times New Roman"/>
              </w:rPr>
            </w:pPr>
            <w:ins w:author="RAYLAN BRUNO SANTANA CARVALHO" w:date="2025-06-13T16:47:00Z" w:id="362">
              <w:r w:rsidRPr="70C60923">
                <w:rPr>
                  <w:rFonts w:ascii="Times New Roman" w:hAnsi="Times New Roman" w:eastAsia="Times New Roman" w:cs="Times New Roman"/>
                </w:rPr>
                <w:t>RF06</w:t>
              </w:r>
            </w:ins>
          </w:p>
        </w:tc>
        <w:tc>
          <w:tcPr>
            <w:tcW w:w="6420" w:type="dxa"/>
            <w:vAlign w:val="center"/>
            <w:tcPrChange w:author="RAYLAN BRUNO SANTANA CARVALHO" w:date="2025-06-13T19:19:00Z" w:id="363">
              <w:tcPr>
                <w:tcW w:w="3005" w:type="dxa"/>
              </w:tcPr>
            </w:tcPrChange>
          </w:tcPr>
          <w:p w:rsidR="6D09926A" w:rsidRDefault="6D09926A" w14:paraId="1CF99AFD" w14:textId="7F113A0A">
            <w:pPr>
              <w:rPr>
                <w:rFonts w:ascii="Times New Roman" w:hAnsi="Times New Roman" w:eastAsia="Times New Roman" w:cs="Times New Roman"/>
                <w:rPrChange w:author="RAYLAN BRUNO SANTANA CARVALHO" w:date="2025-06-13T17:02:00Z" w:id="364">
                  <w:rPr>
                    <w:rFonts w:ascii="Times New Roman" w:hAnsi="Times New Roman" w:eastAsia="Times New Roman" w:cs="Times New Roman"/>
                    <w:sz w:val="22"/>
                    <w:szCs w:val="22"/>
                  </w:rPr>
                </w:rPrChange>
              </w:rPr>
            </w:pPr>
            <w:ins w:author="RAYLAN BRUNO SANTANA CARVALHO" w:date="2025-06-13T17:01:00Z" w:id="365">
              <w:r w:rsidRPr="70C60923">
                <w:rPr>
                  <w:rFonts w:ascii="Times New Roman" w:hAnsi="Times New Roman" w:eastAsia="Times New Roman" w:cs="Times New Roman"/>
                  <w:rPrChange w:author="RAYLAN BRUNO SANTANA CARVALHO" w:date="2025-06-13T17:02:00Z" w:id="366">
                    <w:rPr>
                      <w:rFonts w:ascii="Times New Roman" w:hAnsi="Times New Roman" w:eastAsia="Times New Roman" w:cs="Times New Roman"/>
                      <w:sz w:val="22"/>
                      <w:szCs w:val="22"/>
                    </w:rPr>
                  </w:rPrChange>
                </w:rPr>
                <w:t xml:space="preserve">O sistema deve permitir realizar </w:t>
              </w:r>
            </w:ins>
            <w:ins w:author="RAYLAN BRUNO SANTANA CARVALHO" w:date="2025-06-13T16:49:00Z" w:id="367">
              <w:r w:rsidRPr="70C60923" w:rsidR="1448631C">
                <w:rPr>
                  <w:rFonts w:ascii="Times New Roman" w:hAnsi="Times New Roman" w:eastAsia="Times New Roman" w:cs="Times New Roman"/>
                  <w:rPrChange w:author="RAYLAN BRUNO SANTANA CARVALHO" w:date="2025-06-13T17:02:00Z" w:id="368">
                    <w:rPr>
                      <w:rFonts w:ascii="Times New Roman" w:hAnsi="Times New Roman" w:eastAsia="Times New Roman" w:cs="Times New Roman"/>
                      <w:sz w:val="22"/>
                      <w:szCs w:val="22"/>
                    </w:rPr>
                  </w:rPrChange>
                </w:rPr>
                <w:t>pagamentos com cartão de crédito/débito, pix</w:t>
              </w:r>
            </w:ins>
            <w:ins w:author="RAYLAN BRUNO SANTANA CARVALHO" w:date="2025-06-13T16:53:00Z" w:id="369">
              <w:r w:rsidRPr="70C60923" w:rsidR="0479098D">
                <w:rPr>
                  <w:rFonts w:ascii="Times New Roman" w:hAnsi="Times New Roman" w:eastAsia="Times New Roman" w:cs="Times New Roman"/>
                  <w:rPrChange w:author="RAYLAN BRUNO SANTANA CARVALHO" w:date="2025-06-13T17:02:00Z" w:id="370">
                    <w:rPr>
                      <w:rFonts w:ascii="Times New Roman" w:hAnsi="Times New Roman" w:eastAsia="Times New Roman" w:cs="Times New Roman"/>
                      <w:sz w:val="22"/>
                      <w:szCs w:val="22"/>
                    </w:rPr>
                  </w:rPrChange>
                </w:rPr>
                <w:t xml:space="preserve"> (simulação</w:t>
              </w:r>
            </w:ins>
            <w:ins w:author="RAYLAN BRUNO SANTANA CARVALHO" w:date="2025-06-13T16:55:00Z" w:id="371">
              <w:r w:rsidRPr="70C60923" w:rsidR="2F4A6261">
                <w:rPr>
                  <w:rFonts w:ascii="Times New Roman" w:hAnsi="Times New Roman" w:eastAsia="Times New Roman" w:cs="Times New Roman"/>
                  <w:rPrChange w:author="RAYLAN BRUNO SANTANA CARVALHO" w:date="2025-06-13T17:02:00Z" w:id="372">
                    <w:rPr>
                      <w:rFonts w:ascii="Times New Roman" w:hAnsi="Times New Roman" w:eastAsia="Times New Roman" w:cs="Times New Roman"/>
                      <w:sz w:val="22"/>
                      <w:szCs w:val="22"/>
                    </w:rPr>
                  </w:rPrChange>
                </w:rPr>
                <w:t xml:space="preserve"> com api</w:t>
              </w:r>
            </w:ins>
            <w:ins w:author="RAYLAN BRUNO SANTANA CARVALHO" w:date="2025-06-13T16:53:00Z" w:id="373">
              <w:r w:rsidRPr="70C60923" w:rsidR="0479098D">
                <w:rPr>
                  <w:rFonts w:ascii="Times New Roman" w:hAnsi="Times New Roman" w:eastAsia="Times New Roman" w:cs="Times New Roman"/>
                  <w:rPrChange w:author="RAYLAN BRUNO SANTANA CARVALHO" w:date="2025-06-13T17:02:00Z" w:id="374">
                    <w:rPr>
                      <w:rFonts w:ascii="Times New Roman" w:hAnsi="Times New Roman" w:eastAsia="Times New Roman" w:cs="Times New Roman"/>
                      <w:sz w:val="22"/>
                      <w:szCs w:val="22"/>
                    </w:rPr>
                  </w:rPrChange>
                </w:rPr>
                <w:t>)</w:t>
              </w:r>
            </w:ins>
            <w:ins w:author="RAYLAN BRUNO SANTANA CARVALHO" w:date="2025-06-13T16:49:00Z" w:id="375">
              <w:r w:rsidRPr="70C60923" w:rsidR="1448631C">
                <w:rPr>
                  <w:rFonts w:ascii="Times New Roman" w:hAnsi="Times New Roman" w:eastAsia="Times New Roman" w:cs="Times New Roman"/>
                  <w:rPrChange w:author="RAYLAN BRUNO SANTANA CARVALHO" w:date="2025-06-13T17:02:00Z" w:id="376">
                    <w:rPr>
                      <w:rFonts w:ascii="Times New Roman" w:hAnsi="Times New Roman" w:eastAsia="Times New Roman" w:cs="Times New Roman"/>
                      <w:sz w:val="22"/>
                      <w:szCs w:val="22"/>
                    </w:rPr>
                  </w:rPrChange>
                </w:rPr>
                <w:t>.</w:t>
              </w:r>
            </w:ins>
          </w:p>
        </w:tc>
        <w:tc>
          <w:tcPr>
            <w:tcW w:w="1425" w:type="dxa"/>
            <w:vAlign w:val="center"/>
            <w:tcPrChange w:author="RAYLAN BRUNO SANTANA CARVALHO" w:date="2025-06-13T19:19:00Z" w:id="377">
              <w:tcPr>
                <w:tcW w:w="3005" w:type="dxa"/>
                <w:gridSpan w:val="2"/>
              </w:tcPr>
            </w:tcPrChange>
          </w:tcPr>
          <w:p w:rsidR="40049D19" w:rsidP="70C60923" w:rsidRDefault="40049D19" w14:paraId="14F998BD" w14:textId="614644A8">
            <w:pPr>
              <w:rPr>
                <w:rFonts w:ascii="Times New Roman" w:hAnsi="Times New Roman" w:eastAsia="Times New Roman" w:cs="Times New Roman"/>
              </w:rPr>
            </w:pPr>
            <w:ins w:author="RAYLAN BRUNO SANTANA CARVALHO" w:date="2025-06-13T16:53:00Z" w:id="378">
              <w:r w:rsidRPr="70C60923">
                <w:rPr>
                  <w:rFonts w:ascii="Times New Roman" w:hAnsi="Times New Roman" w:eastAsia="Times New Roman" w:cs="Times New Roman"/>
                </w:rPr>
                <w:t>Alta</w:t>
              </w:r>
            </w:ins>
          </w:p>
        </w:tc>
      </w:tr>
      <w:tr w:rsidR="70C60923" w:rsidTr="0DEB2852" w14:paraId="62A04267" w14:textId="77777777">
        <w:trPr>
          <w:trHeight w:val="300"/>
          <w:jc w:val="center"/>
          <w:ins w:author="RAYLAN BRUNO SANTANA CARVALHO" w:date="2025-06-13T16:45:00Z" w:id="379"/>
          <w:trPrChange w:author="RAYLAN BRUNO SANTANA CARVALHO" w:date="2025-06-13T19:19:00Z" w:id="380">
            <w:trPr>
              <w:trHeight w:val="300"/>
            </w:trPr>
          </w:trPrChange>
        </w:trPr>
        <w:tc>
          <w:tcPr>
            <w:tcW w:w="1170" w:type="dxa"/>
            <w:vAlign w:val="center"/>
            <w:tcPrChange w:author="RAYLAN BRUNO SANTANA CARVALHO" w:date="2025-06-13T19:19:00Z" w:id="381">
              <w:tcPr>
                <w:tcW w:w="3005" w:type="dxa"/>
                <w:gridSpan w:val="2"/>
              </w:tcPr>
            </w:tcPrChange>
          </w:tcPr>
          <w:p w:rsidR="0DBD22C9" w:rsidP="70C60923" w:rsidRDefault="0DBD22C9" w14:paraId="04F224BA" w14:textId="051DC72A">
            <w:pPr>
              <w:rPr>
                <w:rFonts w:ascii="Times New Roman" w:hAnsi="Times New Roman" w:eastAsia="Times New Roman" w:cs="Times New Roman"/>
              </w:rPr>
            </w:pPr>
            <w:ins w:author="RAYLAN BRUNO SANTANA CARVALHO" w:date="2025-06-13T16:47:00Z" w:id="382">
              <w:r w:rsidRPr="70C60923">
                <w:rPr>
                  <w:rFonts w:ascii="Times New Roman" w:hAnsi="Times New Roman" w:eastAsia="Times New Roman" w:cs="Times New Roman"/>
                </w:rPr>
                <w:t>RF07</w:t>
              </w:r>
            </w:ins>
          </w:p>
        </w:tc>
        <w:tc>
          <w:tcPr>
            <w:tcW w:w="6420" w:type="dxa"/>
            <w:vAlign w:val="center"/>
            <w:tcPrChange w:author="RAYLAN BRUNO SANTANA CARVALHO" w:date="2025-06-13T19:19:00Z" w:id="383">
              <w:tcPr>
                <w:tcW w:w="3005" w:type="dxa"/>
              </w:tcPr>
            </w:tcPrChange>
          </w:tcPr>
          <w:p w:rsidR="091ED8D3" w:rsidRDefault="091ED8D3" w14:paraId="1D2F99ED" w14:textId="0B08EEB1">
            <w:pPr>
              <w:rPr>
                <w:rFonts w:ascii="Times New Roman" w:hAnsi="Times New Roman" w:eastAsia="Times New Roman" w:cs="Times New Roman"/>
                <w:rPrChange w:author="RAYLAN BRUNO SANTANA CARVALHO" w:date="2025-06-13T17:02:00Z" w:id="384">
                  <w:rPr>
                    <w:rFonts w:ascii="Times New Roman" w:hAnsi="Times New Roman" w:eastAsia="Times New Roman" w:cs="Times New Roman"/>
                    <w:sz w:val="22"/>
                    <w:szCs w:val="22"/>
                  </w:rPr>
                </w:rPrChange>
              </w:rPr>
            </w:pPr>
            <w:ins w:author="RAYLAN BRUNO SANTANA CARVALHO" w:date="2025-06-13T17:01:00Z" w:id="385">
              <w:r w:rsidRPr="70C60923">
                <w:rPr>
                  <w:rFonts w:ascii="Times New Roman" w:hAnsi="Times New Roman" w:eastAsia="Times New Roman" w:cs="Times New Roman"/>
                  <w:rPrChange w:author="RAYLAN BRUNO SANTANA CARVALHO" w:date="2025-06-13T17:02:00Z" w:id="386">
                    <w:rPr>
                      <w:rFonts w:ascii="Times New Roman" w:hAnsi="Times New Roman" w:eastAsia="Times New Roman" w:cs="Times New Roman"/>
                      <w:sz w:val="22"/>
                      <w:szCs w:val="22"/>
                    </w:rPr>
                  </w:rPrChange>
                </w:rPr>
                <w:t xml:space="preserve">O sistema deve </w:t>
              </w:r>
            </w:ins>
            <w:ins w:author="RAYLAN BRUNO SANTANA CARVALHO" w:date="2025-06-13T16:49:00Z" w:id="387">
              <w:r w:rsidRPr="70C60923" w:rsidR="621850D6">
                <w:rPr>
                  <w:rFonts w:ascii="Times New Roman" w:hAnsi="Times New Roman" w:eastAsia="Times New Roman" w:cs="Times New Roman"/>
                  <w:rPrChange w:author="RAYLAN BRUNO SANTANA CARVALHO" w:date="2025-06-13T17:02:00Z" w:id="388">
                    <w:rPr>
                      <w:rFonts w:ascii="Times New Roman" w:hAnsi="Times New Roman" w:eastAsia="Times New Roman" w:cs="Times New Roman"/>
                      <w:sz w:val="22"/>
                      <w:szCs w:val="22"/>
                    </w:rPr>
                  </w:rPrChange>
                </w:rPr>
                <w:t>exigir idade mínima de 18 anos para compra.</w:t>
              </w:r>
            </w:ins>
          </w:p>
        </w:tc>
        <w:tc>
          <w:tcPr>
            <w:tcW w:w="1425" w:type="dxa"/>
            <w:vAlign w:val="center"/>
            <w:tcPrChange w:author="RAYLAN BRUNO SANTANA CARVALHO" w:date="2025-06-13T19:19:00Z" w:id="389">
              <w:tcPr>
                <w:tcW w:w="3005" w:type="dxa"/>
                <w:gridSpan w:val="2"/>
              </w:tcPr>
            </w:tcPrChange>
          </w:tcPr>
          <w:p w:rsidR="64BC5CAC" w:rsidP="70C60923" w:rsidRDefault="64BC5CAC" w14:paraId="72BA275F" w14:textId="13B99DCC">
            <w:pPr>
              <w:rPr>
                <w:rFonts w:ascii="Times New Roman" w:hAnsi="Times New Roman" w:eastAsia="Times New Roman" w:cs="Times New Roman"/>
              </w:rPr>
            </w:pPr>
            <w:ins w:author="RAYLAN BRUNO SANTANA CARVALHO" w:date="2025-06-13T16:54:00Z" w:id="390">
              <w:r w:rsidRPr="70C60923">
                <w:rPr>
                  <w:rFonts w:ascii="Times New Roman" w:hAnsi="Times New Roman" w:eastAsia="Times New Roman" w:cs="Times New Roman"/>
                </w:rPr>
                <w:t>Baixa</w:t>
              </w:r>
            </w:ins>
          </w:p>
        </w:tc>
      </w:tr>
      <w:tr w:rsidR="70C60923" w:rsidTr="0DEB2852" w14:paraId="1F8BA77B" w14:textId="77777777">
        <w:trPr>
          <w:trHeight w:val="300"/>
          <w:jc w:val="center"/>
          <w:ins w:author="RAYLAN BRUNO SANTANA CARVALHO" w:date="2025-06-13T16:45:00Z" w:id="391"/>
          <w:trPrChange w:author="RAYLAN BRUNO SANTANA CARVALHO" w:date="2025-06-13T19:19:00Z" w:id="392">
            <w:trPr>
              <w:trHeight w:val="300"/>
            </w:trPr>
          </w:trPrChange>
        </w:trPr>
        <w:tc>
          <w:tcPr>
            <w:tcW w:w="1170" w:type="dxa"/>
            <w:vAlign w:val="center"/>
            <w:tcPrChange w:author="RAYLAN BRUNO SANTANA CARVALHO" w:date="2025-06-13T19:19:00Z" w:id="393">
              <w:tcPr>
                <w:tcW w:w="3005" w:type="dxa"/>
                <w:gridSpan w:val="2"/>
              </w:tcPr>
            </w:tcPrChange>
          </w:tcPr>
          <w:p w:rsidR="0DBD22C9" w:rsidP="70C60923" w:rsidRDefault="0DBD22C9" w14:paraId="5E6BE987" w14:textId="2862B57F">
            <w:pPr>
              <w:rPr>
                <w:rFonts w:ascii="Times New Roman" w:hAnsi="Times New Roman" w:eastAsia="Times New Roman" w:cs="Times New Roman"/>
              </w:rPr>
            </w:pPr>
            <w:ins w:author="RAYLAN BRUNO SANTANA CARVALHO" w:date="2025-06-13T16:47:00Z" w:id="394">
              <w:r w:rsidRPr="70C60923">
                <w:rPr>
                  <w:rFonts w:ascii="Times New Roman" w:hAnsi="Times New Roman" w:eastAsia="Times New Roman" w:cs="Times New Roman"/>
                </w:rPr>
                <w:t>RF08</w:t>
              </w:r>
            </w:ins>
          </w:p>
        </w:tc>
        <w:tc>
          <w:tcPr>
            <w:tcW w:w="6420" w:type="dxa"/>
            <w:vAlign w:val="center"/>
            <w:tcPrChange w:author="RAYLAN BRUNO SANTANA CARVALHO" w:date="2025-06-13T19:19:00Z" w:id="395">
              <w:tcPr>
                <w:tcW w:w="3005" w:type="dxa"/>
              </w:tcPr>
            </w:tcPrChange>
          </w:tcPr>
          <w:p w:rsidR="29C211D5" w:rsidRDefault="29C211D5" w14:paraId="7B26FF90" w14:textId="049A9E9D">
            <w:pPr>
              <w:rPr>
                <w:rFonts w:ascii="Times New Roman" w:hAnsi="Times New Roman" w:eastAsia="Times New Roman" w:cs="Times New Roman"/>
                <w:rPrChange w:author="RAYLAN BRUNO SANTANA CARVALHO" w:date="2025-06-13T17:02:00Z" w:id="396">
                  <w:rPr>
                    <w:rFonts w:ascii="Times New Roman" w:hAnsi="Times New Roman" w:eastAsia="Times New Roman" w:cs="Times New Roman"/>
                    <w:sz w:val="22"/>
                    <w:szCs w:val="22"/>
                  </w:rPr>
                </w:rPrChange>
              </w:rPr>
            </w:pPr>
            <w:ins w:author="RAYLAN BRUNO SANTANA CARVALHO" w:date="2025-06-13T17:01:00Z" w:id="397">
              <w:r w:rsidRPr="70C60923">
                <w:rPr>
                  <w:rFonts w:ascii="Times New Roman" w:hAnsi="Times New Roman" w:eastAsia="Times New Roman" w:cs="Times New Roman"/>
                  <w:rPrChange w:author="RAYLAN BRUNO SANTANA CARVALHO" w:date="2025-06-13T17:02:00Z" w:id="398">
                    <w:rPr>
                      <w:rFonts w:ascii="Times New Roman" w:hAnsi="Times New Roman" w:eastAsia="Times New Roman" w:cs="Times New Roman"/>
                      <w:sz w:val="22"/>
                      <w:szCs w:val="22"/>
                    </w:rPr>
                  </w:rPrChange>
                </w:rPr>
                <w:t xml:space="preserve">O sistema deve </w:t>
              </w:r>
            </w:ins>
            <w:ins w:author="RAYLAN BRUNO SANTANA CARVALHO" w:date="2025-06-13T16:49:00Z" w:id="399">
              <w:r w:rsidRPr="70C60923" w:rsidR="1B1C8E5F">
                <w:rPr>
                  <w:rFonts w:ascii="Times New Roman" w:hAnsi="Times New Roman" w:eastAsia="Times New Roman" w:cs="Times New Roman"/>
                  <w:rPrChange w:author="RAYLAN BRUNO SANTANA CARVALHO" w:date="2025-06-13T17:02:00Z" w:id="400">
                    <w:rPr>
                      <w:rFonts w:ascii="Times New Roman" w:hAnsi="Times New Roman" w:eastAsia="Times New Roman" w:cs="Times New Roman"/>
                      <w:sz w:val="22"/>
                      <w:szCs w:val="22"/>
                    </w:rPr>
                  </w:rPrChange>
                </w:rPr>
                <w:t>suportar modo noturno na interface.</w:t>
              </w:r>
            </w:ins>
          </w:p>
        </w:tc>
        <w:tc>
          <w:tcPr>
            <w:tcW w:w="1425" w:type="dxa"/>
            <w:vAlign w:val="center"/>
            <w:tcPrChange w:author="RAYLAN BRUNO SANTANA CARVALHO" w:date="2025-06-13T19:19:00Z" w:id="401">
              <w:tcPr>
                <w:tcW w:w="3005" w:type="dxa"/>
                <w:gridSpan w:val="2"/>
              </w:tcPr>
            </w:tcPrChange>
          </w:tcPr>
          <w:p w:rsidR="485BFC3F" w:rsidP="70C60923" w:rsidRDefault="485BFC3F" w14:paraId="5F9CD78B" w14:textId="5B23E502">
            <w:pPr>
              <w:rPr>
                <w:rFonts w:ascii="Times New Roman" w:hAnsi="Times New Roman" w:eastAsia="Times New Roman" w:cs="Times New Roman"/>
              </w:rPr>
            </w:pPr>
            <w:ins w:author="RAYLAN BRUNO SANTANA CARVALHO" w:date="2025-06-13T16:54:00Z" w:id="402">
              <w:r w:rsidRPr="70C60923">
                <w:rPr>
                  <w:rFonts w:ascii="Times New Roman" w:hAnsi="Times New Roman" w:eastAsia="Times New Roman" w:cs="Times New Roman"/>
                </w:rPr>
                <w:t>Média</w:t>
              </w:r>
            </w:ins>
          </w:p>
        </w:tc>
      </w:tr>
      <w:tr w:rsidR="70C60923" w:rsidTr="0DEB2852" w14:paraId="4A2B3640" w14:textId="77777777">
        <w:trPr>
          <w:trHeight w:val="300"/>
          <w:jc w:val="center"/>
          <w:ins w:author="RAYLAN BRUNO SANTANA CARVALHO" w:date="2025-06-13T16:45:00Z" w:id="403"/>
          <w:trPrChange w:author="RAYLAN BRUNO SANTANA CARVALHO" w:date="2025-06-13T19:19:00Z" w:id="404">
            <w:trPr>
              <w:trHeight w:val="300"/>
            </w:trPr>
          </w:trPrChange>
        </w:trPr>
        <w:tc>
          <w:tcPr>
            <w:tcW w:w="1170" w:type="dxa"/>
            <w:vAlign w:val="center"/>
            <w:tcPrChange w:author="RAYLAN BRUNO SANTANA CARVALHO" w:date="2025-06-13T19:19:00Z" w:id="405">
              <w:tcPr>
                <w:tcW w:w="3005" w:type="dxa"/>
                <w:gridSpan w:val="2"/>
              </w:tcPr>
            </w:tcPrChange>
          </w:tcPr>
          <w:p w:rsidR="0DBD22C9" w:rsidP="70C60923" w:rsidRDefault="0DBD22C9" w14:paraId="5B6C4343" w14:textId="210E9382">
            <w:pPr>
              <w:rPr>
                <w:rFonts w:ascii="Times New Roman" w:hAnsi="Times New Roman" w:eastAsia="Times New Roman" w:cs="Times New Roman"/>
              </w:rPr>
            </w:pPr>
            <w:ins w:author="RAYLAN BRUNO SANTANA CARVALHO" w:date="2025-06-13T16:47:00Z" w:id="406">
              <w:r w:rsidRPr="70C60923">
                <w:rPr>
                  <w:rFonts w:ascii="Times New Roman" w:hAnsi="Times New Roman" w:eastAsia="Times New Roman" w:cs="Times New Roman"/>
                </w:rPr>
                <w:t>RF09</w:t>
              </w:r>
            </w:ins>
          </w:p>
        </w:tc>
        <w:tc>
          <w:tcPr>
            <w:tcW w:w="6420" w:type="dxa"/>
            <w:vAlign w:val="center"/>
            <w:tcPrChange w:author="RAYLAN BRUNO SANTANA CARVALHO" w:date="2025-06-13T19:19:00Z" w:id="407">
              <w:tcPr>
                <w:tcW w:w="3005" w:type="dxa"/>
              </w:tcPr>
            </w:tcPrChange>
          </w:tcPr>
          <w:p w:rsidR="7CA1B644" w:rsidRDefault="7CA1B644" w14:paraId="7DD614A2" w14:textId="1FB40179">
            <w:pPr>
              <w:rPr>
                <w:rFonts w:ascii="Times New Roman" w:hAnsi="Times New Roman" w:eastAsia="Times New Roman" w:cs="Times New Roman"/>
                <w:rPrChange w:author="RAYLAN BRUNO SANTANA CARVALHO" w:date="2025-06-13T17:02:00Z" w:id="408">
                  <w:rPr>
                    <w:rFonts w:ascii="Times New Roman" w:hAnsi="Times New Roman" w:eastAsia="Times New Roman" w:cs="Times New Roman"/>
                    <w:sz w:val="22"/>
                    <w:szCs w:val="22"/>
                  </w:rPr>
                </w:rPrChange>
              </w:rPr>
            </w:pPr>
            <w:ins w:author="RAYLAN BRUNO SANTANA CARVALHO" w:date="2025-06-13T17:01:00Z" w:id="409">
              <w:r w:rsidRPr="70C60923">
                <w:rPr>
                  <w:rFonts w:ascii="Times New Roman" w:hAnsi="Times New Roman" w:eastAsia="Times New Roman" w:cs="Times New Roman"/>
                  <w:rPrChange w:author="RAYLAN BRUNO SANTANA CARVALHO" w:date="2025-06-13T17:02:00Z" w:id="410">
                    <w:rPr>
                      <w:rFonts w:ascii="Times New Roman" w:hAnsi="Times New Roman" w:eastAsia="Times New Roman" w:cs="Times New Roman"/>
                      <w:sz w:val="22"/>
                      <w:szCs w:val="22"/>
                    </w:rPr>
                  </w:rPrChange>
                </w:rPr>
                <w:t xml:space="preserve">O sistema deve </w:t>
              </w:r>
            </w:ins>
            <w:ins w:author="RAYLAN BRUNO SANTANA CARVALHO" w:date="2025-06-13T16:49:00Z" w:id="411">
              <w:r w:rsidRPr="70C60923" w:rsidR="56FE02E1">
                <w:rPr>
                  <w:rFonts w:ascii="Times New Roman" w:hAnsi="Times New Roman" w:eastAsia="Times New Roman" w:cs="Times New Roman"/>
                  <w:rPrChange w:author="RAYLAN BRUNO SANTANA CARVALHO" w:date="2025-06-13T17:02:00Z" w:id="412">
                    <w:rPr>
                      <w:rFonts w:ascii="Times New Roman" w:hAnsi="Times New Roman" w:eastAsia="Times New Roman" w:cs="Times New Roman"/>
                      <w:sz w:val="22"/>
                      <w:szCs w:val="22"/>
                    </w:rPr>
                  </w:rPrChange>
                </w:rPr>
                <w:t>exibir sugestões baseadas em clima e feriados.</w:t>
              </w:r>
            </w:ins>
          </w:p>
        </w:tc>
        <w:tc>
          <w:tcPr>
            <w:tcW w:w="1425" w:type="dxa"/>
            <w:vAlign w:val="center"/>
            <w:tcPrChange w:author="RAYLAN BRUNO SANTANA CARVALHO" w:date="2025-06-13T19:19:00Z" w:id="413">
              <w:tcPr>
                <w:tcW w:w="3005" w:type="dxa"/>
                <w:gridSpan w:val="2"/>
              </w:tcPr>
            </w:tcPrChange>
          </w:tcPr>
          <w:p w:rsidR="40ED575F" w:rsidP="70C60923" w:rsidRDefault="40ED575F" w14:paraId="031BD082" w14:textId="6AE5C379">
            <w:pPr>
              <w:rPr>
                <w:rFonts w:ascii="Times New Roman" w:hAnsi="Times New Roman" w:eastAsia="Times New Roman" w:cs="Times New Roman"/>
              </w:rPr>
            </w:pPr>
            <w:ins w:author="RAYLAN BRUNO SANTANA CARVALHO" w:date="2025-06-13T16:54:00Z" w:id="414">
              <w:r w:rsidRPr="70C60923">
                <w:rPr>
                  <w:rFonts w:ascii="Times New Roman" w:hAnsi="Times New Roman" w:eastAsia="Times New Roman" w:cs="Times New Roman"/>
                </w:rPr>
                <w:t>Alta</w:t>
              </w:r>
            </w:ins>
          </w:p>
        </w:tc>
      </w:tr>
      <w:tr w:rsidR="70C60923" w:rsidTr="0DEB2852" w14:paraId="78B5B543" w14:textId="77777777">
        <w:trPr>
          <w:trHeight w:val="300"/>
          <w:jc w:val="center"/>
          <w:ins w:author="RAYLAN BRUNO SANTANA CARVALHO" w:date="2025-06-13T16:45:00Z" w:id="415"/>
          <w:trPrChange w:author="RAYLAN BRUNO SANTANA CARVALHO" w:date="2025-06-13T19:19:00Z" w:id="416">
            <w:trPr>
              <w:trHeight w:val="300"/>
            </w:trPr>
          </w:trPrChange>
        </w:trPr>
        <w:tc>
          <w:tcPr>
            <w:tcW w:w="1170" w:type="dxa"/>
            <w:vAlign w:val="center"/>
            <w:tcPrChange w:author="RAYLAN BRUNO SANTANA CARVALHO" w:date="2025-06-13T19:19:00Z" w:id="417">
              <w:tcPr>
                <w:tcW w:w="3005" w:type="dxa"/>
                <w:gridSpan w:val="2"/>
              </w:tcPr>
            </w:tcPrChange>
          </w:tcPr>
          <w:p w:rsidR="0DBD22C9" w:rsidP="70C60923" w:rsidRDefault="0DBD22C9" w14:paraId="52DB8ADA" w14:textId="64FC3EEA">
            <w:pPr>
              <w:rPr>
                <w:rFonts w:ascii="Times New Roman" w:hAnsi="Times New Roman" w:eastAsia="Times New Roman" w:cs="Times New Roman"/>
              </w:rPr>
            </w:pPr>
            <w:ins w:author="RAYLAN BRUNO SANTANA CARVALHO" w:date="2025-06-13T16:47:00Z" w:id="418">
              <w:r w:rsidRPr="70C60923">
                <w:rPr>
                  <w:rFonts w:ascii="Times New Roman" w:hAnsi="Times New Roman" w:eastAsia="Times New Roman" w:cs="Times New Roman"/>
                </w:rPr>
                <w:t>RF10</w:t>
              </w:r>
            </w:ins>
          </w:p>
        </w:tc>
        <w:tc>
          <w:tcPr>
            <w:tcW w:w="6420" w:type="dxa"/>
            <w:vAlign w:val="center"/>
            <w:tcPrChange w:author="RAYLAN BRUNO SANTANA CARVALHO" w:date="2025-06-13T19:19:00Z" w:id="419">
              <w:tcPr>
                <w:tcW w:w="3005" w:type="dxa"/>
              </w:tcPr>
            </w:tcPrChange>
          </w:tcPr>
          <w:p w:rsidR="3E3B99A2" w:rsidRDefault="3E3B99A2" w14:paraId="0EEE63A7" w14:textId="7C8D303F">
            <w:pPr>
              <w:rPr>
                <w:rFonts w:ascii="Times New Roman" w:hAnsi="Times New Roman" w:eastAsia="Times New Roman" w:cs="Times New Roman"/>
                <w:rPrChange w:author="RAYLAN BRUNO SANTANA CARVALHO" w:date="2025-06-13T17:02:00Z" w:id="420">
                  <w:rPr>
                    <w:rFonts w:ascii="Times New Roman" w:hAnsi="Times New Roman" w:eastAsia="Times New Roman" w:cs="Times New Roman"/>
                    <w:sz w:val="22"/>
                    <w:szCs w:val="22"/>
                  </w:rPr>
                </w:rPrChange>
              </w:rPr>
            </w:pPr>
            <w:ins w:author="RAYLAN BRUNO SANTANA CARVALHO" w:date="2025-06-13T17:01:00Z" w:id="421">
              <w:r w:rsidRPr="70C60923">
                <w:rPr>
                  <w:rFonts w:ascii="Times New Roman" w:hAnsi="Times New Roman" w:eastAsia="Times New Roman" w:cs="Times New Roman"/>
                  <w:rPrChange w:author="RAYLAN BRUNO SANTANA CARVALHO" w:date="2025-06-13T17:02:00Z" w:id="422">
                    <w:rPr>
                      <w:rFonts w:ascii="Times New Roman" w:hAnsi="Times New Roman" w:eastAsia="Times New Roman" w:cs="Times New Roman"/>
                      <w:sz w:val="22"/>
                      <w:szCs w:val="22"/>
                    </w:rPr>
                  </w:rPrChange>
                </w:rPr>
                <w:t xml:space="preserve">O sistema deve </w:t>
              </w:r>
            </w:ins>
            <w:ins w:author="RAYLAN BRUNO SANTANA CARVALHO" w:date="2025-06-13T16:50:00Z" w:id="423">
              <w:r w:rsidRPr="70C60923" w:rsidR="77722C16">
                <w:rPr>
                  <w:rFonts w:ascii="Times New Roman" w:hAnsi="Times New Roman" w:eastAsia="Times New Roman" w:cs="Times New Roman"/>
                  <w:rPrChange w:author="RAYLAN BRUNO SANTANA CARVALHO" w:date="2025-06-13T17:02:00Z" w:id="424">
                    <w:rPr>
                      <w:rFonts w:ascii="Times New Roman" w:hAnsi="Times New Roman" w:eastAsia="Times New Roman" w:cs="Times New Roman"/>
                      <w:sz w:val="22"/>
                      <w:szCs w:val="22"/>
                    </w:rPr>
                  </w:rPrChange>
                </w:rPr>
                <w:t>exibir histórico de passagens/compras.</w:t>
              </w:r>
            </w:ins>
          </w:p>
        </w:tc>
        <w:tc>
          <w:tcPr>
            <w:tcW w:w="1425" w:type="dxa"/>
            <w:vAlign w:val="center"/>
            <w:tcPrChange w:author="RAYLAN BRUNO SANTANA CARVALHO" w:date="2025-06-13T19:19:00Z" w:id="425">
              <w:tcPr>
                <w:tcW w:w="3005" w:type="dxa"/>
                <w:gridSpan w:val="2"/>
              </w:tcPr>
            </w:tcPrChange>
          </w:tcPr>
          <w:p w:rsidR="2EE1AA12" w:rsidP="70C60923" w:rsidRDefault="2EE1AA12" w14:paraId="4EC8A4CA" w14:textId="21938BCF">
            <w:pPr>
              <w:rPr>
                <w:rFonts w:ascii="Times New Roman" w:hAnsi="Times New Roman" w:eastAsia="Times New Roman" w:cs="Times New Roman"/>
              </w:rPr>
            </w:pPr>
            <w:ins w:author="RAYLAN BRUNO SANTANA CARVALHO" w:date="2025-06-13T16:54:00Z" w:id="426">
              <w:r w:rsidRPr="70C60923">
                <w:rPr>
                  <w:rFonts w:ascii="Times New Roman" w:hAnsi="Times New Roman" w:eastAsia="Times New Roman" w:cs="Times New Roman"/>
                </w:rPr>
                <w:t>Alta</w:t>
              </w:r>
            </w:ins>
          </w:p>
        </w:tc>
      </w:tr>
      <w:tr w:rsidR="70C60923" w:rsidTr="0DEB2852" w14:paraId="0E37DB6D" w14:textId="77777777">
        <w:trPr>
          <w:trHeight w:val="300"/>
          <w:jc w:val="center"/>
          <w:ins w:author="RAYLAN BRUNO SANTANA CARVALHO" w:date="2025-06-13T16:45:00Z" w:id="427"/>
          <w:trPrChange w:author="RAYLAN BRUNO SANTANA CARVALHO" w:date="2025-06-13T19:19:00Z" w:id="428">
            <w:trPr>
              <w:trHeight w:val="300"/>
            </w:trPr>
          </w:trPrChange>
        </w:trPr>
        <w:tc>
          <w:tcPr>
            <w:tcW w:w="1170" w:type="dxa"/>
            <w:vAlign w:val="center"/>
            <w:tcPrChange w:author="RAYLAN BRUNO SANTANA CARVALHO" w:date="2025-06-13T19:19:00Z" w:id="429">
              <w:tcPr>
                <w:tcW w:w="3005" w:type="dxa"/>
                <w:gridSpan w:val="2"/>
              </w:tcPr>
            </w:tcPrChange>
          </w:tcPr>
          <w:p w:rsidR="0DBD22C9" w:rsidP="70C60923" w:rsidRDefault="0DBD22C9" w14:paraId="0CCFE917" w14:textId="48DC9C84">
            <w:pPr>
              <w:rPr>
                <w:rFonts w:ascii="Times New Roman" w:hAnsi="Times New Roman" w:eastAsia="Times New Roman" w:cs="Times New Roman"/>
              </w:rPr>
            </w:pPr>
            <w:ins w:author="RAYLAN BRUNO SANTANA CARVALHO" w:date="2025-06-13T16:47:00Z" w:id="430">
              <w:r w:rsidRPr="70C60923">
                <w:rPr>
                  <w:rFonts w:ascii="Times New Roman" w:hAnsi="Times New Roman" w:eastAsia="Times New Roman" w:cs="Times New Roman"/>
                </w:rPr>
                <w:t>RF11</w:t>
              </w:r>
            </w:ins>
          </w:p>
        </w:tc>
        <w:tc>
          <w:tcPr>
            <w:tcW w:w="6420" w:type="dxa"/>
            <w:vAlign w:val="center"/>
            <w:tcPrChange w:author="RAYLAN BRUNO SANTANA CARVALHO" w:date="2025-06-13T19:19:00Z" w:id="431">
              <w:tcPr>
                <w:tcW w:w="3005" w:type="dxa"/>
              </w:tcPr>
            </w:tcPrChange>
          </w:tcPr>
          <w:p w:rsidR="7FD1BA21" w:rsidRDefault="7FD1BA21" w14:paraId="7902C28E" w14:textId="66C66F7D">
            <w:pPr>
              <w:rPr>
                <w:rFonts w:ascii="Times New Roman" w:hAnsi="Times New Roman" w:eastAsia="Times New Roman" w:cs="Times New Roman"/>
              </w:rPr>
            </w:pPr>
            <w:ins w:author="RAYLAN BRUNO SANTANA CARVALHO" w:date="2025-06-13T17:01:00Z" w:id="432">
              <w:r w:rsidRPr="70C60923">
                <w:rPr>
                  <w:rFonts w:ascii="Times New Roman" w:hAnsi="Times New Roman" w:eastAsia="Times New Roman" w:cs="Times New Roman"/>
                </w:rPr>
                <w:t>O sistema de</w:t>
              </w:r>
            </w:ins>
            <w:ins w:author="RAYLAN BRUNO SANTANA CARVALHO" w:date="2025-06-13T17:02:00Z" w:id="433">
              <w:r w:rsidRPr="70C60923">
                <w:rPr>
                  <w:rFonts w:ascii="Times New Roman" w:hAnsi="Times New Roman" w:eastAsia="Times New Roman" w:cs="Times New Roman"/>
                </w:rPr>
                <w:t xml:space="preserve">ve permitir autenticação do </w:t>
              </w:r>
            </w:ins>
            <w:ins w:author="RAYLAN BRUNO SANTANA CARVALHO" w:date="2025-06-13T16:51:00Z" w:id="434">
              <w:r w:rsidRPr="70C60923" w:rsidR="33F4393A">
                <w:rPr>
                  <w:rFonts w:ascii="Times New Roman" w:hAnsi="Times New Roman" w:eastAsia="Times New Roman" w:cs="Times New Roman"/>
                </w:rPr>
                <w:t>usuário via google.</w:t>
              </w:r>
            </w:ins>
          </w:p>
        </w:tc>
        <w:tc>
          <w:tcPr>
            <w:tcW w:w="1425" w:type="dxa"/>
            <w:vAlign w:val="center"/>
            <w:tcPrChange w:author="RAYLAN BRUNO SANTANA CARVALHO" w:date="2025-06-13T19:19:00Z" w:id="435">
              <w:tcPr>
                <w:tcW w:w="3005" w:type="dxa"/>
                <w:gridSpan w:val="2"/>
              </w:tcPr>
            </w:tcPrChange>
          </w:tcPr>
          <w:p w:rsidR="543362A5" w:rsidP="70C60923" w:rsidRDefault="543362A5" w14:paraId="762C7A3A" w14:textId="387B4CBB">
            <w:pPr>
              <w:rPr>
                <w:rFonts w:ascii="Times New Roman" w:hAnsi="Times New Roman" w:eastAsia="Times New Roman" w:cs="Times New Roman"/>
              </w:rPr>
            </w:pPr>
            <w:ins w:author="RAYLAN BRUNO SANTANA CARVALHO" w:date="2025-06-13T16:54:00Z" w:id="436">
              <w:r w:rsidRPr="70C60923">
                <w:rPr>
                  <w:rFonts w:ascii="Times New Roman" w:hAnsi="Times New Roman" w:eastAsia="Times New Roman" w:cs="Times New Roman"/>
                </w:rPr>
                <w:t>Alta</w:t>
              </w:r>
            </w:ins>
          </w:p>
        </w:tc>
      </w:tr>
      <w:tr w:rsidR="70C60923" w:rsidTr="0DEB2852" w14:paraId="775C315E" w14:textId="77777777">
        <w:trPr>
          <w:trHeight w:val="300"/>
          <w:jc w:val="center"/>
          <w:ins w:author="RAYLAN BRUNO SANTANA CARVALHO" w:date="2025-06-13T16:45:00Z" w:id="437"/>
          <w:trPrChange w:author="RAYLAN BRUNO SANTANA CARVALHO" w:date="2025-06-13T19:19:00Z" w:id="438">
            <w:trPr>
              <w:trHeight w:val="300"/>
            </w:trPr>
          </w:trPrChange>
        </w:trPr>
        <w:tc>
          <w:tcPr>
            <w:tcW w:w="1170" w:type="dxa"/>
            <w:vAlign w:val="center"/>
            <w:tcPrChange w:author="RAYLAN BRUNO SANTANA CARVALHO" w:date="2025-06-13T19:19:00Z" w:id="439">
              <w:tcPr>
                <w:tcW w:w="3005" w:type="dxa"/>
                <w:gridSpan w:val="2"/>
              </w:tcPr>
            </w:tcPrChange>
          </w:tcPr>
          <w:p w:rsidR="0DBD22C9" w:rsidP="70C60923" w:rsidRDefault="0DBD22C9" w14:paraId="41CDB33C" w14:textId="2E1449CD">
            <w:pPr>
              <w:rPr>
                <w:rFonts w:ascii="Times New Roman" w:hAnsi="Times New Roman" w:eastAsia="Times New Roman" w:cs="Times New Roman"/>
              </w:rPr>
            </w:pPr>
            <w:ins w:author="RAYLAN BRUNO SANTANA CARVALHO" w:date="2025-06-13T16:47:00Z" w:id="440">
              <w:r w:rsidRPr="70C60923">
                <w:rPr>
                  <w:rFonts w:ascii="Times New Roman" w:hAnsi="Times New Roman" w:eastAsia="Times New Roman" w:cs="Times New Roman"/>
                </w:rPr>
                <w:t>RF12</w:t>
              </w:r>
            </w:ins>
          </w:p>
        </w:tc>
        <w:tc>
          <w:tcPr>
            <w:tcW w:w="6420" w:type="dxa"/>
            <w:vAlign w:val="center"/>
            <w:tcPrChange w:author="RAYLAN BRUNO SANTANA CARVALHO" w:date="2025-06-13T19:19:00Z" w:id="441">
              <w:tcPr>
                <w:tcW w:w="3005" w:type="dxa"/>
              </w:tcPr>
            </w:tcPrChange>
          </w:tcPr>
          <w:p w:rsidR="57E3D108" w:rsidP="70C60923" w:rsidRDefault="57E3D108" w14:paraId="477233F4" w14:textId="2534494C">
            <w:pPr>
              <w:rPr>
                <w:rFonts w:ascii="Times New Roman" w:hAnsi="Times New Roman" w:eastAsia="Times New Roman" w:cs="Times New Roman"/>
              </w:rPr>
            </w:pPr>
            <w:ins w:author="RAYLAN BRUNO SANTANA CARVALHO" w:date="2025-06-13T17:02:00Z" w:id="442">
              <w:r w:rsidRPr="70C60923">
                <w:rPr>
                  <w:rFonts w:ascii="Times New Roman" w:hAnsi="Times New Roman" w:eastAsia="Times New Roman" w:cs="Times New Roman"/>
                </w:rPr>
                <w:t xml:space="preserve">O sistema deve </w:t>
              </w:r>
            </w:ins>
            <w:ins w:author="RAYLAN BRUNO SANTANA CARVALHO" w:date="2025-06-13T16:54:00Z" w:id="443">
              <w:r w:rsidRPr="70C60923" w:rsidR="125771B2">
                <w:rPr>
                  <w:rFonts w:ascii="Times New Roman" w:hAnsi="Times New Roman" w:eastAsia="Times New Roman" w:cs="Times New Roman"/>
                </w:rPr>
                <w:t>d</w:t>
              </w:r>
            </w:ins>
            <w:ins w:author="RAYLAN BRUNO SANTANA CARVALHO" w:date="2025-06-13T16:52:00Z" w:id="444">
              <w:r w:rsidRPr="70C60923" w:rsidR="3416227A">
                <w:rPr>
                  <w:rFonts w:ascii="Times New Roman" w:hAnsi="Times New Roman" w:eastAsia="Times New Roman" w:cs="Times New Roman"/>
                </w:rPr>
                <w:t>escobrir</w:t>
              </w:r>
            </w:ins>
            <w:ins w:author="RAYLAN BRUNO SANTANA CARVALHO" w:date="2025-06-13T17:02:00Z" w:id="445">
              <w:r w:rsidRPr="70C60923" w:rsidR="363CFF9A">
                <w:rPr>
                  <w:rFonts w:ascii="Times New Roman" w:hAnsi="Times New Roman" w:eastAsia="Times New Roman" w:cs="Times New Roman"/>
                </w:rPr>
                <w:t xml:space="preserve"> as </w:t>
              </w:r>
            </w:ins>
            <w:ins w:author="RAYLAN BRUNO SANTANA CARVALHO" w:date="2025-06-13T16:52:00Z" w:id="446">
              <w:r w:rsidRPr="70C60923" w:rsidR="3416227A">
                <w:rPr>
                  <w:rFonts w:ascii="Times New Roman" w:hAnsi="Times New Roman" w:eastAsia="Times New Roman" w:cs="Times New Roman"/>
                </w:rPr>
                <w:t>preferências do usuário</w:t>
              </w:r>
            </w:ins>
            <w:ins w:author="RAYLAN BRUNO SANTANA CARVALHO" w:date="2025-06-13T16:54:00Z" w:id="447">
              <w:r w:rsidRPr="70C60923" w:rsidR="44BD6CA2">
                <w:rPr>
                  <w:rFonts w:ascii="Times New Roman" w:hAnsi="Times New Roman" w:eastAsia="Times New Roman" w:cs="Times New Roman"/>
                </w:rPr>
                <w:t xml:space="preserve"> para recomendação personalizada</w:t>
              </w:r>
            </w:ins>
            <w:ins w:author="RAYLAN BRUNO SANTANA CARVALHO" w:date="2025-06-13T16:52:00Z" w:id="448">
              <w:r w:rsidRPr="70C60923" w:rsidR="3416227A">
                <w:rPr>
                  <w:rFonts w:ascii="Times New Roman" w:hAnsi="Times New Roman" w:eastAsia="Times New Roman" w:cs="Times New Roman"/>
                </w:rPr>
                <w:t>.</w:t>
              </w:r>
            </w:ins>
          </w:p>
        </w:tc>
        <w:tc>
          <w:tcPr>
            <w:tcW w:w="1425" w:type="dxa"/>
            <w:vAlign w:val="center"/>
            <w:tcPrChange w:author="RAYLAN BRUNO SANTANA CARVALHO" w:date="2025-06-13T19:19:00Z" w:id="449">
              <w:tcPr>
                <w:tcW w:w="3005" w:type="dxa"/>
                <w:gridSpan w:val="2"/>
              </w:tcPr>
            </w:tcPrChange>
          </w:tcPr>
          <w:p w:rsidR="17C95FAF" w:rsidP="70C60923" w:rsidRDefault="17C95FAF" w14:paraId="77A6FE3F" w14:textId="426681F9">
            <w:pPr>
              <w:rPr>
                <w:rFonts w:ascii="Times New Roman" w:hAnsi="Times New Roman" w:eastAsia="Times New Roman" w:cs="Times New Roman"/>
              </w:rPr>
            </w:pPr>
            <w:ins w:author="RAYLAN BRUNO SANTANA CARVALHO" w:date="2025-06-13T16:54:00Z" w:id="450">
              <w:r w:rsidRPr="70C60923">
                <w:rPr>
                  <w:rFonts w:ascii="Times New Roman" w:hAnsi="Times New Roman" w:eastAsia="Times New Roman" w:cs="Times New Roman"/>
                </w:rPr>
                <w:t>Alta</w:t>
              </w:r>
            </w:ins>
          </w:p>
        </w:tc>
      </w:tr>
    </w:tbl>
    <w:p w:rsidRPr="00584D84" w:rsidR="00584D84" w:rsidRDefault="3520E7EF" w14:paraId="1C024871" w14:textId="736C2C77">
      <w:pPr>
        <w:jc w:val="center"/>
        <w:rPr>
          <w:rFonts w:ascii="Times New Roman" w:hAnsi="Times New Roman" w:eastAsia="Times New Roman" w:cs="Times New Roman"/>
          <w:rPrChange w:author="RAYLAN BRUNO SANTANA CARVALHO" w:date="2025-06-13T18:16:00Z" w:id="451">
            <w:rPr/>
          </w:rPrChange>
        </w:rPr>
        <w:pPrChange w:author="RAYLAN BRUNO SANTANA CARVALHO" w:date="2025-06-13T18:16:00Z" w:id="452">
          <w:pPr/>
        </w:pPrChange>
      </w:pPr>
      <w:ins w:author="RAYLAN BRUNO SANTANA CARVALHO" w:date="2025-06-13T18:15:00Z" w:id="453">
        <w:r w:rsidRPr="70C60923">
          <w:rPr>
            <w:rFonts w:ascii="Times New Roman" w:hAnsi="Times New Roman" w:eastAsia="Times New Roman" w:cs="Times New Roman"/>
            <w:rPrChange w:author="RAYLAN BRUNO SANTANA CARVALHO" w:date="2025-06-13T18:16:00Z" w:id="454">
              <w:rPr/>
            </w:rPrChange>
          </w:rPr>
          <w:t>Fonte: Autoria</w:t>
        </w:r>
      </w:ins>
      <w:ins w:author="RAYLAN BRUNO SANTANA CARVALHO" w:date="2025-06-13T18:16:00Z" w:id="455">
        <w:r w:rsidRPr="70C60923">
          <w:rPr>
            <w:rFonts w:ascii="Times New Roman" w:hAnsi="Times New Roman" w:eastAsia="Times New Roman" w:cs="Times New Roman"/>
          </w:rPr>
          <w:t xml:space="preserve"> própria</w:t>
        </w:r>
      </w:ins>
      <w:ins w:author="RAYLAN BRUNO SANTANA CARVALHO" w:date="2025-06-13T18:15:00Z" w:id="456">
        <w:r w:rsidRPr="70C60923">
          <w:rPr>
            <w:rFonts w:ascii="Times New Roman" w:hAnsi="Times New Roman" w:eastAsia="Times New Roman" w:cs="Times New Roman"/>
            <w:rPrChange w:author="RAYLAN BRUNO SANTANA CARVALHO" w:date="2025-06-13T18:16:00Z" w:id="457">
              <w:rPr/>
            </w:rPrChange>
          </w:rPr>
          <w:t>, 2025</w:t>
        </w:r>
      </w:ins>
    </w:p>
    <w:p w:rsidR="00584D84" w:rsidP="0F56D97C" w:rsidRDefault="4A98798D" w14:paraId="33B9EE5A" w14:textId="6ABEE9AA">
      <w:pPr>
        <w:pStyle w:val="Title"/>
        <w:rPr>
          <w:ins w:author="RAYLAN BRUNO SANTANA CARVALHO" w:date="2025-06-13T18:16:00Z" w16du:dateUtc="2025-06-13T18:16:23Z" w:id="174355126"/>
          <w:rFonts w:ascii="Times New Roman" w:hAnsi="Times New Roman" w:eastAsia="Times New Roman" w:cs="Times New Roman"/>
          <w:b w:val="1"/>
          <w:bCs w:val="1"/>
        </w:rPr>
        <w:pPrChange w:author="KAUAN GUILHERME ALVES PINHEIRO SANTOS" w:date="2025-06-14T01:53:52.271Z">
          <w:pPr/>
        </w:pPrChange>
      </w:pPr>
      <w:ins w:author="RAYLAN BRUNO SANTANA CARVALHO" w:date="2025-06-13T16:07:00Z" w:id="722092711">
        <w:r w:rsidR="4A98798D">
          <w:t>3.2 REQUISITOS N</w:t>
        </w:r>
        <w:r w:rsidR="4A98798D">
          <w:t>Ã</w:t>
        </w:r>
        <w:r w:rsidR="4A98798D">
          <w:t>O FUNCIONAIS (RNF)</w:t>
        </w:r>
      </w:ins>
    </w:p>
    <w:p w:rsidRPr="00584D84" w:rsidR="00584D84" w:rsidRDefault="349CFDA1" w14:paraId="77921F9A" w14:textId="6F095964">
      <w:pPr>
        <w:jc w:val="center"/>
        <w:rPr>
          <w:ins w:author="RAYLAN BRUNO SANTANA CARVALHO" w:date="2025-06-13T16:07:00Z" w16du:dateUtc="2025-06-13T16:07:47Z" w:id="463"/>
          <w:rFonts w:ascii="Times New Roman" w:hAnsi="Times New Roman" w:eastAsia="Times New Roman" w:cs="Times New Roman"/>
          <w:rPrChange w:author="RAYLAN BRUNO SANTANA CARVALHO" w:date="2025-06-13T18:16:00Z" w:id="464">
            <w:rPr>
              <w:ins w:author="RAYLAN BRUNO SANTANA CARVALHO" w:date="2025-06-13T16:07:00Z" w16du:dateUtc="2025-06-13T16:07:47Z" w:id="465"/>
            </w:rPr>
          </w:rPrChange>
        </w:rPr>
        <w:pPrChange w:author="RAYLAN BRUNO SANTANA CARVALHO" w:date="2025-06-13T18:16:00Z" w:id="466">
          <w:pPr/>
        </w:pPrChange>
      </w:pPr>
      <w:ins w:author="RAYLAN BRUNO SANTANA CARVALHO" w:date="2025-06-13T18:16:00Z" w:id="467">
        <w:r w:rsidRPr="70C60923">
          <w:rPr>
            <w:rFonts w:ascii="Times New Roman" w:hAnsi="Times New Roman" w:eastAsia="Times New Roman" w:cs="Times New Roman"/>
          </w:rPr>
          <w:t>Tabela 2 – Requisitos não Funcionais</w:t>
        </w:r>
      </w:ins>
    </w:p>
    <w:tbl>
      <w:tblPr>
        <w:tblStyle w:val="TableGrid"/>
        <w:tblW w:w="0" w:type="auto"/>
        <w:jc w:val="center"/>
        <w:tblLayout w:type="fixed"/>
        <w:tblLook w:val="06A0" w:firstRow="1" w:lastRow="0" w:firstColumn="1" w:lastColumn="0" w:noHBand="1" w:noVBand="1"/>
        <w:tblPrChange w:author="RAYLAN BRUNO SANTANA CARVALHO" w:date="2025-06-13T19:19:00Z" w:id="468">
          <w:tblPr>
            <w:tblStyle w:val="TableGrid"/>
            <w:tblW w:w="0" w:type="nil"/>
            <w:tblLayout w:type="fixed"/>
            <w:tblLook w:val="06A0" w:firstRow="1" w:lastRow="0" w:firstColumn="1" w:lastColumn="0" w:noHBand="1" w:noVBand="1"/>
          </w:tblPr>
        </w:tblPrChange>
      </w:tblPr>
      <w:tblGrid>
        <w:gridCol w:w="1395"/>
        <w:gridCol w:w="5970"/>
        <w:gridCol w:w="1650"/>
        <w:tblGridChange w:id="469">
          <w:tblGrid>
            <w:gridCol w:w="1395"/>
            <w:gridCol w:w="1610"/>
            <w:gridCol w:w="3005"/>
            <w:gridCol w:w="1355"/>
            <w:gridCol w:w="1650"/>
          </w:tblGrid>
        </w:tblGridChange>
      </w:tblGrid>
      <w:tr w:rsidR="70C60923" w:rsidTr="70C60923" w14:paraId="1958E5F3" w14:textId="77777777">
        <w:trPr>
          <w:trHeight w:val="576"/>
          <w:jc w:val="center"/>
          <w:ins w:author="RAYLAN BRUNO SANTANA CARVALHO" w:date="2025-06-13T17:06:00Z" w:id="470"/>
          <w:trPrChange w:author="RAYLAN BRUNO SANTANA CARVALHO" w:date="2025-06-13T19:19:00Z" w:id="471">
            <w:trPr>
              <w:trHeight w:val="300"/>
            </w:trPr>
          </w:trPrChange>
        </w:trPr>
        <w:tc>
          <w:tcPr>
            <w:tcW w:w="1395" w:type="dxa"/>
            <w:vAlign w:val="center"/>
            <w:tcPrChange w:author="RAYLAN BRUNO SANTANA CARVALHO" w:date="2025-06-13T19:19:00Z" w:id="472">
              <w:tcPr>
                <w:tcW w:w="3005" w:type="dxa"/>
                <w:gridSpan w:val="2"/>
              </w:tcPr>
            </w:tcPrChange>
          </w:tcPr>
          <w:p w:rsidR="70C60923" w:rsidP="70C60923" w:rsidRDefault="70C60923" w14:paraId="0C9167AB" w14:textId="4E4276DA">
            <w:pPr>
              <w:jc w:val="center"/>
              <w:rPr>
                <w:rFonts w:ascii="Times New Roman" w:hAnsi="Times New Roman" w:eastAsia="Times New Roman" w:cs="Times New Roman"/>
                <w:b/>
                <w:bCs/>
              </w:rPr>
            </w:pPr>
            <w:r w:rsidRPr="70C60923">
              <w:rPr>
                <w:rFonts w:ascii="Times New Roman" w:hAnsi="Times New Roman" w:eastAsia="Times New Roman" w:cs="Times New Roman"/>
                <w:b/>
                <w:bCs/>
              </w:rPr>
              <w:t>Código</w:t>
            </w:r>
          </w:p>
        </w:tc>
        <w:tc>
          <w:tcPr>
            <w:tcW w:w="5970" w:type="dxa"/>
            <w:vAlign w:val="center"/>
            <w:tcPrChange w:author="RAYLAN BRUNO SANTANA CARVALHO" w:date="2025-06-13T19:19:00Z" w:id="473">
              <w:tcPr>
                <w:tcW w:w="3005" w:type="dxa"/>
              </w:tcPr>
            </w:tcPrChange>
          </w:tcPr>
          <w:p w:rsidR="70C60923" w:rsidP="70C60923" w:rsidRDefault="70C60923" w14:paraId="0250D2CE" w14:textId="7BC65F88">
            <w:pPr>
              <w:jc w:val="center"/>
              <w:rPr>
                <w:rFonts w:ascii="Times New Roman" w:hAnsi="Times New Roman" w:eastAsia="Times New Roman" w:cs="Times New Roman"/>
                <w:b/>
                <w:bCs/>
              </w:rPr>
            </w:pPr>
            <w:r w:rsidRPr="70C60923">
              <w:rPr>
                <w:rFonts w:ascii="Times New Roman" w:hAnsi="Times New Roman" w:eastAsia="Times New Roman" w:cs="Times New Roman"/>
                <w:b/>
                <w:bCs/>
              </w:rPr>
              <w:t>Descrição</w:t>
            </w:r>
          </w:p>
        </w:tc>
        <w:tc>
          <w:tcPr>
            <w:tcW w:w="1650" w:type="dxa"/>
            <w:vAlign w:val="center"/>
            <w:tcPrChange w:author="RAYLAN BRUNO SANTANA CARVALHO" w:date="2025-06-13T19:19:00Z" w:id="474">
              <w:tcPr>
                <w:tcW w:w="3005" w:type="dxa"/>
                <w:gridSpan w:val="2"/>
              </w:tcPr>
            </w:tcPrChange>
          </w:tcPr>
          <w:p w:rsidR="70C60923" w:rsidP="70C60923" w:rsidRDefault="70C60923" w14:paraId="7ACD60CE" w14:textId="0DBAD227">
            <w:pPr>
              <w:jc w:val="center"/>
              <w:rPr>
                <w:rFonts w:ascii="Times New Roman" w:hAnsi="Times New Roman" w:eastAsia="Times New Roman" w:cs="Times New Roman"/>
                <w:b/>
                <w:bCs/>
              </w:rPr>
            </w:pPr>
            <w:r w:rsidRPr="70C60923">
              <w:rPr>
                <w:rFonts w:ascii="Times New Roman" w:hAnsi="Times New Roman" w:eastAsia="Times New Roman" w:cs="Times New Roman"/>
                <w:b/>
                <w:bCs/>
              </w:rPr>
              <w:t>Prioridade</w:t>
            </w:r>
          </w:p>
        </w:tc>
      </w:tr>
      <w:tr w:rsidR="70C60923" w:rsidTr="70C60923" w14:paraId="2CEB288A" w14:textId="77777777">
        <w:trPr>
          <w:trHeight w:val="576"/>
          <w:jc w:val="center"/>
          <w:ins w:author="RAYLAN BRUNO SANTANA CARVALHO" w:date="2025-06-13T17:06:00Z" w:id="475"/>
          <w:trPrChange w:author="RAYLAN BRUNO SANTANA CARVALHO" w:date="2025-06-13T19:19:00Z" w:id="476">
            <w:trPr>
              <w:trHeight w:val="300"/>
            </w:trPr>
          </w:trPrChange>
        </w:trPr>
        <w:tc>
          <w:tcPr>
            <w:tcW w:w="1395" w:type="dxa"/>
            <w:vAlign w:val="center"/>
            <w:tcPrChange w:author="RAYLAN BRUNO SANTANA CARVALHO" w:date="2025-06-13T19:19:00Z" w:id="477">
              <w:tcPr>
                <w:tcW w:w="3005" w:type="dxa"/>
                <w:gridSpan w:val="2"/>
              </w:tcPr>
            </w:tcPrChange>
          </w:tcPr>
          <w:p w:rsidR="4D437BFB" w:rsidP="70C60923" w:rsidRDefault="4D437BFB" w14:paraId="1C3A0983" w14:textId="4236F190">
            <w:pPr>
              <w:rPr>
                <w:rFonts w:ascii="Times New Roman" w:hAnsi="Times New Roman" w:eastAsia="Times New Roman" w:cs="Times New Roman"/>
              </w:rPr>
            </w:pPr>
            <w:ins w:author="RAYLAN BRUNO SANTANA CARVALHO" w:date="2025-06-13T17:06:00Z" w:id="478">
              <w:r w:rsidRPr="70C60923">
                <w:rPr>
                  <w:rFonts w:ascii="Times New Roman" w:hAnsi="Times New Roman" w:eastAsia="Times New Roman" w:cs="Times New Roman"/>
                </w:rPr>
                <w:t>RNF01</w:t>
              </w:r>
            </w:ins>
          </w:p>
        </w:tc>
        <w:tc>
          <w:tcPr>
            <w:tcW w:w="5970" w:type="dxa"/>
            <w:vAlign w:val="center"/>
            <w:tcPrChange w:author="RAYLAN BRUNO SANTANA CARVALHO" w:date="2025-06-13T19:19:00Z" w:id="479">
              <w:tcPr>
                <w:tcW w:w="3005" w:type="dxa"/>
              </w:tcPr>
            </w:tcPrChange>
          </w:tcPr>
          <w:p w:rsidR="728A935A" w:rsidRDefault="728A935A" w14:paraId="6501249F" w14:textId="7D1657EE">
            <w:pPr>
              <w:rPr>
                <w:rFonts w:ascii="Times New Roman" w:hAnsi="Times New Roman" w:eastAsia="Times New Roman" w:cs="Times New Roman"/>
              </w:rPr>
            </w:pPr>
            <w:ins w:author="RAYLAN BRUNO SANTANA CARVALHO" w:date="2025-06-13T17:08:00Z" w:id="480">
              <w:r w:rsidRPr="70C60923">
                <w:rPr>
                  <w:rFonts w:ascii="Times New Roman" w:hAnsi="Times New Roman" w:eastAsia="Times New Roman" w:cs="Times New Roman"/>
                </w:rPr>
                <w:t xml:space="preserve">Interface </w:t>
              </w:r>
            </w:ins>
            <w:ins w:author="RAYLAN BRUNO SANTANA CARVALHO" w:date="2025-06-13T20:17:00Z" w:id="481">
              <w:r w:rsidRPr="70C60923" w:rsidR="19146BD6">
                <w:rPr>
                  <w:rFonts w:ascii="Times New Roman" w:hAnsi="Times New Roman" w:eastAsia="Times New Roman" w:cs="Times New Roman"/>
                </w:rPr>
                <w:t>web</w:t>
              </w:r>
            </w:ins>
            <w:ins w:author="RAYLAN BRUNO SANTANA CARVALHO" w:date="2025-06-13T17:08:00Z" w:id="482">
              <w:r w:rsidRPr="70C60923">
                <w:rPr>
                  <w:rFonts w:ascii="Times New Roman" w:hAnsi="Times New Roman" w:eastAsia="Times New Roman" w:cs="Times New Roman"/>
                </w:rPr>
                <w:t xml:space="preserve"> e responsiva, compatível com navegadores e dispositivos móveis.</w:t>
              </w:r>
            </w:ins>
          </w:p>
        </w:tc>
        <w:tc>
          <w:tcPr>
            <w:tcW w:w="1650" w:type="dxa"/>
            <w:vAlign w:val="center"/>
            <w:tcPrChange w:author="RAYLAN BRUNO SANTANA CARVALHO" w:date="2025-06-13T19:19:00Z" w:id="483">
              <w:tcPr>
                <w:tcW w:w="3005" w:type="dxa"/>
                <w:gridSpan w:val="2"/>
              </w:tcPr>
            </w:tcPrChange>
          </w:tcPr>
          <w:p w:rsidR="4ADF513B" w:rsidP="70C60923" w:rsidRDefault="4ADF513B" w14:paraId="02775667" w14:textId="67CD619E">
            <w:pPr>
              <w:rPr>
                <w:rFonts w:ascii="Times New Roman" w:hAnsi="Times New Roman" w:eastAsia="Times New Roman" w:cs="Times New Roman"/>
              </w:rPr>
            </w:pPr>
            <w:ins w:author="RAYLAN BRUNO SANTANA CARVALHO" w:date="2025-06-13T17:10:00Z" w:id="484">
              <w:r w:rsidRPr="70C60923">
                <w:rPr>
                  <w:rFonts w:ascii="Times New Roman" w:hAnsi="Times New Roman" w:eastAsia="Times New Roman" w:cs="Times New Roman"/>
                </w:rPr>
                <w:t>Alta</w:t>
              </w:r>
            </w:ins>
          </w:p>
        </w:tc>
      </w:tr>
      <w:tr w:rsidR="70C60923" w:rsidTr="70C60923" w14:paraId="07D05345" w14:textId="77777777">
        <w:trPr>
          <w:trHeight w:val="576"/>
          <w:jc w:val="center"/>
          <w:ins w:author="RAYLAN BRUNO SANTANA CARVALHO" w:date="2025-06-13T17:06:00Z" w:id="485"/>
          <w:trPrChange w:author="RAYLAN BRUNO SANTANA CARVALHO" w:date="2025-06-13T19:19:00Z" w:id="486">
            <w:trPr>
              <w:trHeight w:val="300"/>
            </w:trPr>
          </w:trPrChange>
        </w:trPr>
        <w:tc>
          <w:tcPr>
            <w:tcW w:w="1395" w:type="dxa"/>
            <w:vAlign w:val="center"/>
            <w:tcPrChange w:author="RAYLAN BRUNO SANTANA CARVALHO" w:date="2025-06-13T19:19:00Z" w:id="487">
              <w:tcPr>
                <w:tcW w:w="3005" w:type="dxa"/>
                <w:gridSpan w:val="2"/>
              </w:tcPr>
            </w:tcPrChange>
          </w:tcPr>
          <w:p w:rsidR="4D437BFB" w:rsidP="70C60923" w:rsidRDefault="4D437BFB" w14:paraId="4C3E688B" w14:textId="0B37C78D">
            <w:pPr>
              <w:rPr>
                <w:rFonts w:ascii="Times New Roman" w:hAnsi="Times New Roman" w:eastAsia="Times New Roman" w:cs="Times New Roman"/>
              </w:rPr>
            </w:pPr>
            <w:ins w:author="RAYLAN BRUNO SANTANA CARVALHO" w:date="2025-06-13T17:07:00Z" w:id="488">
              <w:r w:rsidRPr="70C60923">
                <w:rPr>
                  <w:rFonts w:ascii="Times New Roman" w:hAnsi="Times New Roman" w:eastAsia="Times New Roman" w:cs="Times New Roman"/>
                </w:rPr>
                <w:t>RNF03</w:t>
              </w:r>
            </w:ins>
          </w:p>
        </w:tc>
        <w:tc>
          <w:tcPr>
            <w:tcW w:w="5970" w:type="dxa"/>
            <w:vAlign w:val="center"/>
            <w:tcPrChange w:author="RAYLAN BRUNO SANTANA CARVALHO" w:date="2025-06-13T19:19:00Z" w:id="489">
              <w:tcPr>
                <w:tcW w:w="3005" w:type="dxa"/>
              </w:tcPr>
            </w:tcPrChange>
          </w:tcPr>
          <w:p w:rsidR="37A11E06" w:rsidRDefault="37A11E06" w14:paraId="1714EB1B" w14:textId="3C55B02A">
            <w:pPr>
              <w:rPr>
                <w:rFonts w:ascii="Times New Roman" w:hAnsi="Times New Roman" w:eastAsia="Times New Roman" w:cs="Times New Roman"/>
              </w:rPr>
            </w:pPr>
            <w:ins w:author="RAYLAN BRUNO SANTANA CARVALHO" w:date="2025-06-13T20:18:00Z" w:id="490">
              <w:r w:rsidRPr="70C60923">
                <w:rPr>
                  <w:rFonts w:ascii="Times New Roman" w:hAnsi="Times New Roman" w:eastAsia="Times New Roman" w:cs="Times New Roman"/>
                </w:rPr>
                <w:t>Interface intuitiva, limpa e moderna.</w:t>
              </w:r>
            </w:ins>
          </w:p>
        </w:tc>
        <w:tc>
          <w:tcPr>
            <w:tcW w:w="1650" w:type="dxa"/>
            <w:vAlign w:val="center"/>
            <w:tcPrChange w:author="RAYLAN BRUNO SANTANA CARVALHO" w:date="2025-06-13T19:19:00Z" w:id="491">
              <w:tcPr>
                <w:tcW w:w="3005" w:type="dxa"/>
                <w:gridSpan w:val="2"/>
              </w:tcPr>
            </w:tcPrChange>
          </w:tcPr>
          <w:p w:rsidR="37A11E06" w:rsidP="70C60923" w:rsidRDefault="37A11E06" w14:paraId="78F5B924" w14:textId="2317A496">
            <w:pPr>
              <w:rPr>
                <w:rFonts w:ascii="Times New Roman" w:hAnsi="Times New Roman" w:eastAsia="Times New Roman" w:cs="Times New Roman"/>
                <w:rPrChange w:author="KAUAN GUILHERME ALVES PINHEIRO SANTOS" w:date="2025-06-13T20:56:00Z" w16du:dateUtc="2025-06-13T23:56:00Z" w:id="492">
                  <w:rPr/>
                </w:rPrChange>
              </w:rPr>
            </w:pPr>
            <w:ins w:author="RAYLAN BRUNO SANTANA CARVALHO" w:date="2025-06-13T20:18:00Z" w:id="493">
              <w:r w:rsidRPr="70C60923">
                <w:rPr>
                  <w:rFonts w:ascii="Times New Roman" w:hAnsi="Times New Roman" w:eastAsia="Times New Roman" w:cs="Times New Roman"/>
                </w:rPr>
                <w:t>Alta</w:t>
              </w:r>
            </w:ins>
          </w:p>
        </w:tc>
      </w:tr>
      <w:tr w:rsidR="70C60923" w:rsidTr="70C60923" w14:paraId="49162B31" w14:textId="77777777">
        <w:trPr>
          <w:trHeight w:val="576"/>
          <w:jc w:val="center"/>
          <w:ins w:author="RAYLAN BRUNO SANTANA CARVALHO" w:date="2025-06-13T17:06:00Z" w:id="494"/>
          <w:trPrChange w:author="RAYLAN BRUNO SANTANA CARVALHO" w:date="2025-06-13T19:19:00Z" w:id="495">
            <w:trPr>
              <w:trHeight w:val="300"/>
            </w:trPr>
          </w:trPrChange>
        </w:trPr>
        <w:tc>
          <w:tcPr>
            <w:tcW w:w="1395" w:type="dxa"/>
            <w:vAlign w:val="center"/>
            <w:tcPrChange w:author="RAYLAN BRUNO SANTANA CARVALHO" w:date="2025-06-13T19:19:00Z" w:id="496">
              <w:tcPr>
                <w:tcW w:w="3005" w:type="dxa"/>
                <w:gridSpan w:val="2"/>
              </w:tcPr>
            </w:tcPrChange>
          </w:tcPr>
          <w:p w:rsidR="4D437BFB" w:rsidP="70C60923" w:rsidRDefault="4D437BFB" w14:paraId="54CBF4D3" w14:textId="18155B80">
            <w:pPr>
              <w:rPr>
                <w:rFonts w:ascii="Times New Roman" w:hAnsi="Times New Roman" w:eastAsia="Times New Roman" w:cs="Times New Roman"/>
              </w:rPr>
            </w:pPr>
            <w:ins w:author="RAYLAN BRUNO SANTANA CARVALHO" w:date="2025-06-13T17:07:00Z" w:id="497">
              <w:r w:rsidRPr="70C60923">
                <w:rPr>
                  <w:rFonts w:ascii="Times New Roman" w:hAnsi="Times New Roman" w:eastAsia="Times New Roman" w:cs="Times New Roman"/>
                </w:rPr>
                <w:t>RNF04</w:t>
              </w:r>
            </w:ins>
          </w:p>
        </w:tc>
        <w:tc>
          <w:tcPr>
            <w:tcW w:w="5970" w:type="dxa"/>
            <w:vAlign w:val="center"/>
            <w:tcPrChange w:author="RAYLAN BRUNO SANTANA CARVALHO" w:date="2025-06-13T19:19:00Z" w:id="498">
              <w:tcPr>
                <w:tcW w:w="3005" w:type="dxa"/>
              </w:tcPr>
            </w:tcPrChange>
          </w:tcPr>
          <w:p w:rsidR="405277A7" w:rsidP="70C60923" w:rsidRDefault="405277A7" w14:paraId="69939755" w14:textId="276CF3A3">
            <w:pPr>
              <w:rPr>
                <w:rFonts w:ascii="Times New Roman" w:hAnsi="Times New Roman" w:eastAsia="Times New Roman" w:cs="Times New Roman"/>
              </w:rPr>
            </w:pPr>
            <w:ins w:author="RAYLAN BRUNO SANTANA CARVALHO" w:date="2025-06-13T17:09:00Z" w:id="499">
              <w:r w:rsidRPr="70C60923">
                <w:rPr>
                  <w:rFonts w:ascii="Times New Roman" w:hAnsi="Times New Roman" w:eastAsia="Times New Roman" w:cs="Times New Roman"/>
                </w:rPr>
                <w:t>Sistema deve usar criptografia e tokenização para segurança de dados sensíveis.</w:t>
              </w:r>
            </w:ins>
          </w:p>
        </w:tc>
        <w:tc>
          <w:tcPr>
            <w:tcW w:w="1650" w:type="dxa"/>
            <w:vAlign w:val="center"/>
            <w:tcPrChange w:author="RAYLAN BRUNO SANTANA CARVALHO" w:date="2025-06-13T19:19:00Z" w:id="500">
              <w:tcPr>
                <w:tcW w:w="3005" w:type="dxa"/>
                <w:gridSpan w:val="2"/>
              </w:tcPr>
            </w:tcPrChange>
          </w:tcPr>
          <w:p w:rsidR="7D9AFF47" w:rsidP="70C60923" w:rsidRDefault="7D9AFF47" w14:paraId="5F010CE5" w14:textId="298486F6">
            <w:pPr>
              <w:rPr>
                <w:rFonts w:ascii="Times New Roman" w:hAnsi="Times New Roman" w:eastAsia="Times New Roman" w:cs="Times New Roman"/>
              </w:rPr>
            </w:pPr>
            <w:ins w:author="RAYLAN BRUNO SANTANA CARVALHO" w:date="2025-06-13T17:10:00Z" w:id="501">
              <w:r w:rsidRPr="70C60923">
                <w:rPr>
                  <w:rFonts w:ascii="Times New Roman" w:hAnsi="Times New Roman" w:eastAsia="Times New Roman" w:cs="Times New Roman"/>
                </w:rPr>
                <w:t>Alta</w:t>
              </w:r>
            </w:ins>
          </w:p>
        </w:tc>
      </w:tr>
    </w:tbl>
    <w:p w:rsidR="00584D84" w:rsidP="70C60923" w:rsidRDefault="5B4451B4" w14:paraId="61E188FE" w14:textId="736C2C77">
      <w:pPr>
        <w:jc w:val="center"/>
        <w:rPr>
          <w:ins w:author="RAYLAN BRUNO SANTANA CARVALHO" w:date="2025-06-13T18:16:00Z" w16du:dateUtc="2025-06-13T18:16:43Z" w:id="502"/>
          <w:rFonts w:ascii="Times New Roman" w:hAnsi="Times New Roman" w:eastAsia="Times New Roman" w:cs="Times New Roman"/>
        </w:rPr>
      </w:pPr>
      <w:ins w:author="RAYLAN BRUNO SANTANA CARVALHO" w:date="2025-06-13T18:16:00Z" w:id="503">
        <w:r w:rsidRPr="70C60923">
          <w:rPr>
            <w:rFonts w:ascii="Times New Roman" w:hAnsi="Times New Roman" w:eastAsia="Times New Roman" w:cs="Times New Roman"/>
          </w:rPr>
          <w:t>Fonte: Autoria própria, 2025</w:t>
        </w:r>
      </w:ins>
    </w:p>
    <w:p w:rsidR="00584D84" w:rsidP="0F56D97C" w:rsidRDefault="43E6330F" w14:paraId="56E7A8A6" w14:textId="25093216">
      <w:pPr>
        <w:pStyle w:val="Title"/>
        <w:rPr>
          <w:ins w:author="RAYLAN BRUNO SANTANA CARVALHO" w:date="2025-06-13T18:28:00Z" w16du:dateUtc="2025-06-13T18:28:21Z" w:id="1231471718"/>
          <w:rFonts w:ascii="Times New Roman" w:hAnsi="Times New Roman" w:eastAsia="Times New Roman" w:cs="Times New Roman"/>
          <w:b w:val="1"/>
          <w:bCs w:val="1"/>
        </w:rPr>
        <w:pPrChange w:author="KAUAN GUILHERME ALVES PINHEIRO SANTOS" w:date="2025-06-14T01:53:58.005Z">
          <w:pPr/>
        </w:pPrChange>
      </w:pPr>
      <w:ins w:author="RAYLAN BRUNO SANTANA CARVALHO" w:date="2025-06-13T18:24:00Z" w:id="885981624">
        <w:r w:rsidR="43E6330F">
          <w:t>4. DIAGRAMAS</w:t>
        </w:r>
      </w:ins>
    </w:p>
    <w:p w:rsidRPr="00584D84" w:rsidR="00584D84" w:rsidP="0F56D97C" w:rsidRDefault="255940B4" w14:paraId="1D63832E" w14:textId="256B0E51">
      <w:pPr>
        <w:ind w:firstLine="708"/>
        <w:jc w:val="both"/>
        <w:rPr>
          <w:ins w:author="RAYLAN BRUNO SANTANA CARVALHO" w:date="2025-06-13T18:25:00Z" w16du:dateUtc="2025-06-13T18:25:18Z" w:id="124666624"/>
          <w:rFonts w:ascii="Times New Roman" w:hAnsi="Times New Roman" w:eastAsia="Times New Roman" w:cs="Times New Roman"/>
          <w:rPrChange w:author="RAYLAN BRUNO SANTANA CARVALHO" w:date="2025-06-13T18:28:00Z" w:id="326581682">
            <w:rPr>
              <w:ins w:author="RAYLAN BRUNO SANTANA CARVALHO" w:date="2025-06-13T18:25:00Z" w16du:dateUtc="2025-06-13T18:25:18Z" w:id="1738563833"/>
              <w:rFonts w:ascii="Times New Roman" w:hAnsi="Times New Roman" w:eastAsia="Times New Roman" w:cs="Times New Roman"/>
              <w:b w:val="1"/>
              <w:bCs w:val="1"/>
            </w:rPr>
          </w:rPrChange>
        </w:rPr>
        <w:pPrChange w:author="RAYLAN BRUNO SANTANA CARVALHO" w:date="2025-06-14T01:52:09.462Z">
          <w:pPr>
            <w:ind w:firstLine="708"/>
          </w:pPr>
        </w:pPrChange>
      </w:pPr>
      <w:ins w:author="RAYLAN BRUNO SANTANA CARVALHO" w:date="2025-06-13T18:28:00Z" w:id="1086909600">
        <w:r w:rsidRPr="0F56D97C" w:rsidR="255940B4">
          <w:rPr>
            <w:rFonts w:ascii="Times New Roman" w:hAnsi="Times New Roman" w:eastAsia="Times New Roman" w:cs="Times New Roman"/>
          </w:rPr>
          <w:t xml:space="preserve">Um </w:t>
        </w:r>
        <w:r w:rsidRPr="0F56D97C" w:rsidR="255940B4">
          <w:rPr>
            <w:rFonts w:ascii="Times New Roman" w:hAnsi="Times New Roman" w:eastAsia="Times New Roman" w:cs="Times New Roman"/>
            <w:rPrChange w:author="RAYLAN BRUNO SANTANA CARVALHO" w:date="2025-06-13T18:28:00Z" w:id="1739488873">
              <w:rPr>
                <w:rFonts w:ascii="Times New Roman" w:hAnsi="Times New Roman" w:eastAsia="Times New Roman" w:cs="Times New Roman"/>
                <w:b w:val="1"/>
                <w:bCs w:val="1"/>
              </w:rPr>
            </w:rPrChange>
          </w:rPr>
          <w:t>diagrama na UML (</w:t>
        </w:r>
        <w:r w:rsidRPr="0F56D97C" w:rsidR="255940B4">
          <w:rPr>
            <w:rFonts w:ascii="Times New Roman" w:hAnsi="Times New Roman" w:eastAsia="Times New Roman" w:cs="Times New Roman"/>
            <w:rPrChange w:author="RAYLAN BRUNO SANTANA CARVALHO" w:date="2025-06-13T18:28:00Z" w:id="1518529705">
              <w:rPr>
                <w:rFonts w:ascii="Times New Roman" w:hAnsi="Times New Roman" w:eastAsia="Times New Roman" w:cs="Times New Roman"/>
                <w:b w:val="1"/>
                <w:bCs w:val="1"/>
              </w:rPr>
            </w:rPrChange>
          </w:rPr>
          <w:t>Unified</w:t>
        </w:r>
        <w:r w:rsidRPr="0F56D97C" w:rsidR="255940B4">
          <w:rPr>
            <w:rFonts w:ascii="Times New Roman" w:hAnsi="Times New Roman" w:eastAsia="Times New Roman" w:cs="Times New Roman"/>
            <w:rPrChange w:author="RAYLAN BRUNO SANTANA CARVALHO" w:date="2025-06-13T18:28:00Z" w:id="853072588">
              <w:rPr>
                <w:rFonts w:ascii="Times New Roman" w:hAnsi="Times New Roman" w:eastAsia="Times New Roman" w:cs="Times New Roman"/>
                <w:b w:val="1"/>
                <w:bCs w:val="1"/>
              </w:rPr>
            </w:rPrChange>
          </w:rPr>
          <w:t xml:space="preserve"> </w:t>
        </w:r>
        <w:r w:rsidRPr="0F56D97C" w:rsidR="255940B4">
          <w:rPr>
            <w:rFonts w:ascii="Times New Roman" w:hAnsi="Times New Roman" w:eastAsia="Times New Roman" w:cs="Times New Roman"/>
            <w:rPrChange w:author="RAYLAN BRUNO SANTANA CARVALHO" w:date="2025-06-13T18:28:00Z" w:id="806181052">
              <w:rPr>
                <w:rFonts w:ascii="Times New Roman" w:hAnsi="Times New Roman" w:eastAsia="Times New Roman" w:cs="Times New Roman"/>
                <w:b w:val="1"/>
                <w:bCs w:val="1"/>
              </w:rPr>
            </w:rPrChange>
          </w:rPr>
          <w:t>Modeling</w:t>
        </w:r>
        <w:r w:rsidRPr="0F56D97C" w:rsidR="255940B4">
          <w:rPr>
            <w:rFonts w:ascii="Times New Roman" w:hAnsi="Times New Roman" w:eastAsia="Times New Roman" w:cs="Times New Roman"/>
            <w:rPrChange w:author="RAYLAN BRUNO SANTANA CARVALHO" w:date="2025-06-13T18:28:00Z" w:id="1386393332">
              <w:rPr>
                <w:rFonts w:ascii="Times New Roman" w:hAnsi="Times New Roman" w:eastAsia="Times New Roman" w:cs="Times New Roman"/>
                <w:b w:val="1"/>
                <w:bCs w:val="1"/>
              </w:rPr>
            </w:rPrChange>
          </w:rPr>
          <w:t xml:space="preserve"> </w:t>
        </w:r>
        <w:r w:rsidRPr="0F56D97C" w:rsidR="255940B4">
          <w:rPr>
            <w:rFonts w:ascii="Times New Roman" w:hAnsi="Times New Roman" w:eastAsia="Times New Roman" w:cs="Times New Roman"/>
            <w:rPrChange w:author="RAYLAN BRUNO SANTANA CARVALHO" w:date="2025-06-13T18:28:00Z" w:id="1673566118">
              <w:rPr>
                <w:rFonts w:ascii="Times New Roman" w:hAnsi="Times New Roman" w:eastAsia="Times New Roman" w:cs="Times New Roman"/>
                <w:b w:val="1"/>
                <w:bCs w:val="1"/>
              </w:rPr>
            </w:rPrChange>
          </w:rPr>
          <w:t>Language</w:t>
        </w:r>
        <w:r w:rsidRPr="0F56D97C" w:rsidR="255940B4">
          <w:rPr>
            <w:rFonts w:ascii="Times New Roman" w:hAnsi="Times New Roman" w:eastAsia="Times New Roman" w:cs="Times New Roman"/>
          </w:rPr>
          <w:t>) é uma representação visual que descreve aspectos estruturais ou comportamentais de um sistema de software. A UML é uma linguagem padronizada para modelagem, e seus diagramas ajudam a comunicar, entender e documentar a arquitetura, o funcionamento e os relacionamentos entre os componentes do sistema. Esses diagramas são essenciais durante as fases de análise, design e documentação, pois facilitam o entendimento entre desenvolvedores, analistas e clientes, além de servirem como base para a implementação do software.</w:t>
        </w:r>
      </w:ins>
    </w:p>
    <w:p w:rsidR="00584D84" w:rsidP="0F56D97C" w:rsidRDefault="43E6330F" w14:paraId="7FFA942B" w14:textId="0042F8C6">
      <w:pPr>
        <w:pStyle w:val="Title"/>
        <w:rPr>
          <w:ins w:author="RAYLAN BRUNO SANTANA CARVALHO" w:date="2025-06-13T18:38:00Z" w16du:dateUtc="2025-06-13T18:38:36Z" w:id="554877101"/>
          <w:rFonts w:ascii="Times New Roman" w:hAnsi="Times New Roman" w:eastAsia="Times New Roman" w:cs="Times New Roman"/>
          <w:b w:val="1"/>
          <w:bCs w:val="1"/>
        </w:rPr>
        <w:pPrChange w:author="KAUAN GUILHERME ALVES PINHEIRO SANTOS" w:date="2025-06-14T01:54:04.59Z">
          <w:pPr/>
        </w:pPrChange>
      </w:pPr>
      <w:ins w:author="RAYLAN BRUNO SANTANA CARVALHO" w:date="2025-06-13T18:25:00Z" w:id="482517544">
        <w:r w:rsidRPr="0F56D97C" w:rsidR="43E6330F">
          <w:rPr>
            <w:rPrChange w:author="KAUAN GUILHERME ALVES PINHEIRO SANTOS" w:date="2025-06-14T01:54:04.589Z" w:id="1001374259">
              <w:rPr>
                <w:rFonts w:ascii="Times New Roman" w:hAnsi="Times New Roman" w:eastAsia="Times New Roman" w:cs="Times New Roman"/>
                <w:b w:val="1"/>
                <w:bCs w:val="1"/>
              </w:rPr>
            </w:rPrChange>
          </w:rPr>
          <w:t>4.1 DIAGRAMA DE CASOS DE USO</w:t>
        </w:r>
      </w:ins>
    </w:p>
    <w:p w:rsidR="00584D84" w:rsidP="0F56D97C" w:rsidRDefault="4A9A57A8" w14:paraId="7F358855" w14:textId="1354944C">
      <w:pPr>
        <w:ind w:firstLine="708"/>
        <w:jc w:val="both"/>
        <w:rPr>
          <w:ins w:author="RAYLAN BRUNO SANTANA CARVALHO" w:date="2025-06-13T18:43:00Z" w16du:dateUtc="2025-06-13T18:43:57Z" w:id="254915971"/>
          <w:rFonts w:ascii="Times New Roman" w:hAnsi="Times New Roman" w:eastAsia="Times New Roman" w:cs="Times New Roman"/>
        </w:rPr>
        <w:pPrChange w:author="RAYLAN BRUNO SANTANA CARVALHO" w:date="2025-06-14T01:52:14.469Z">
          <w:pPr>
            <w:ind w:firstLine="708"/>
          </w:pPr>
        </w:pPrChange>
      </w:pPr>
      <w:ins w:author="RAYLAN BRUNO SANTANA CARVALHO" w:date="2025-06-13T18:38:00Z" w:id="1595576316">
        <w:r w:rsidRPr="0F56D97C" w:rsidR="4A9A57A8">
          <w:rPr>
            <w:rFonts w:ascii="Times New Roman" w:hAnsi="Times New Roman" w:eastAsia="Times New Roman" w:cs="Times New Roman"/>
          </w:rPr>
          <w:t>Esse diagrama mostra as funcionalidades principais do sistema do ponto de vista do usuário. Representa o que o sistema deve fazer, incluindo os atores (usuários ou sistemas externos) e os casos de uso (ações que eles podem realizar).</w:t>
        </w:r>
      </w:ins>
    </w:p>
    <w:p w:rsidR="00584D84" w:rsidRDefault="36A57951" w14:paraId="74C8613C" w14:textId="25D6ACEC">
      <w:pPr>
        <w:jc w:val="center"/>
        <w:rPr>
          <w:ins w:author="RAYLAN BRUNO SANTANA CARVALHO" w:date="2025-06-13T18:44:00Z" w16du:dateUtc="2025-06-13T18:44:12Z" w:id="516"/>
          <w:rFonts w:ascii="Times New Roman" w:hAnsi="Times New Roman" w:eastAsia="Times New Roman" w:cs="Times New Roman"/>
        </w:rPr>
        <w:pPrChange w:author="RAYLAN BRUNO SANTANA CARVALHO" w:date="2025-06-13T18:49:00Z" w:id="517">
          <w:pPr/>
        </w:pPrChange>
      </w:pPr>
      <w:ins w:author="RAYLAN BRUNO SANTANA CARVALHO" w:date="2025-06-13T18:44:00Z" w:id="518">
        <w:r w:rsidRPr="70C60923">
          <w:rPr>
            <w:rFonts w:ascii="Times New Roman" w:hAnsi="Times New Roman" w:eastAsia="Times New Roman" w:cs="Times New Roman"/>
          </w:rPr>
          <w:t xml:space="preserve">Imagem 1 – Diagrama de casos de uso de </w:t>
        </w:r>
      </w:ins>
      <w:ins w:author="RAYLAN BRUNO SANTANA CARVALHO" w:date="2025-06-13T18:49:00Z" w:id="519">
        <w:r w:rsidRPr="70C60923" w:rsidR="083B7404">
          <w:rPr>
            <w:rFonts w:ascii="Times New Roman" w:hAnsi="Times New Roman" w:eastAsia="Times New Roman" w:cs="Times New Roman"/>
          </w:rPr>
          <w:t>Fazer Login</w:t>
        </w:r>
      </w:ins>
    </w:p>
    <w:p w:rsidR="00584D84" w:rsidRDefault="36A57951" w14:paraId="7D6D2A50" w14:textId="2207DD3C">
      <w:pPr>
        <w:jc w:val="center"/>
        <w:rPr>
          <w:ins w:author="RAYLAN BRUNO SANTANA CARVALHO" w:date="2025-06-13T18:47:00Z" w16du:dateUtc="2025-06-13T18:47:18Z" w:id="520"/>
          <w:rFonts w:ascii="Times New Roman" w:hAnsi="Times New Roman" w:eastAsia="Times New Roman" w:cs="Times New Roman"/>
        </w:rPr>
        <w:pPrChange w:author="RAYLAN BRUNO SANTANA CARVALHO" w:date="2025-06-13T18:44:00Z" w:id="521">
          <w:pPr/>
        </w:pPrChange>
      </w:pPr>
      <w:ins w:author="RAYLAN BRUNO SANTANA CARVALHO" w:date="2025-06-13T18:44:00Z" w:id="522">
        <w:r>
          <w:rPr>
            <w:noProof/>
          </w:rPr>
          <w:drawing>
            <wp:inline distT="0" distB="0" distL="0" distR="0" wp14:anchorId="75BEEB64" wp14:editId="4F1283D4">
              <wp:extent cx="4486313" cy="3017520"/>
              <wp:effectExtent l="0" t="0" r="0" b="0"/>
              <wp:docPr id="188468979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89797" name=""/>
                      <pic:cNvPicPr/>
                    </pic:nvPicPr>
                    <pic:blipFill>
                      <a:blip r:embed="rId8">
                        <a:extLst>
                          <a:ext uri="{28A0092B-C50C-407E-A947-70E740481C1C}">
                            <a14:useLocalDpi xmlns:a14="http://schemas.microsoft.com/office/drawing/2010/main"/>
                          </a:ext>
                        </a:extLst>
                      </a:blip>
                      <a:stretch>
                        <a:fillRect/>
                      </a:stretch>
                    </pic:blipFill>
                    <pic:spPr>
                      <a:xfrm>
                        <a:off x="0" y="0"/>
                        <a:ext cx="4486313" cy="3017520"/>
                      </a:xfrm>
                      <a:prstGeom prst="rect">
                        <a:avLst/>
                      </a:prstGeom>
                    </pic:spPr>
                  </pic:pic>
                </a:graphicData>
              </a:graphic>
            </wp:inline>
          </w:drawing>
        </w:r>
      </w:ins>
    </w:p>
    <w:p w:rsidR="00584D84" w:rsidP="70C60923" w:rsidRDefault="453AA494" w14:paraId="393F1408" w14:textId="6DC3753F">
      <w:pPr>
        <w:jc w:val="center"/>
        <w:rPr>
          <w:ins w:author="RAYLAN BRUNO SANTANA CARVALHO" w:date="2025-06-13T18:47:00Z" w16du:dateUtc="2025-06-13T18:47:30Z" w:id="523"/>
          <w:rFonts w:ascii="Times New Roman" w:hAnsi="Times New Roman" w:eastAsia="Times New Roman" w:cs="Times New Roman"/>
        </w:rPr>
      </w:pPr>
      <w:ins w:author="RAYLAN BRUNO SANTANA CARVALHO" w:date="2025-06-13T18:47:00Z" w:id="524">
        <w:r w:rsidRPr="70C60923">
          <w:rPr>
            <w:rFonts w:ascii="Times New Roman" w:hAnsi="Times New Roman" w:eastAsia="Times New Roman" w:cs="Times New Roman"/>
          </w:rPr>
          <w:t>Fonte: Autoria própria, 2025.</w:t>
        </w:r>
      </w:ins>
    </w:p>
    <w:p w:rsidR="00584D84" w:rsidRDefault="453AA494" w14:paraId="619442A4" w14:textId="0AD9571D">
      <w:pPr>
        <w:rPr>
          <w:ins w:author="RAYLAN BRUNO SANTANA CARVALHO" w:date="2025-06-13T18:47:00Z" w16du:dateUtc="2025-06-13T18:47:35Z" w:id="525"/>
          <w:rFonts w:ascii="Times New Roman" w:hAnsi="Times New Roman" w:eastAsia="Times New Roman" w:cs="Times New Roman"/>
        </w:rPr>
        <w:pPrChange w:author="RAYLAN BRUNO SANTANA CARVALHO" w:date="2025-06-13T18:47:00Z" w:id="526">
          <w:pPr>
            <w:jc w:val="center"/>
          </w:pPr>
        </w:pPrChange>
      </w:pPr>
      <w:ins w:author="RAYLAN BRUNO SANTANA CARVALHO" w:date="2025-06-13T18:47:00Z" w:id="527">
        <w:r w:rsidRPr="70C60923">
          <w:rPr>
            <w:rFonts w:ascii="Times New Roman" w:hAnsi="Times New Roman" w:eastAsia="Times New Roman" w:cs="Times New Roman"/>
          </w:rPr>
          <w:t>Descrição:</w:t>
        </w:r>
      </w:ins>
    </w:p>
    <w:p w:rsidR="00584D84" w:rsidP="0F56D97C" w:rsidRDefault="453AA494" w14:paraId="30B4577F" w14:textId="3D28B6F1">
      <w:pPr>
        <w:ind w:firstLine="708"/>
        <w:jc w:val="both"/>
        <w:rPr>
          <w:ins w:author="RAYLAN BRUNO SANTANA CARVALHO" w:date="2025-06-13T18:47:00Z" w16du:dateUtc="2025-06-13T18:47:35Z" w:id="1259198194"/>
          <w:rFonts w:ascii="Times New Roman" w:hAnsi="Times New Roman" w:eastAsia="Times New Roman" w:cs="Times New Roman"/>
        </w:rPr>
        <w:pPrChange w:author="RAYLAN BRUNO SANTANA CARVALHO" w:date="2025-06-14T01:52:21.689Z" w:id="529">
          <w:pPr/>
        </w:pPrChange>
      </w:pPr>
      <w:ins w:author="RAYLAN BRUNO SANTANA CARVALHO" w:date="2025-06-13T18:47:00Z" w:id="1209320581">
        <w:r w:rsidRPr="0F56D97C" w:rsidR="453AA494">
          <w:rPr>
            <w:rFonts w:ascii="Times New Roman" w:hAnsi="Times New Roman" w:eastAsia="Times New Roman" w:cs="Times New Roman"/>
          </w:rPr>
          <w:t>O caso de uso "Fazer Login" permite que o usuário acesse o sistema por meio de três opções: inserindo manualmente suas credenciais (e-mail e senha), optando por realizar um novo cadastro, ou utilizando a autenticação via conta Google (funcionalidade especial). Ao efetuar o login com sucesso, o sistema valida as informações e concede acesso às funcionalidades personalizadas da plataforma.</w:t>
        </w:r>
      </w:ins>
    </w:p>
    <w:p w:rsidR="00584D84" w:rsidRDefault="453AA494" w14:paraId="5DD51D2A" w14:textId="55C27EA9">
      <w:pPr>
        <w:rPr>
          <w:ins w:author="RAYLAN BRUNO SANTANA CARVALHO" w:date="2025-06-13T18:49:00Z" w16du:dateUtc="2025-06-13T18:49:58Z" w:id="531"/>
          <w:rFonts w:ascii="Times New Roman" w:hAnsi="Times New Roman" w:eastAsia="Times New Roman" w:cs="Times New Roman"/>
        </w:rPr>
      </w:pPr>
      <w:ins w:author="RAYLAN BRUNO SANTANA CARVALHO" w:date="2025-06-13T18:47:00Z" w:id="532">
        <w:r w:rsidRPr="70C60923">
          <w:rPr>
            <w:rFonts w:ascii="Times New Roman" w:hAnsi="Times New Roman" w:eastAsia="Times New Roman" w:cs="Times New Roman"/>
          </w:rPr>
          <w:t>Atores:</w:t>
        </w:r>
      </w:ins>
      <w:ins w:author="RAYLAN BRUNO SANTANA CARVALHO" w:date="2025-06-13T18:49:00Z" w:id="533">
        <w:r w:rsidRPr="70C60923" w:rsidR="7B64867B">
          <w:rPr>
            <w:rFonts w:ascii="Times New Roman" w:hAnsi="Times New Roman" w:eastAsia="Times New Roman" w:cs="Times New Roman"/>
          </w:rPr>
          <w:t xml:space="preserve"> </w:t>
        </w:r>
      </w:ins>
      <w:ins w:author="RAYLAN BRUNO SANTANA CARVALHO" w:date="2025-06-13T18:47:00Z" w:id="534">
        <w:r w:rsidRPr="70C60923">
          <w:rPr>
            <w:rFonts w:ascii="Times New Roman" w:hAnsi="Times New Roman" w:eastAsia="Times New Roman" w:cs="Times New Roman"/>
          </w:rPr>
          <w:t>Usuário</w:t>
        </w:r>
      </w:ins>
      <w:ins w:author="RAYLAN BRUNO SANTANA CARVALHO" w:date="2025-06-13T18:49:00Z" w:id="535">
        <w:r w:rsidRPr="70C60923" w:rsidR="54BCB7B6">
          <w:rPr>
            <w:rFonts w:ascii="Times New Roman" w:hAnsi="Times New Roman" w:eastAsia="Times New Roman" w:cs="Times New Roman"/>
          </w:rPr>
          <w:t xml:space="preserve">, </w:t>
        </w:r>
      </w:ins>
      <w:ins w:author="RAYLAN BRUNO SANTANA CARVALHO" w:date="2025-06-13T18:47:00Z" w:id="536">
        <w:r w:rsidRPr="70C60923">
          <w:rPr>
            <w:rFonts w:ascii="Times New Roman" w:hAnsi="Times New Roman" w:eastAsia="Times New Roman" w:cs="Times New Roman"/>
          </w:rPr>
          <w:t>Sistema de Autenticação Google (ator externo)</w:t>
        </w:r>
      </w:ins>
    </w:p>
    <w:p w:rsidR="00584D84" w:rsidP="70C60923" w:rsidRDefault="453AA494" w14:paraId="2898A981" w14:textId="4A319D84">
      <w:pPr>
        <w:rPr>
          <w:ins w:author="RAYLAN BRUNO SANTANA CARVALHO" w:date="2025-06-13T18:47:00Z" w16du:dateUtc="2025-06-13T18:47:35Z" w:id="537"/>
          <w:rFonts w:ascii="Times New Roman" w:hAnsi="Times New Roman" w:eastAsia="Times New Roman" w:cs="Times New Roman"/>
        </w:rPr>
      </w:pPr>
      <w:ins w:author="RAYLAN BRUNO SANTANA CARVALHO" w:date="2025-06-13T18:47:00Z" w:id="538">
        <w:r w:rsidRPr="70C60923">
          <w:rPr>
            <w:rFonts w:ascii="Times New Roman" w:hAnsi="Times New Roman" w:eastAsia="Times New Roman" w:cs="Times New Roman"/>
          </w:rPr>
          <w:t>Fluxo Principal:</w:t>
        </w:r>
      </w:ins>
    </w:p>
    <w:p w:rsidR="00584D84" w:rsidRDefault="453AA494" w14:paraId="0DA8CE0E" w14:textId="2A51FB85">
      <w:pPr>
        <w:pStyle w:val="ListParagraph"/>
        <w:numPr>
          <w:ilvl w:val="0"/>
          <w:numId w:val="13"/>
        </w:numPr>
        <w:rPr>
          <w:ins w:author="RAYLAN BRUNO SANTANA CARVALHO" w:date="2025-06-13T18:48:00Z" w16du:dateUtc="2025-06-13T18:48:40Z" w:id="539"/>
          <w:rFonts w:ascii="Times New Roman" w:hAnsi="Times New Roman" w:eastAsia="Times New Roman" w:cs="Times New Roman"/>
        </w:rPr>
        <w:pPrChange w:author="RAYLAN BRUNO SANTANA CARVALHO" w:date="2025-06-13T18:50:00Z" w:id="540">
          <w:pPr/>
        </w:pPrChange>
      </w:pPr>
      <w:ins w:author="RAYLAN BRUNO SANTANA CARVALHO" w:date="2025-06-13T18:47:00Z" w:id="541">
        <w:r w:rsidRPr="70C60923">
          <w:rPr>
            <w:rFonts w:ascii="Times New Roman" w:hAnsi="Times New Roman" w:eastAsia="Times New Roman" w:cs="Times New Roman"/>
          </w:rPr>
          <w:t>O usuário acessa a tela de login.</w:t>
        </w:r>
      </w:ins>
    </w:p>
    <w:p w:rsidR="00584D84" w:rsidP="70C60923" w:rsidRDefault="453AA494" w14:paraId="0CAAC067" w14:textId="418312A5">
      <w:pPr>
        <w:pStyle w:val="ListParagraph"/>
        <w:numPr>
          <w:ilvl w:val="0"/>
          <w:numId w:val="13"/>
        </w:numPr>
        <w:rPr>
          <w:ins w:author="RAYLAN BRUNO SANTANA CARVALHO" w:date="2025-06-13T18:47:00Z" w16du:dateUtc="2025-06-13T18:47:35Z" w:id="542"/>
          <w:rFonts w:ascii="Times New Roman" w:hAnsi="Times New Roman" w:eastAsia="Times New Roman" w:cs="Times New Roman"/>
        </w:rPr>
      </w:pPr>
      <w:ins w:author="RAYLAN BRUNO SANTANA CARVALHO" w:date="2025-06-13T18:47:00Z" w:id="543">
        <w:r w:rsidRPr="70C60923">
          <w:rPr>
            <w:rFonts w:ascii="Times New Roman" w:hAnsi="Times New Roman" w:eastAsia="Times New Roman" w:cs="Times New Roman"/>
          </w:rPr>
          <w:t>O sistema oferece três opções:</w:t>
        </w:r>
      </w:ins>
    </w:p>
    <w:p w:rsidR="00584D84" w:rsidRDefault="453AA494" w14:paraId="2AEEF088" w14:textId="61A3B341">
      <w:pPr>
        <w:pStyle w:val="ListParagraph"/>
        <w:numPr>
          <w:ilvl w:val="1"/>
          <w:numId w:val="13"/>
        </w:numPr>
        <w:rPr>
          <w:ins w:author="RAYLAN BRUNO SANTANA CARVALHO" w:date="2025-06-13T18:48:00Z" w16du:dateUtc="2025-06-13T18:48:29Z" w:id="544"/>
          <w:rFonts w:ascii="Times New Roman" w:hAnsi="Times New Roman" w:eastAsia="Times New Roman" w:cs="Times New Roman"/>
        </w:rPr>
        <w:pPrChange w:author="RAYLAN BRUNO SANTANA CARVALHO" w:date="2025-06-13T18:50:00Z" w:id="545">
          <w:pPr/>
        </w:pPrChange>
      </w:pPr>
      <w:ins w:author="RAYLAN BRUNO SANTANA CARVALHO" w:date="2025-06-13T18:47:00Z" w:id="546">
        <w:r w:rsidRPr="70C60923">
          <w:rPr>
            <w:rFonts w:ascii="Times New Roman" w:hAnsi="Times New Roman" w:eastAsia="Times New Roman" w:cs="Times New Roman"/>
          </w:rPr>
          <w:t>Inserir e-mail e senha (login tradicional)</w:t>
        </w:r>
      </w:ins>
    </w:p>
    <w:p w:rsidR="00584D84" w:rsidP="70C60923" w:rsidRDefault="453AA494" w14:paraId="5CC1A5EE" w14:textId="5E30F089">
      <w:pPr>
        <w:pStyle w:val="ListParagraph"/>
        <w:numPr>
          <w:ilvl w:val="1"/>
          <w:numId w:val="13"/>
        </w:numPr>
        <w:rPr>
          <w:ins w:author="RAYLAN BRUNO SANTANA CARVALHO" w:date="2025-06-13T18:48:00Z" w16du:dateUtc="2025-06-13T18:48:24Z" w:id="547"/>
          <w:rFonts w:ascii="Times New Roman" w:hAnsi="Times New Roman" w:eastAsia="Times New Roman" w:cs="Times New Roman"/>
        </w:rPr>
      </w:pPr>
      <w:ins w:author="RAYLAN BRUNO SANTANA CARVALHO" w:date="2025-06-13T18:47:00Z" w:id="548">
        <w:r w:rsidRPr="70C60923">
          <w:rPr>
            <w:rFonts w:ascii="Times New Roman" w:hAnsi="Times New Roman" w:eastAsia="Times New Roman" w:cs="Times New Roman"/>
          </w:rPr>
          <w:t xml:space="preserve">Acessar tela de cadastro para </w:t>
        </w:r>
      </w:ins>
      <w:ins w:author="RAYLAN BRUNO SANTANA CARVALHO" w:date="2025-06-13T18:50:00Z" w:id="549">
        <w:r w:rsidRPr="70C60923" w:rsidR="5904F64F">
          <w:rPr>
            <w:rFonts w:ascii="Times New Roman" w:hAnsi="Times New Roman" w:eastAsia="Times New Roman" w:cs="Times New Roman"/>
          </w:rPr>
          <w:t>criar</w:t>
        </w:r>
      </w:ins>
      <w:ins w:author="RAYLAN BRUNO SANTANA CARVALHO" w:date="2025-06-13T18:47:00Z" w:id="550">
        <w:r w:rsidRPr="70C60923">
          <w:rPr>
            <w:rFonts w:ascii="Times New Roman" w:hAnsi="Times New Roman" w:eastAsia="Times New Roman" w:cs="Times New Roman"/>
          </w:rPr>
          <w:t xml:space="preserve"> conta</w:t>
        </w:r>
      </w:ins>
    </w:p>
    <w:p w:rsidR="00584D84" w:rsidP="70C60923" w:rsidRDefault="453AA494" w14:paraId="6D280C30" w14:textId="6E20792A">
      <w:pPr>
        <w:pStyle w:val="ListParagraph"/>
        <w:numPr>
          <w:ilvl w:val="1"/>
          <w:numId w:val="13"/>
        </w:numPr>
        <w:rPr>
          <w:ins w:author="RAYLAN BRUNO SANTANA CARVALHO" w:date="2025-06-13T18:48:00Z" w16du:dateUtc="2025-06-13T18:48:17Z" w:id="551"/>
          <w:rFonts w:ascii="Times New Roman" w:hAnsi="Times New Roman" w:eastAsia="Times New Roman" w:cs="Times New Roman"/>
        </w:rPr>
      </w:pPr>
      <w:ins w:author="RAYLAN BRUNO SANTANA CARVALHO" w:date="2025-06-13T18:47:00Z" w:id="552">
        <w:r w:rsidRPr="70C60923">
          <w:rPr>
            <w:rFonts w:ascii="Times New Roman" w:hAnsi="Times New Roman" w:eastAsia="Times New Roman" w:cs="Times New Roman"/>
          </w:rPr>
          <w:t>Fazer login com Google</w:t>
        </w:r>
      </w:ins>
    </w:p>
    <w:p w:rsidR="00584D84" w:rsidP="70C60923" w:rsidRDefault="453AA494" w14:paraId="2BCB9E66" w14:textId="74BD6B9A">
      <w:pPr>
        <w:pStyle w:val="ListParagraph"/>
        <w:numPr>
          <w:ilvl w:val="0"/>
          <w:numId w:val="13"/>
        </w:numPr>
        <w:rPr>
          <w:ins w:author="RAYLAN BRUNO SANTANA CARVALHO" w:date="2025-06-13T18:48:00Z" w16du:dateUtc="2025-06-13T18:48:13Z" w:id="553"/>
          <w:rFonts w:ascii="Times New Roman" w:hAnsi="Times New Roman" w:eastAsia="Times New Roman" w:cs="Times New Roman"/>
        </w:rPr>
      </w:pPr>
      <w:ins w:author="RAYLAN BRUNO SANTANA CARVALHO" w:date="2025-06-13T18:47:00Z" w:id="554">
        <w:r w:rsidRPr="70C60923">
          <w:rPr>
            <w:rFonts w:ascii="Times New Roman" w:hAnsi="Times New Roman" w:eastAsia="Times New Roman" w:cs="Times New Roman"/>
          </w:rPr>
          <w:t>O usuário escolhe uma das opções.</w:t>
        </w:r>
      </w:ins>
    </w:p>
    <w:p w:rsidR="00584D84" w:rsidP="70C60923" w:rsidRDefault="453AA494" w14:paraId="663D0328" w14:textId="333EDF9B">
      <w:pPr>
        <w:pStyle w:val="ListParagraph"/>
        <w:numPr>
          <w:ilvl w:val="0"/>
          <w:numId w:val="13"/>
        </w:numPr>
        <w:rPr>
          <w:ins w:author="RAYLAN BRUNO SANTANA CARVALHO" w:date="2025-06-13T18:48:00Z" w16du:dateUtc="2025-06-13T18:48:09Z" w:id="555"/>
          <w:rFonts w:ascii="Times New Roman" w:hAnsi="Times New Roman" w:eastAsia="Times New Roman" w:cs="Times New Roman"/>
        </w:rPr>
      </w:pPr>
      <w:ins w:author="RAYLAN BRUNO SANTANA CARVALHO" w:date="2025-06-13T18:47:00Z" w:id="556">
        <w:r w:rsidRPr="70C60923">
          <w:rPr>
            <w:rFonts w:ascii="Times New Roman" w:hAnsi="Times New Roman" w:eastAsia="Times New Roman" w:cs="Times New Roman"/>
          </w:rPr>
          <w:t>O sistema valida os dados ou redireciona para o serviço de autenticação Google.</w:t>
        </w:r>
      </w:ins>
    </w:p>
    <w:p w:rsidR="00584D84" w:rsidP="70C60923" w:rsidRDefault="453AA494" w14:paraId="1F49B76F" w14:textId="27851671">
      <w:pPr>
        <w:pStyle w:val="ListParagraph"/>
        <w:numPr>
          <w:ilvl w:val="0"/>
          <w:numId w:val="13"/>
        </w:numPr>
        <w:rPr>
          <w:ins w:author="RAYLAN BRUNO SANTANA CARVALHO" w:date="2025-06-13T18:48:00Z" w16du:dateUtc="2025-06-13T18:48:03Z" w:id="557"/>
          <w:rFonts w:ascii="Times New Roman" w:hAnsi="Times New Roman" w:eastAsia="Times New Roman" w:cs="Times New Roman"/>
        </w:rPr>
      </w:pPr>
      <w:ins w:author="RAYLAN BRUNO SANTANA CARVALHO" w:date="2025-06-13T18:47:00Z" w:id="558">
        <w:r w:rsidRPr="70C60923">
          <w:rPr>
            <w:rFonts w:ascii="Times New Roman" w:hAnsi="Times New Roman" w:eastAsia="Times New Roman" w:cs="Times New Roman"/>
          </w:rPr>
          <w:t>Se os dados forem válidos, o usuário é autenticado e redirecionado à tela inicial.</w:t>
        </w:r>
      </w:ins>
    </w:p>
    <w:p w:rsidR="00584D84" w:rsidP="70C60923" w:rsidRDefault="453AA494" w14:paraId="51F48920" w14:textId="6D509A80">
      <w:pPr>
        <w:rPr>
          <w:ins w:author="RAYLAN BRUNO SANTANA CARVALHO" w:date="2025-06-13T18:47:00Z" w16du:dateUtc="2025-06-13T18:47:35Z" w:id="559"/>
          <w:rFonts w:ascii="Times New Roman" w:hAnsi="Times New Roman" w:eastAsia="Times New Roman" w:cs="Times New Roman"/>
        </w:rPr>
      </w:pPr>
      <w:ins w:author="RAYLAN BRUNO SANTANA CARVALHO" w:date="2025-06-13T18:47:00Z" w:id="560">
        <w:r w:rsidRPr="70C60923">
          <w:rPr>
            <w:rFonts w:ascii="Times New Roman" w:hAnsi="Times New Roman" w:eastAsia="Times New Roman" w:cs="Times New Roman"/>
          </w:rPr>
          <w:t>Fluxos Alternativos:</w:t>
        </w:r>
      </w:ins>
    </w:p>
    <w:p w:rsidR="00584D84" w:rsidRDefault="453AA494" w14:paraId="7CC2DFE7" w14:textId="72FA12C5">
      <w:pPr>
        <w:pStyle w:val="ListParagraph"/>
        <w:numPr>
          <w:ilvl w:val="0"/>
          <w:numId w:val="12"/>
        </w:numPr>
        <w:rPr>
          <w:ins w:author="RAYLAN BRUNO SANTANA CARVALHO" w:date="2025-06-13T18:47:00Z" w16du:dateUtc="2025-06-13T18:47:35Z" w:id="561"/>
          <w:rFonts w:ascii="Times New Roman" w:hAnsi="Times New Roman" w:eastAsia="Times New Roman" w:cs="Times New Roman"/>
        </w:rPr>
        <w:pPrChange w:author="RAYLAN BRUNO SANTANA CARVALHO" w:date="2025-06-13T18:50:00Z" w:id="562">
          <w:pPr/>
        </w:pPrChange>
      </w:pPr>
      <w:ins w:author="RAYLAN BRUNO SANTANA CARVALHO" w:date="2025-06-13T18:47:00Z" w:id="563">
        <w:r w:rsidRPr="70C60923">
          <w:rPr>
            <w:rFonts w:ascii="Times New Roman" w:hAnsi="Times New Roman" w:eastAsia="Times New Roman" w:cs="Times New Roman"/>
          </w:rPr>
          <w:t>Se o login tradicional falhar, o sistema exibe uma mensagem de erro.</w:t>
        </w:r>
      </w:ins>
    </w:p>
    <w:p w:rsidR="00584D84" w:rsidRDefault="453AA494" w14:paraId="5F0C1A04" w14:textId="44E0E506">
      <w:pPr>
        <w:pStyle w:val="ListParagraph"/>
        <w:numPr>
          <w:ilvl w:val="0"/>
          <w:numId w:val="12"/>
        </w:numPr>
        <w:rPr>
          <w:ins w:author="RAYLAN BRUNO SANTANA CARVALHO" w:date="2025-06-13T18:47:00Z" w16du:dateUtc="2025-06-13T18:47:46Z" w:id="564"/>
          <w:rFonts w:ascii="Times New Roman" w:hAnsi="Times New Roman" w:eastAsia="Times New Roman" w:cs="Times New Roman"/>
        </w:rPr>
        <w:pPrChange w:author="RAYLAN BRUNO SANTANA CARVALHO" w:date="2025-06-13T18:50:00Z" w:id="565">
          <w:pPr/>
        </w:pPrChange>
      </w:pPr>
      <w:ins w:author="RAYLAN BRUNO SANTANA CARVALHO" w:date="2025-06-13T18:47:00Z" w:id="566">
        <w:r w:rsidRPr="70C60923">
          <w:rPr>
            <w:rFonts w:ascii="Times New Roman" w:hAnsi="Times New Roman" w:eastAsia="Times New Roman" w:cs="Times New Roman"/>
          </w:rPr>
          <w:t>Se for um novo usuário, ele pode ser redirecionado para a tela de cadastro.</w:t>
        </w:r>
      </w:ins>
    </w:p>
    <w:p w:rsidR="00584D84" w:rsidP="70C60923" w:rsidRDefault="453AA494" w14:paraId="3B45C314" w14:textId="0219082B">
      <w:pPr>
        <w:pStyle w:val="ListParagraph"/>
        <w:numPr>
          <w:ilvl w:val="0"/>
          <w:numId w:val="12"/>
        </w:numPr>
        <w:rPr>
          <w:ins w:author="RAYLAN BRUNO SANTANA CARVALHO" w:date="2025-06-13T18:54:00Z" w16du:dateUtc="2025-06-13T18:54:13Z" w:id="567"/>
          <w:rFonts w:ascii="Times New Roman" w:hAnsi="Times New Roman" w:eastAsia="Times New Roman" w:cs="Times New Roman"/>
        </w:rPr>
      </w:pPr>
      <w:ins w:author="RAYLAN BRUNO SANTANA CARVALHO" w:date="2025-06-13T18:47:00Z" w:id="568">
        <w:r w:rsidRPr="70C60923">
          <w:rPr>
            <w:rFonts w:ascii="Times New Roman" w:hAnsi="Times New Roman" w:eastAsia="Times New Roman" w:cs="Times New Roman"/>
          </w:rPr>
          <w:t>Se o login via Google for cancelado ou falhar, o sistema retorna à tela de login.</w:t>
        </w:r>
      </w:ins>
    </w:p>
    <w:p w:rsidR="00584D84" w:rsidP="70C60923" w:rsidRDefault="67BA9DA0" w14:paraId="670E4A80" w14:textId="33CF00B3">
      <w:pPr>
        <w:jc w:val="center"/>
        <w:rPr>
          <w:ins w:author="RAYLAN BRUNO SANTANA CARVALHO" w:date="2025-06-13T18:58:00Z" w16du:dateUtc="2025-06-13T18:58:42Z" w:id="569"/>
          <w:rFonts w:ascii="Times New Roman" w:hAnsi="Times New Roman" w:eastAsia="Times New Roman" w:cs="Times New Roman"/>
        </w:rPr>
      </w:pPr>
      <w:ins w:author="RAYLAN BRUNO SANTANA CARVALHO" w:date="2025-06-13T18:58:00Z" w:id="570">
        <w:r w:rsidRPr="70C60923">
          <w:rPr>
            <w:rFonts w:ascii="Times New Roman" w:hAnsi="Times New Roman" w:eastAsia="Times New Roman" w:cs="Times New Roman"/>
          </w:rPr>
          <w:t xml:space="preserve">Imagem </w:t>
        </w:r>
      </w:ins>
      <w:ins w:author="RAYLAN BRUNO SANTANA CARVALHO" w:date="2025-06-13T19:21:00Z" w:id="571">
        <w:r w:rsidRPr="70C60923" w:rsidR="3041E57D">
          <w:rPr>
            <w:rFonts w:ascii="Times New Roman" w:hAnsi="Times New Roman" w:eastAsia="Times New Roman" w:cs="Times New Roman"/>
          </w:rPr>
          <w:t>2</w:t>
        </w:r>
      </w:ins>
      <w:ins w:author="RAYLAN BRUNO SANTANA CARVALHO" w:date="2025-06-13T18:58:00Z" w:id="572">
        <w:r w:rsidRPr="70C60923">
          <w:rPr>
            <w:rFonts w:ascii="Times New Roman" w:hAnsi="Times New Roman" w:eastAsia="Times New Roman" w:cs="Times New Roman"/>
          </w:rPr>
          <w:t xml:space="preserve"> – Diagrama de casos de uso </w:t>
        </w:r>
      </w:ins>
      <w:ins w:author="RAYLAN BRUNO SANTANA CARVALHO" w:date="2025-06-13T19:20:00Z" w:id="573">
        <w:r w:rsidRPr="70C60923" w:rsidR="67619B73">
          <w:rPr>
            <w:rFonts w:ascii="Times New Roman" w:hAnsi="Times New Roman" w:eastAsia="Times New Roman" w:cs="Times New Roman"/>
          </w:rPr>
          <w:t>de Buscar pelo Formulário.</w:t>
        </w:r>
      </w:ins>
    </w:p>
    <w:p w:rsidR="00584D84" w:rsidRDefault="5D5B1CB9" w14:paraId="3BCD8BC6" w14:textId="22BF14E0">
      <w:pPr>
        <w:jc w:val="center"/>
        <w:rPr>
          <w:ins w:author="RAYLAN BRUNO SANTANA CARVALHO" w:date="2025-06-13T18:59:00Z" w16du:dateUtc="2025-06-13T18:59:55Z" w:id="574"/>
          <w:rFonts w:ascii="Times New Roman" w:hAnsi="Times New Roman" w:eastAsia="Times New Roman" w:cs="Times New Roman"/>
          <w:rPrChange w:author="KAUAN GUILHERME ALVES PINHEIRO SANTOS" w:date="2025-06-13T20:56:00Z" w16du:dateUtc="2025-06-13T23:56:00Z" w:id="575">
            <w:rPr>
              <w:ins w:author="RAYLAN BRUNO SANTANA CARVALHO" w:date="2025-06-13T18:59:00Z" w16du:dateUtc="2025-06-13T18:59:55Z" w:id="576"/>
            </w:rPr>
          </w:rPrChange>
        </w:rPr>
        <w:pPrChange w:author="RAYLAN BRUNO SANTANA CARVALHO" w:date="2025-06-13T19:24:00Z" w:id="577">
          <w:pPr/>
        </w:pPrChange>
      </w:pPr>
      <w:ins w:author="RAYLAN BRUNO SANTANA CARVALHO" w:date="2025-06-13T19:24:00Z" w:id="578">
        <w:r>
          <w:rPr>
            <w:noProof/>
          </w:rPr>
          <w:drawing>
            <wp:inline distT="0" distB="0" distL="0" distR="0" wp14:anchorId="40A5D70C" wp14:editId="0578F94E">
              <wp:extent cx="4434058" cy="3017520"/>
              <wp:effectExtent l="0" t="0" r="0" b="0"/>
              <wp:docPr id="8468173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1735" name=""/>
                      <pic:cNvPicPr/>
                    </pic:nvPicPr>
                    <pic:blipFill>
                      <a:blip r:embed="rId9">
                        <a:extLst>
                          <a:ext uri="{28A0092B-C50C-407E-A947-70E740481C1C}">
                            <a14:useLocalDpi xmlns:a14="http://schemas.microsoft.com/office/drawing/2010/main"/>
                          </a:ext>
                        </a:extLst>
                      </a:blip>
                      <a:stretch>
                        <a:fillRect/>
                      </a:stretch>
                    </pic:blipFill>
                    <pic:spPr>
                      <a:xfrm>
                        <a:off x="0" y="0"/>
                        <a:ext cx="4434058" cy="3017520"/>
                      </a:xfrm>
                      <a:prstGeom prst="rect">
                        <a:avLst/>
                      </a:prstGeom>
                    </pic:spPr>
                  </pic:pic>
                </a:graphicData>
              </a:graphic>
            </wp:inline>
          </w:drawing>
        </w:r>
      </w:ins>
    </w:p>
    <w:p w:rsidR="00584D84" w:rsidP="70C60923" w:rsidRDefault="7ACB635B" w14:paraId="54B0BD24" w14:textId="6DC3753F">
      <w:pPr>
        <w:jc w:val="center"/>
        <w:rPr>
          <w:ins w:author="RAYLAN BRUNO SANTANA CARVALHO" w:date="2025-06-13T18:59:00Z" w16du:dateUtc="2025-06-13T18:59:56Z" w:id="579"/>
          <w:rFonts w:ascii="Times New Roman" w:hAnsi="Times New Roman" w:eastAsia="Times New Roman" w:cs="Times New Roman"/>
        </w:rPr>
      </w:pPr>
      <w:ins w:author="RAYLAN BRUNO SANTANA CARVALHO" w:date="2025-06-13T18:59:00Z" w:id="580">
        <w:r w:rsidRPr="70C60923">
          <w:rPr>
            <w:rFonts w:ascii="Times New Roman" w:hAnsi="Times New Roman" w:eastAsia="Times New Roman" w:cs="Times New Roman"/>
          </w:rPr>
          <w:t>Fonte: Autoria própria, 2025.</w:t>
        </w:r>
      </w:ins>
    </w:p>
    <w:p w:rsidR="00584D84" w:rsidRDefault="19415BF9" w14:paraId="5023803A" w14:textId="14B1920E">
      <w:pPr>
        <w:rPr>
          <w:ins w:author="RAYLAN BRUNO SANTANA CARVALHO" w:date="2025-06-13T19:08:00Z" w16du:dateUtc="2025-06-13T19:08:24Z" w:id="581"/>
          <w:rFonts w:ascii="Times New Roman" w:hAnsi="Times New Roman" w:eastAsia="Times New Roman" w:cs="Times New Roman"/>
        </w:rPr>
        <w:pPrChange w:author="RAYLAN BRUNO SANTANA CARVALHO" w:date="2025-06-13T18:59:00Z" w:id="582">
          <w:pPr>
            <w:jc w:val="center"/>
          </w:pPr>
        </w:pPrChange>
      </w:pPr>
      <w:ins w:author="RAYLAN BRUNO SANTANA CARVALHO" w:date="2025-06-13T19:08:00Z" w:id="583">
        <w:r w:rsidRPr="70C60923">
          <w:rPr>
            <w:rFonts w:ascii="Times New Roman" w:hAnsi="Times New Roman" w:eastAsia="Times New Roman" w:cs="Times New Roman"/>
          </w:rPr>
          <w:t>Descrição:</w:t>
        </w:r>
      </w:ins>
    </w:p>
    <w:p w:rsidR="00584D84" w:rsidP="0F56D97C" w:rsidRDefault="19415BF9" w14:paraId="1E5E182B" w14:textId="33386587">
      <w:pPr>
        <w:ind w:firstLine="708"/>
        <w:jc w:val="both"/>
        <w:rPr>
          <w:ins w:author="RAYLAN BRUNO SANTANA CARVALHO" w:date="2025-06-13T19:08:00Z" w16du:dateUtc="2025-06-13T19:08:24Z" w:id="641550022"/>
          <w:rFonts w:ascii="Times New Roman" w:hAnsi="Times New Roman" w:eastAsia="Times New Roman" w:cs="Times New Roman"/>
        </w:rPr>
        <w:pPrChange w:author="RAYLAN BRUNO SANTANA CARVALHO" w:date="2025-06-14T01:52:28.484Z" w:id="585">
          <w:pPr/>
        </w:pPrChange>
      </w:pPr>
      <w:ins w:author="RAYLAN BRUNO SANTANA CARVALHO" w:date="2025-06-13T19:08:00Z" w:id="1111079907">
        <w:r w:rsidRPr="0F56D97C" w:rsidR="19415BF9">
          <w:rPr>
            <w:rFonts w:ascii="Times New Roman" w:hAnsi="Times New Roman" w:eastAsia="Times New Roman" w:cs="Times New Roman"/>
          </w:rPr>
          <w:t>O caso de uso "Buscar pelo Formulário" permite que o usuário informe os dados da viagem desejada (como origem, destino, datas, número de passageiros e filtros opcionais) por meio de um formulário. Após o preenchimento e envio, o sistema valida os dados fornecidos, consulta uma API externa de companhias aéreas para buscar as opções disponíveis e exibe os resultados. O usuário pode, então, visualizar as opções e selecionar uma viagem para dar continuidade ao processo de compra.</w:t>
        </w:r>
      </w:ins>
    </w:p>
    <w:p w:rsidR="00584D84" w:rsidRDefault="19415BF9" w14:paraId="604C2B47" w14:textId="5D9FFF39">
      <w:pPr>
        <w:rPr>
          <w:ins w:author="RAYLAN BRUNO SANTANA CARVALHO" w:date="2025-06-13T19:08:00Z" w16du:dateUtc="2025-06-13T19:08:24Z" w:id="587"/>
          <w:rFonts w:ascii="Times New Roman" w:hAnsi="Times New Roman" w:eastAsia="Times New Roman" w:cs="Times New Roman"/>
        </w:rPr>
      </w:pPr>
      <w:ins w:author="RAYLAN BRUNO SANTANA CARVALHO" w:date="2025-06-13T19:08:00Z" w:id="588">
        <w:r w:rsidRPr="70C60923">
          <w:rPr>
            <w:rFonts w:ascii="Times New Roman" w:hAnsi="Times New Roman" w:eastAsia="Times New Roman" w:cs="Times New Roman"/>
          </w:rPr>
          <w:t>Atores: Usuário, Sistema, API Externa de Companhias Aéreas (ator secundário)</w:t>
        </w:r>
      </w:ins>
    </w:p>
    <w:p w:rsidR="00584D84" w:rsidRDefault="19415BF9" w14:paraId="5C984997" w14:textId="3EC8AD1C">
      <w:pPr>
        <w:rPr>
          <w:ins w:author="RAYLAN BRUNO SANTANA CARVALHO" w:date="2025-06-13T19:08:00Z" w16du:dateUtc="2025-06-13T19:08:24Z" w:id="589"/>
          <w:rFonts w:ascii="Times New Roman" w:hAnsi="Times New Roman" w:eastAsia="Times New Roman" w:cs="Times New Roman"/>
        </w:rPr>
      </w:pPr>
      <w:ins w:author="RAYLAN BRUNO SANTANA CARVALHO" w:date="2025-06-13T19:08:00Z" w:id="590">
        <w:r w:rsidRPr="70C60923">
          <w:rPr>
            <w:rFonts w:ascii="Times New Roman" w:hAnsi="Times New Roman" w:eastAsia="Times New Roman" w:cs="Times New Roman"/>
          </w:rPr>
          <w:t>Fluxo Principal:</w:t>
        </w:r>
      </w:ins>
    </w:p>
    <w:p w:rsidR="00584D84" w:rsidRDefault="19415BF9" w14:paraId="3B605ECF" w14:textId="7EB46764">
      <w:pPr>
        <w:pStyle w:val="ListParagraph"/>
        <w:numPr>
          <w:ilvl w:val="0"/>
          <w:numId w:val="11"/>
        </w:numPr>
        <w:rPr>
          <w:ins w:author="RAYLAN BRUNO SANTANA CARVALHO" w:date="2025-06-13T19:08:00Z" w16du:dateUtc="2025-06-13T19:08:24Z" w:id="591"/>
          <w:rFonts w:ascii="Times New Roman" w:hAnsi="Times New Roman" w:eastAsia="Times New Roman" w:cs="Times New Roman"/>
        </w:rPr>
        <w:pPrChange w:author="RAYLAN BRUNO SANTANA CARVALHO" w:date="2025-06-13T19:09:00Z" w:id="592">
          <w:pPr/>
        </w:pPrChange>
      </w:pPr>
      <w:ins w:author="RAYLAN BRUNO SANTANA CARVALHO" w:date="2025-06-13T19:08:00Z" w:id="593">
        <w:r w:rsidRPr="70C60923">
          <w:rPr>
            <w:rFonts w:ascii="Times New Roman" w:hAnsi="Times New Roman" w:eastAsia="Times New Roman" w:cs="Times New Roman"/>
          </w:rPr>
          <w:t>O usuário acessa o formulário de busca.</w:t>
        </w:r>
      </w:ins>
    </w:p>
    <w:p w:rsidR="00584D84" w:rsidRDefault="19415BF9" w14:paraId="168D92EE" w14:textId="0F05E573">
      <w:pPr>
        <w:pStyle w:val="ListParagraph"/>
        <w:numPr>
          <w:ilvl w:val="0"/>
          <w:numId w:val="11"/>
        </w:numPr>
        <w:rPr>
          <w:ins w:author="RAYLAN BRUNO SANTANA CARVALHO" w:date="2025-06-13T19:08:00Z" w16du:dateUtc="2025-06-13T19:08:24Z" w:id="594"/>
          <w:rFonts w:ascii="Times New Roman" w:hAnsi="Times New Roman" w:eastAsia="Times New Roman" w:cs="Times New Roman"/>
        </w:rPr>
        <w:pPrChange w:author="RAYLAN BRUNO SANTANA CARVALHO" w:date="2025-06-13T19:09:00Z" w:id="595">
          <w:pPr/>
        </w:pPrChange>
      </w:pPr>
      <w:ins w:author="RAYLAN BRUNO SANTANA CARVALHO" w:date="2025-06-13T19:09:00Z" w:id="596">
        <w:r w:rsidRPr="70C60923">
          <w:rPr>
            <w:rFonts w:ascii="Times New Roman" w:hAnsi="Times New Roman" w:eastAsia="Times New Roman" w:cs="Times New Roman"/>
          </w:rPr>
          <w:t>O usuário p</w:t>
        </w:r>
      </w:ins>
      <w:ins w:author="RAYLAN BRUNO SANTANA CARVALHO" w:date="2025-06-13T19:08:00Z" w:id="597">
        <w:r w:rsidRPr="70C60923">
          <w:rPr>
            <w:rFonts w:ascii="Times New Roman" w:hAnsi="Times New Roman" w:eastAsia="Times New Roman" w:cs="Times New Roman"/>
          </w:rPr>
          <w:t>reenche os dados de viagem: origem, destino, datas.</w:t>
        </w:r>
      </w:ins>
    </w:p>
    <w:p w:rsidR="00584D84" w:rsidRDefault="19415BF9" w14:paraId="7C06373D" w14:textId="2AA5B012">
      <w:pPr>
        <w:pStyle w:val="ListParagraph"/>
        <w:numPr>
          <w:ilvl w:val="0"/>
          <w:numId w:val="11"/>
        </w:numPr>
        <w:rPr>
          <w:ins w:author="RAYLAN BRUNO SANTANA CARVALHO" w:date="2025-06-13T19:08:00Z" w16du:dateUtc="2025-06-13T19:08:24Z" w:id="598"/>
          <w:rFonts w:ascii="Times New Roman" w:hAnsi="Times New Roman" w:eastAsia="Times New Roman" w:cs="Times New Roman"/>
        </w:rPr>
        <w:pPrChange w:author="RAYLAN BRUNO SANTANA CARVALHO" w:date="2025-06-13T19:09:00Z" w:id="599">
          <w:pPr/>
        </w:pPrChange>
      </w:pPr>
      <w:ins w:author="RAYLAN BRUNO SANTANA CARVALHO" w:date="2025-06-13T19:08:00Z" w:id="600">
        <w:r w:rsidRPr="70C60923">
          <w:rPr>
            <w:rFonts w:ascii="Times New Roman" w:hAnsi="Times New Roman" w:eastAsia="Times New Roman" w:cs="Times New Roman"/>
          </w:rPr>
          <w:t>O sistema valida os dados inseridos (ex: datas válidas, campos obrigatórios).</w:t>
        </w:r>
      </w:ins>
    </w:p>
    <w:p w:rsidR="00584D84" w:rsidRDefault="19415BF9" w14:paraId="60B0919B" w14:textId="6D470D59">
      <w:pPr>
        <w:pStyle w:val="ListParagraph"/>
        <w:numPr>
          <w:ilvl w:val="0"/>
          <w:numId w:val="11"/>
        </w:numPr>
        <w:rPr>
          <w:ins w:author="RAYLAN BRUNO SANTANA CARVALHO" w:date="2025-06-13T19:08:00Z" w16du:dateUtc="2025-06-13T19:08:24Z" w:id="601"/>
          <w:rFonts w:ascii="Times New Roman" w:hAnsi="Times New Roman" w:eastAsia="Times New Roman" w:cs="Times New Roman"/>
        </w:rPr>
        <w:pPrChange w:author="RAYLAN BRUNO SANTANA CARVALHO" w:date="2025-06-13T19:09:00Z" w:id="602">
          <w:pPr/>
        </w:pPrChange>
      </w:pPr>
      <w:ins w:author="RAYLAN BRUNO SANTANA CARVALHO" w:date="2025-06-13T19:08:00Z" w:id="603">
        <w:r w:rsidRPr="70C60923">
          <w:rPr>
            <w:rFonts w:ascii="Times New Roman" w:hAnsi="Times New Roman" w:eastAsia="Times New Roman" w:cs="Times New Roman"/>
          </w:rPr>
          <w:t>O sistema envia uma solicitação para a API externa com os parâmetros informados.</w:t>
        </w:r>
      </w:ins>
    </w:p>
    <w:p w:rsidR="00584D84" w:rsidRDefault="19415BF9" w14:paraId="7C7FFD81" w14:textId="277F4FCE">
      <w:pPr>
        <w:pStyle w:val="ListParagraph"/>
        <w:numPr>
          <w:ilvl w:val="0"/>
          <w:numId w:val="11"/>
        </w:numPr>
        <w:rPr>
          <w:ins w:author="RAYLAN BRUNO SANTANA CARVALHO" w:date="2025-06-13T19:08:00Z" w16du:dateUtc="2025-06-13T19:08:24Z" w:id="604"/>
          <w:rFonts w:ascii="Times New Roman" w:hAnsi="Times New Roman" w:eastAsia="Times New Roman" w:cs="Times New Roman"/>
        </w:rPr>
        <w:pPrChange w:author="RAYLAN BRUNO SANTANA CARVALHO" w:date="2025-06-13T19:09:00Z" w:id="605">
          <w:pPr/>
        </w:pPrChange>
      </w:pPr>
      <w:ins w:author="RAYLAN BRUNO SANTANA CARVALHO" w:date="2025-06-13T19:08:00Z" w:id="606">
        <w:r w:rsidRPr="70C60923">
          <w:rPr>
            <w:rFonts w:ascii="Times New Roman" w:hAnsi="Times New Roman" w:eastAsia="Times New Roman" w:cs="Times New Roman"/>
          </w:rPr>
          <w:t>A API retorna as opções de voos disponíveis.</w:t>
        </w:r>
      </w:ins>
    </w:p>
    <w:p w:rsidR="00584D84" w:rsidRDefault="19415BF9" w14:paraId="4F9FF799" w14:textId="432B051C">
      <w:pPr>
        <w:pStyle w:val="ListParagraph"/>
        <w:numPr>
          <w:ilvl w:val="0"/>
          <w:numId w:val="11"/>
        </w:numPr>
        <w:rPr>
          <w:ins w:author="RAYLAN BRUNO SANTANA CARVALHO" w:date="2025-06-13T19:08:00Z" w16du:dateUtc="2025-06-13T19:08:24Z" w:id="607"/>
          <w:rFonts w:ascii="Times New Roman" w:hAnsi="Times New Roman" w:eastAsia="Times New Roman" w:cs="Times New Roman"/>
        </w:rPr>
        <w:pPrChange w:author="RAYLAN BRUNO SANTANA CARVALHO" w:date="2025-06-13T19:09:00Z" w:id="608">
          <w:pPr/>
        </w:pPrChange>
      </w:pPr>
      <w:ins w:author="RAYLAN BRUNO SANTANA CARVALHO" w:date="2025-06-13T19:08:00Z" w:id="609">
        <w:r w:rsidRPr="70C60923">
          <w:rPr>
            <w:rFonts w:ascii="Times New Roman" w:hAnsi="Times New Roman" w:eastAsia="Times New Roman" w:cs="Times New Roman"/>
          </w:rPr>
          <w:t>O sistema exibe os resultados ao usuário.</w:t>
        </w:r>
      </w:ins>
    </w:p>
    <w:p w:rsidR="00584D84" w:rsidRDefault="19415BF9" w14:paraId="6A99EBC6" w14:textId="1664880B">
      <w:pPr>
        <w:pStyle w:val="ListParagraph"/>
        <w:numPr>
          <w:ilvl w:val="0"/>
          <w:numId w:val="11"/>
        </w:numPr>
        <w:rPr>
          <w:ins w:author="RAYLAN BRUNO SANTANA CARVALHO" w:date="2025-06-13T19:08:00Z" w16du:dateUtc="2025-06-13T19:08:24Z" w:id="610"/>
          <w:rFonts w:ascii="Times New Roman" w:hAnsi="Times New Roman" w:eastAsia="Times New Roman" w:cs="Times New Roman"/>
        </w:rPr>
        <w:pPrChange w:author="RAYLAN BRUNO SANTANA CARVALHO" w:date="2025-06-13T19:09:00Z" w:id="611">
          <w:pPr/>
        </w:pPrChange>
      </w:pPr>
      <w:ins w:author="RAYLAN BRUNO SANTANA CARVALHO" w:date="2025-06-13T19:08:00Z" w:id="612">
        <w:r w:rsidRPr="70C60923">
          <w:rPr>
            <w:rFonts w:ascii="Times New Roman" w:hAnsi="Times New Roman" w:eastAsia="Times New Roman" w:cs="Times New Roman"/>
          </w:rPr>
          <w:t>O usuário pode visualizar detalhes e selecionar uma opção de voo.</w:t>
        </w:r>
      </w:ins>
    </w:p>
    <w:p w:rsidR="00584D84" w:rsidRDefault="19415BF9" w14:paraId="3B5F7A87" w14:textId="56CC37D9">
      <w:pPr>
        <w:rPr>
          <w:ins w:author="RAYLAN BRUNO SANTANA CARVALHO" w:date="2025-06-13T19:08:00Z" w16du:dateUtc="2025-06-13T19:08:24Z" w:id="613"/>
          <w:rFonts w:ascii="Times New Roman" w:hAnsi="Times New Roman" w:eastAsia="Times New Roman" w:cs="Times New Roman"/>
        </w:rPr>
      </w:pPr>
      <w:ins w:author="RAYLAN BRUNO SANTANA CARVALHO" w:date="2025-06-13T19:08:00Z" w:id="614">
        <w:r w:rsidRPr="70C60923">
          <w:rPr>
            <w:rFonts w:ascii="Times New Roman" w:hAnsi="Times New Roman" w:eastAsia="Times New Roman" w:cs="Times New Roman"/>
          </w:rPr>
          <w:t>Fluxos Alternativos:</w:t>
        </w:r>
      </w:ins>
    </w:p>
    <w:p w:rsidR="00584D84" w:rsidRDefault="19415BF9" w14:paraId="391383CC" w14:textId="5507EC3A">
      <w:pPr>
        <w:pStyle w:val="ListParagraph"/>
        <w:numPr>
          <w:ilvl w:val="0"/>
          <w:numId w:val="10"/>
        </w:numPr>
        <w:rPr>
          <w:ins w:author="RAYLAN BRUNO SANTANA CARVALHO" w:date="2025-06-13T19:08:00Z" w16du:dateUtc="2025-06-13T19:08:24Z" w:id="615"/>
          <w:rFonts w:ascii="Times New Roman" w:hAnsi="Times New Roman" w:eastAsia="Times New Roman" w:cs="Times New Roman"/>
        </w:rPr>
        <w:pPrChange w:author="RAYLAN BRUNO SANTANA CARVALHO" w:date="2025-06-13T19:09:00Z" w:id="616">
          <w:pPr/>
        </w:pPrChange>
      </w:pPr>
      <w:ins w:author="RAYLAN BRUNO SANTANA CARVALHO" w:date="2025-06-13T19:08:00Z" w:id="617">
        <w:r w:rsidRPr="70C60923">
          <w:rPr>
            <w:rFonts w:ascii="Times New Roman" w:hAnsi="Times New Roman" w:eastAsia="Times New Roman" w:cs="Times New Roman"/>
          </w:rPr>
          <w:t>Se os dados forem inválidos, o sistema exibe mensagens de erro e solicita correção.</w:t>
        </w:r>
      </w:ins>
    </w:p>
    <w:p w:rsidR="00584D84" w:rsidRDefault="19415BF9" w14:paraId="661A1712" w14:textId="2809BF7A">
      <w:pPr>
        <w:pStyle w:val="ListParagraph"/>
        <w:numPr>
          <w:ilvl w:val="0"/>
          <w:numId w:val="10"/>
        </w:numPr>
        <w:rPr>
          <w:ins w:author="RAYLAN BRUNO SANTANA CARVALHO" w:date="2025-06-13T19:21:00Z" w16du:dateUtc="2025-06-13T19:21:10Z" w:id="618"/>
          <w:rFonts w:ascii="Times New Roman" w:hAnsi="Times New Roman" w:eastAsia="Times New Roman" w:cs="Times New Roman"/>
        </w:rPr>
        <w:pPrChange w:author="RAYLAN BRUNO SANTANA CARVALHO" w:date="2025-06-13T19:09:00Z" w:id="619">
          <w:pPr/>
        </w:pPrChange>
      </w:pPr>
      <w:ins w:author="RAYLAN BRUNO SANTANA CARVALHO" w:date="2025-06-13T19:08:00Z" w:id="620">
        <w:r w:rsidRPr="70C60923">
          <w:rPr>
            <w:rFonts w:ascii="Times New Roman" w:hAnsi="Times New Roman" w:eastAsia="Times New Roman" w:cs="Times New Roman"/>
          </w:rPr>
          <w:t>Se a API externa não retornar resultados (por erro ou falta de opções), o sistema informa ao usuário que nenhuma viagem foi encontrada.</w:t>
        </w:r>
      </w:ins>
    </w:p>
    <w:p w:rsidR="00584D84" w:rsidP="70C60923" w:rsidRDefault="1148C308" w14:paraId="3EE46918" w14:textId="4F8CB7BD">
      <w:pPr>
        <w:jc w:val="center"/>
        <w:rPr>
          <w:ins w:author="RAYLAN BRUNO SANTANA CARVALHO" w:date="2025-06-13T19:21:00Z" w16du:dateUtc="2025-06-13T19:21:12Z" w:id="621"/>
          <w:rFonts w:ascii="Times New Roman" w:hAnsi="Times New Roman" w:eastAsia="Times New Roman" w:cs="Times New Roman"/>
        </w:rPr>
      </w:pPr>
      <w:ins w:author="RAYLAN BRUNO SANTANA CARVALHO" w:date="2025-06-13T19:21:00Z" w:id="622">
        <w:r w:rsidRPr="70C60923">
          <w:rPr>
            <w:rFonts w:ascii="Times New Roman" w:hAnsi="Times New Roman" w:eastAsia="Times New Roman" w:cs="Times New Roman"/>
          </w:rPr>
          <w:t xml:space="preserve">Imagem </w:t>
        </w:r>
      </w:ins>
      <w:ins w:author="RAYLAN BRUNO SANTANA CARVALHO" w:date="2025-06-13T19:25:00Z" w:id="623">
        <w:r w:rsidRPr="70C60923" w:rsidR="2C916686">
          <w:rPr>
            <w:rFonts w:ascii="Times New Roman" w:hAnsi="Times New Roman" w:eastAsia="Times New Roman" w:cs="Times New Roman"/>
          </w:rPr>
          <w:t>3</w:t>
        </w:r>
      </w:ins>
      <w:ins w:author="RAYLAN BRUNO SANTANA CARVALHO" w:date="2025-06-13T19:21:00Z" w:id="624">
        <w:r w:rsidRPr="70C60923">
          <w:rPr>
            <w:rFonts w:ascii="Times New Roman" w:hAnsi="Times New Roman" w:eastAsia="Times New Roman" w:cs="Times New Roman"/>
          </w:rPr>
          <w:t xml:space="preserve"> – Diagrama de casos de uso </w:t>
        </w:r>
        <w:bookmarkStart w:name="_Int_GArb95pv" w:id="625"/>
        <w:r w:rsidRPr="70C60923">
          <w:rPr>
            <w:rFonts w:ascii="Times New Roman" w:hAnsi="Times New Roman" w:eastAsia="Times New Roman" w:cs="Times New Roman"/>
          </w:rPr>
          <w:t>de Buscar</w:t>
        </w:r>
        <w:bookmarkEnd w:id="625"/>
        <w:r w:rsidRPr="70C60923">
          <w:rPr>
            <w:rFonts w:ascii="Times New Roman" w:hAnsi="Times New Roman" w:eastAsia="Times New Roman" w:cs="Times New Roman"/>
          </w:rPr>
          <w:t xml:space="preserve"> pelo </w:t>
        </w:r>
      </w:ins>
      <w:ins w:author="RAYLAN BRUNO SANTANA CARVALHO" w:date="2025-06-13T19:25:00Z" w:id="626">
        <w:r w:rsidRPr="70C60923" w:rsidR="6AC6055C">
          <w:rPr>
            <w:rFonts w:ascii="Times New Roman" w:hAnsi="Times New Roman" w:eastAsia="Times New Roman" w:cs="Times New Roman"/>
          </w:rPr>
          <w:t>Chatbot</w:t>
        </w:r>
      </w:ins>
      <w:ins w:author="RAYLAN BRUNO SANTANA CARVALHO" w:date="2025-06-13T19:21:00Z" w:id="627">
        <w:r w:rsidRPr="70C60923">
          <w:rPr>
            <w:rFonts w:ascii="Times New Roman" w:hAnsi="Times New Roman" w:eastAsia="Times New Roman" w:cs="Times New Roman"/>
          </w:rPr>
          <w:t>.</w:t>
        </w:r>
      </w:ins>
    </w:p>
    <w:p w:rsidR="00584D84" w:rsidRDefault="71F838A7" w14:paraId="11C58997" w14:textId="1790AA32">
      <w:pPr>
        <w:jc w:val="center"/>
        <w:rPr>
          <w:ins w:author="RAYLAN BRUNO SANTANA CARVALHO" w:date="2025-06-13T19:26:00Z" w16du:dateUtc="2025-06-13T19:26:46Z" w:id="628"/>
          <w:rFonts w:ascii="Times New Roman" w:hAnsi="Times New Roman" w:eastAsia="Times New Roman" w:cs="Times New Roman"/>
        </w:rPr>
        <w:pPrChange w:author="RAYLAN BRUNO SANTANA CARVALHO" w:date="2025-06-13T19:26:00Z" w:id="629">
          <w:pPr/>
        </w:pPrChange>
      </w:pPr>
      <w:ins w:author="RAYLAN BRUNO SANTANA CARVALHO" w:date="2025-06-13T19:26:00Z" w:id="630">
        <w:r>
          <w:rPr>
            <w:noProof/>
          </w:rPr>
          <w:drawing>
            <wp:inline distT="0" distB="0" distL="0" distR="0" wp14:anchorId="686295E7" wp14:editId="56999EBE">
              <wp:extent cx="5333910" cy="3017520"/>
              <wp:effectExtent l="0" t="0" r="0" b="0"/>
              <wp:docPr id="92339640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96406" name=""/>
                      <pic:cNvPicPr/>
                    </pic:nvPicPr>
                    <pic:blipFill>
                      <a:blip r:embed="rId10">
                        <a:extLst>
                          <a:ext uri="{28A0092B-C50C-407E-A947-70E740481C1C}">
                            <a14:useLocalDpi xmlns:a14="http://schemas.microsoft.com/office/drawing/2010/main"/>
                          </a:ext>
                        </a:extLst>
                      </a:blip>
                      <a:stretch>
                        <a:fillRect/>
                      </a:stretch>
                    </pic:blipFill>
                    <pic:spPr>
                      <a:xfrm>
                        <a:off x="0" y="0"/>
                        <a:ext cx="5333910" cy="3017520"/>
                      </a:xfrm>
                      <a:prstGeom prst="rect">
                        <a:avLst/>
                      </a:prstGeom>
                    </pic:spPr>
                  </pic:pic>
                </a:graphicData>
              </a:graphic>
            </wp:inline>
          </w:drawing>
        </w:r>
      </w:ins>
    </w:p>
    <w:p w:rsidR="00584D84" w:rsidP="70C60923" w:rsidRDefault="71F838A7" w14:paraId="69151E62" w14:textId="6DC3753F">
      <w:pPr>
        <w:jc w:val="center"/>
        <w:rPr>
          <w:ins w:author="RAYLAN BRUNO SANTANA CARVALHO" w:date="2025-06-13T19:26:00Z" w16du:dateUtc="2025-06-13T19:26:46Z" w:id="631"/>
          <w:rFonts w:ascii="Times New Roman" w:hAnsi="Times New Roman" w:eastAsia="Times New Roman" w:cs="Times New Roman"/>
        </w:rPr>
      </w:pPr>
      <w:ins w:author="RAYLAN BRUNO SANTANA CARVALHO" w:date="2025-06-13T19:26:00Z" w:id="632">
        <w:r w:rsidRPr="70C60923">
          <w:rPr>
            <w:rFonts w:ascii="Times New Roman" w:hAnsi="Times New Roman" w:eastAsia="Times New Roman" w:cs="Times New Roman"/>
          </w:rPr>
          <w:t>Fonte: Autoria própria, 2025.</w:t>
        </w:r>
      </w:ins>
    </w:p>
    <w:p w:rsidR="00584D84" w:rsidP="70C60923" w:rsidRDefault="629BE882" w14:paraId="7D6B4D7A" w14:textId="26E9F064">
      <w:pPr>
        <w:rPr>
          <w:ins w:author="RAYLAN BRUNO SANTANA CARVALHO" w:date="2025-06-13T19:30:00Z" w16du:dateUtc="2025-06-13T19:30:40Z" w:id="633"/>
          <w:rFonts w:ascii="Times New Roman" w:hAnsi="Times New Roman" w:eastAsia="Times New Roman" w:cs="Times New Roman"/>
        </w:rPr>
      </w:pPr>
      <w:ins w:author="RAYLAN BRUNO SANTANA CARVALHO" w:date="2025-06-13T19:30:00Z" w:id="634">
        <w:r w:rsidRPr="70C60923">
          <w:rPr>
            <w:rFonts w:ascii="Times New Roman" w:hAnsi="Times New Roman" w:eastAsia="Times New Roman" w:cs="Times New Roman"/>
          </w:rPr>
          <w:t>Descrição:</w:t>
        </w:r>
      </w:ins>
    </w:p>
    <w:p w:rsidR="00584D84" w:rsidP="0F56D97C" w:rsidRDefault="629BE882" w14:paraId="5558279B" w14:textId="6D56243C">
      <w:pPr>
        <w:ind w:firstLine="708"/>
        <w:jc w:val="both"/>
        <w:rPr>
          <w:ins w:author="RAYLAN BRUNO SANTANA CARVALHO" w:date="2025-06-13T19:30:00Z" w16du:dateUtc="2025-06-13T19:30:40Z" w:id="312125332"/>
          <w:rFonts w:ascii="Times New Roman" w:hAnsi="Times New Roman" w:eastAsia="Times New Roman" w:cs="Times New Roman"/>
        </w:rPr>
        <w:pPrChange w:author="RAYLAN BRUNO SANTANA CARVALHO" w:date="2025-06-14T01:53:08.605Z" w:id="636">
          <w:pPr/>
        </w:pPrChange>
      </w:pPr>
      <w:ins w:author="RAYLAN BRUNO SANTANA CARVALHO" w:date="2025-06-13T19:30:00Z" w:id="228748399">
        <w:r w:rsidRPr="0F56D97C" w:rsidR="629BE882">
          <w:rPr>
            <w:rFonts w:ascii="Times New Roman" w:hAnsi="Times New Roman" w:eastAsia="Times New Roman" w:cs="Times New Roman"/>
          </w:rPr>
          <w:t xml:space="preserve">O caso de uso "Buscar pelo </w:t>
        </w:r>
        <w:r w:rsidRPr="0F56D97C" w:rsidR="629BE882">
          <w:rPr>
            <w:rFonts w:ascii="Times New Roman" w:hAnsi="Times New Roman" w:eastAsia="Times New Roman" w:cs="Times New Roman"/>
          </w:rPr>
          <w:t>Chatbot</w:t>
        </w:r>
        <w:r w:rsidRPr="0F56D97C" w:rsidR="629BE882">
          <w:rPr>
            <w:rFonts w:ascii="Times New Roman" w:hAnsi="Times New Roman" w:eastAsia="Times New Roman" w:cs="Times New Roman"/>
          </w:rPr>
          <w:t>" permite que o usuário interaja com um assistente virtual (</w:t>
        </w:r>
        <w:r w:rsidRPr="0F56D97C" w:rsidR="629BE882">
          <w:rPr>
            <w:rFonts w:ascii="Times New Roman" w:hAnsi="Times New Roman" w:eastAsia="Times New Roman" w:cs="Times New Roman"/>
          </w:rPr>
          <w:t>chatbot</w:t>
        </w:r>
        <w:r w:rsidRPr="0F56D97C" w:rsidR="629BE882">
          <w:rPr>
            <w:rFonts w:ascii="Times New Roman" w:hAnsi="Times New Roman" w:eastAsia="Times New Roman" w:cs="Times New Roman"/>
          </w:rPr>
          <w:t xml:space="preserve">) para encontrar passagens aéreas. Durante a conversa, o </w:t>
        </w:r>
        <w:r w:rsidRPr="0F56D97C" w:rsidR="629BE882">
          <w:rPr>
            <w:rFonts w:ascii="Times New Roman" w:hAnsi="Times New Roman" w:eastAsia="Times New Roman" w:cs="Times New Roman"/>
          </w:rPr>
          <w:t>chatbot</w:t>
        </w:r>
        <w:r w:rsidRPr="0F56D97C" w:rsidR="629BE882">
          <w:rPr>
            <w:rFonts w:ascii="Times New Roman" w:hAnsi="Times New Roman" w:eastAsia="Times New Roman" w:cs="Times New Roman"/>
          </w:rPr>
          <w:t xml:space="preserve"> interpreta as mensagens do usuário, extrai os dados relevantes (como origem, destino, datas, orçamento e preferências), e complementa essas informações com o histórico do usuário, se disponível. Em seguida, o sistema consulta uma API externa de companhias aéreas para obter opções de viagens compatíveis. Os resultados são apresentados no próprio chat, permitindo que o usuário visualize e selecione uma viagem diretamente pela conversa.</w:t>
        </w:r>
      </w:ins>
    </w:p>
    <w:p w:rsidR="00584D84" w:rsidRDefault="629BE882" w14:paraId="1BAB3A43" w14:textId="4F279599">
      <w:pPr>
        <w:rPr>
          <w:ins w:author="RAYLAN BRUNO SANTANA CARVALHO" w:date="2025-06-13T19:30:00Z" w16du:dateUtc="2025-06-13T19:30:40Z" w:id="638"/>
          <w:rFonts w:ascii="Times New Roman" w:hAnsi="Times New Roman" w:eastAsia="Times New Roman" w:cs="Times New Roman"/>
        </w:rPr>
      </w:pPr>
      <w:ins w:author="RAYLAN BRUNO SANTANA CARVALHO" w:date="2025-06-13T19:30:00Z" w:id="639">
        <w:r w:rsidRPr="70C60923">
          <w:rPr>
            <w:rFonts w:ascii="Times New Roman" w:hAnsi="Times New Roman" w:eastAsia="Times New Roman" w:cs="Times New Roman"/>
          </w:rPr>
          <w:t>Atores: Usuário, Chatbot, API Externa de Companhias Aéreas</w:t>
        </w:r>
      </w:ins>
    </w:p>
    <w:p w:rsidR="00584D84" w:rsidRDefault="629BE882" w14:paraId="31E02689" w14:textId="27CCAA2F">
      <w:pPr>
        <w:rPr>
          <w:ins w:author="RAYLAN BRUNO SANTANA CARVALHO" w:date="2025-06-13T19:30:00Z" w16du:dateUtc="2025-06-13T19:30:40Z" w:id="640"/>
          <w:rFonts w:ascii="Times New Roman" w:hAnsi="Times New Roman" w:eastAsia="Times New Roman" w:cs="Times New Roman"/>
        </w:rPr>
      </w:pPr>
      <w:ins w:author="RAYLAN BRUNO SANTANA CARVALHO" w:date="2025-06-13T19:30:00Z" w:id="641">
        <w:r w:rsidRPr="70C60923">
          <w:rPr>
            <w:rFonts w:ascii="Times New Roman" w:hAnsi="Times New Roman" w:eastAsia="Times New Roman" w:cs="Times New Roman"/>
          </w:rPr>
          <w:t>Fluxo Principal:</w:t>
        </w:r>
      </w:ins>
    </w:p>
    <w:p w:rsidR="00584D84" w:rsidRDefault="629BE882" w14:paraId="6B4C2772" w14:textId="5B54DEB6">
      <w:pPr>
        <w:pStyle w:val="ListParagraph"/>
        <w:numPr>
          <w:ilvl w:val="0"/>
          <w:numId w:val="9"/>
        </w:numPr>
        <w:rPr>
          <w:ins w:author="RAYLAN BRUNO SANTANA CARVALHO" w:date="2025-06-13T19:30:00Z" w16du:dateUtc="2025-06-13T19:30:40Z" w:id="642"/>
          <w:rFonts w:ascii="Times New Roman" w:hAnsi="Times New Roman" w:eastAsia="Times New Roman" w:cs="Times New Roman"/>
        </w:rPr>
        <w:pPrChange w:author="RAYLAN BRUNO SANTANA CARVALHO" w:date="2025-06-13T19:31:00Z" w:id="643">
          <w:pPr/>
        </w:pPrChange>
      </w:pPr>
      <w:ins w:author="RAYLAN BRUNO SANTANA CARVALHO" w:date="2025-06-13T19:30:00Z" w:id="644">
        <w:r w:rsidRPr="70C60923">
          <w:rPr>
            <w:rFonts w:ascii="Times New Roman" w:hAnsi="Times New Roman" w:eastAsia="Times New Roman" w:cs="Times New Roman"/>
          </w:rPr>
          <w:t>O usuário inicia uma conversa com o chatbot.</w:t>
        </w:r>
      </w:ins>
    </w:p>
    <w:p w:rsidR="00584D84" w:rsidRDefault="629BE882" w14:paraId="6CC01F90" w14:textId="551B173D">
      <w:pPr>
        <w:pStyle w:val="ListParagraph"/>
        <w:numPr>
          <w:ilvl w:val="0"/>
          <w:numId w:val="9"/>
        </w:numPr>
        <w:rPr>
          <w:ins w:author="RAYLAN BRUNO SANTANA CARVALHO" w:date="2025-06-13T19:30:00Z" w16du:dateUtc="2025-06-13T19:30:40Z" w:id="645"/>
          <w:rFonts w:ascii="Times New Roman" w:hAnsi="Times New Roman" w:eastAsia="Times New Roman" w:cs="Times New Roman"/>
        </w:rPr>
        <w:pPrChange w:author="RAYLAN BRUNO SANTANA CARVALHO" w:date="2025-06-13T19:31:00Z" w:id="646">
          <w:pPr/>
        </w:pPrChange>
      </w:pPr>
      <w:ins w:author="RAYLAN BRUNO SANTANA CARVALHO" w:date="2025-06-13T19:30:00Z" w:id="647">
        <w:r w:rsidRPr="70C60923">
          <w:rPr>
            <w:rFonts w:ascii="Times New Roman" w:hAnsi="Times New Roman" w:eastAsia="Times New Roman" w:cs="Times New Roman"/>
          </w:rPr>
          <w:t>O chatbot faz perguntas ou interpreta mensagens livres para identificar os dados da viagem (ex: "Quero ir para o Rio de Janeiro no próximo feriado").</w:t>
        </w:r>
      </w:ins>
    </w:p>
    <w:p w:rsidR="00584D84" w:rsidRDefault="629BE882" w14:paraId="0A119E37" w14:textId="4BF63B99">
      <w:pPr>
        <w:pStyle w:val="ListParagraph"/>
        <w:numPr>
          <w:ilvl w:val="0"/>
          <w:numId w:val="9"/>
        </w:numPr>
        <w:rPr>
          <w:ins w:author="RAYLAN BRUNO SANTANA CARVALHO" w:date="2025-06-13T19:30:00Z" w16du:dateUtc="2025-06-13T19:30:40Z" w:id="648"/>
          <w:rFonts w:ascii="Times New Roman" w:hAnsi="Times New Roman" w:eastAsia="Times New Roman" w:cs="Times New Roman"/>
        </w:rPr>
        <w:pPrChange w:author="RAYLAN BRUNO SANTANA CARVALHO" w:date="2025-06-13T19:31:00Z" w:id="649">
          <w:pPr/>
        </w:pPrChange>
      </w:pPr>
      <w:ins w:author="RAYLAN BRUNO SANTANA CARVALHO" w:date="2025-06-13T19:30:00Z" w:id="650">
        <w:r w:rsidRPr="70C60923">
          <w:rPr>
            <w:rFonts w:ascii="Times New Roman" w:hAnsi="Times New Roman" w:eastAsia="Times New Roman" w:cs="Times New Roman"/>
          </w:rPr>
          <w:t>O sistema analisa a conversa e extrai os dados necessários.</w:t>
        </w:r>
      </w:ins>
    </w:p>
    <w:p w:rsidR="00584D84" w:rsidRDefault="629BE882" w14:paraId="68834760" w14:textId="090427FA">
      <w:pPr>
        <w:pStyle w:val="ListParagraph"/>
        <w:numPr>
          <w:ilvl w:val="0"/>
          <w:numId w:val="9"/>
        </w:numPr>
        <w:rPr>
          <w:ins w:author="RAYLAN BRUNO SANTANA CARVALHO" w:date="2025-06-13T19:30:00Z" w16du:dateUtc="2025-06-13T19:30:40Z" w:id="651"/>
          <w:rFonts w:ascii="Times New Roman" w:hAnsi="Times New Roman" w:eastAsia="Times New Roman" w:cs="Times New Roman"/>
        </w:rPr>
        <w:pPrChange w:author="RAYLAN BRUNO SANTANA CARVALHO" w:date="2025-06-13T19:31:00Z" w:id="652">
          <w:pPr/>
        </w:pPrChange>
      </w:pPr>
      <w:ins w:author="RAYLAN BRUNO SANTANA CARVALHO" w:date="2025-06-13T19:30:00Z" w:id="653">
        <w:r w:rsidRPr="70C60923">
          <w:rPr>
            <w:rFonts w:ascii="Times New Roman" w:hAnsi="Times New Roman" w:eastAsia="Times New Roman" w:cs="Times New Roman"/>
          </w:rPr>
          <w:t>O sistema complementa as informações com preferências do usuário (</w:t>
        </w:r>
      </w:ins>
      <w:ins w:author="RAYLAN BRUNO SANTANA CARVALHO" w:date="2025-06-13T19:31:00Z" w:id="654">
        <w:r w:rsidRPr="70C60923">
          <w:rPr>
            <w:rFonts w:ascii="Times New Roman" w:hAnsi="Times New Roman" w:eastAsia="Times New Roman" w:cs="Times New Roman"/>
          </w:rPr>
          <w:t>tipo de viagem, orçamento)</w:t>
        </w:r>
      </w:ins>
      <w:ins w:author="RAYLAN BRUNO SANTANA CARVALHO" w:date="2025-06-13T19:30:00Z" w:id="655">
        <w:r w:rsidRPr="70C60923">
          <w:rPr>
            <w:rFonts w:ascii="Times New Roman" w:hAnsi="Times New Roman" w:eastAsia="Times New Roman" w:cs="Times New Roman"/>
          </w:rPr>
          <w:t>.</w:t>
        </w:r>
      </w:ins>
    </w:p>
    <w:p w:rsidR="00584D84" w:rsidRDefault="629BE882" w14:paraId="05791567" w14:textId="6D452B2A">
      <w:pPr>
        <w:pStyle w:val="ListParagraph"/>
        <w:numPr>
          <w:ilvl w:val="0"/>
          <w:numId w:val="9"/>
        </w:numPr>
        <w:rPr>
          <w:ins w:author="RAYLAN BRUNO SANTANA CARVALHO" w:date="2025-06-13T19:30:00Z" w16du:dateUtc="2025-06-13T19:30:40Z" w:id="656"/>
          <w:rFonts w:ascii="Times New Roman" w:hAnsi="Times New Roman" w:eastAsia="Times New Roman" w:cs="Times New Roman"/>
        </w:rPr>
        <w:pPrChange w:author="RAYLAN BRUNO SANTANA CARVALHO" w:date="2025-06-13T19:31:00Z" w:id="657">
          <w:pPr/>
        </w:pPrChange>
      </w:pPr>
      <w:ins w:author="RAYLAN BRUNO SANTANA CARVALHO" w:date="2025-06-13T19:30:00Z" w:id="658">
        <w:r w:rsidRPr="70C60923">
          <w:rPr>
            <w:rFonts w:ascii="Times New Roman" w:hAnsi="Times New Roman" w:eastAsia="Times New Roman" w:cs="Times New Roman"/>
          </w:rPr>
          <w:t>O sistema envia a consulta para a API externa de voos.</w:t>
        </w:r>
      </w:ins>
    </w:p>
    <w:p w:rsidR="00584D84" w:rsidRDefault="629BE882" w14:paraId="7A7B00BF" w14:textId="3A2C4505">
      <w:pPr>
        <w:pStyle w:val="ListParagraph"/>
        <w:numPr>
          <w:ilvl w:val="0"/>
          <w:numId w:val="9"/>
        </w:numPr>
        <w:rPr>
          <w:ins w:author="RAYLAN BRUNO SANTANA CARVALHO" w:date="2025-06-13T19:30:00Z" w16du:dateUtc="2025-06-13T19:30:40Z" w:id="659"/>
          <w:rFonts w:ascii="Times New Roman" w:hAnsi="Times New Roman" w:eastAsia="Times New Roman" w:cs="Times New Roman"/>
        </w:rPr>
        <w:pPrChange w:author="RAYLAN BRUNO SANTANA CARVALHO" w:date="2025-06-13T19:31:00Z" w:id="660">
          <w:pPr/>
        </w:pPrChange>
      </w:pPr>
      <w:ins w:author="RAYLAN BRUNO SANTANA CARVALHO" w:date="2025-06-13T19:30:00Z" w:id="661">
        <w:r w:rsidRPr="70C60923">
          <w:rPr>
            <w:rFonts w:ascii="Times New Roman" w:hAnsi="Times New Roman" w:eastAsia="Times New Roman" w:cs="Times New Roman"/>
          </w:rPr>
          <w:t>A API retorna uma lista de viagens disponíveis.</w:t>
        </w:r>
      </w:ins>
    </w:p>
    <w:p w:rsidR="00584D84" w:rsidRDefault="629BE882" w14:paraId="1B6E084C" w14:textId="2E12E696">
      <w:pPr>
        <w:pStyle w:val="ListParagraph"/>
        <w:numPr>
          <w:ilvl w:val="0"/>
          <w:numId w:val="9"/>
        </w:numPr>
        <w:rPr>
          <w:ins w:author="RAYLAN BRUNO SANTANA CARVALHO" w:date="2025-06-13T19:30:00Z" w16du:dateUtc="2025-06-13T19:30:40Z" w:id="662"/>
          <w:rFonts w:ascii="Times New Roman" w:hAnsi="Times New Roman" w:eastAsia="Times New Roman" w:cs="Times New Roman"/>
        </w:rPr>
        <w:pPrChange w:author="RAYLAN BRUNO SANTANA CARVALHO" w:date="2025-06-13T19:31:00Z" w:id="663">
          <w:pPr/>
        </w:pPrChange>
      </w:pPr>
      <w:ins w:author="RAYLAN BRUNO SANTANA CARVALHO" w:date="2025-06-13T19:30:00Z" w:id="664">
        <w:r w:rsidRPr="70C60923">
          <w:rPr>
            <w:rFonts w:ascii="Times New Roman" w:hAnsi="Times New Roman" w:eastAsia="Times New Roman" w:cs="Times New Roman"/>
          </w:rPr>
          <w:t>O chatbot apresenta as opções de forma clara e interativa no chat.</w:t>
        </w:r>
      </w:ins>
    </w:p>
    <w:p w:rsidR="00584D84" w:rsidRDefault="629BE882" w14:paraId="40385004" w14:textId="69B9C733">
      <w:pPr>
        <w:pStyle w:val="ListParagraph"/>
        <w:numPr>
          <w:ilvl w:val="0"/>
          <w:numId w:val="9"/>
        </w:numPr>
        <w:rPr>
          <w:ins w:author="RAYLAN BRUNO SANTANA CARVALHO" w:date="2025-06-13T19:30:00Z" w16du:dateUtc="2025-06-13T19:30:40Z" w:id="665"/>
          <w:rFonts w:ascii="Times New Roman" w:hAnsi="Times New Roman" w:eastAsia="Times New Roman" w:cs="Times New Roman"/>
        </w:rPr>
        <w:pPrChange w:author="RAYLAN BRUNO SANTANA CARVALHO" w:date="2025-06-13T19:31:00Z" w:id="666">
          <w:pPr/>
        </w:pPrChange>
      </w:pPr>
      <w:ins w:author="RAYLAN BRUNO SANTANA CARVALHO" w:date="2025-06-13T19:30:00Z" w:id="667">
        <w:r w:rsidRPr="70C60923">
          <w:rPr>
            <w:rFonts w:ascii="Times New Roman" w:hAnsi="Times New Roman" w:eastAsia="Times New Roman" w:cs="Times New Roman"/>
          </w:rPr>
          <w:t>O usuário pode solicitar detalhes ou selecionar uma das opções.</w:t>
        </w:r>
      </w:ins>
    </w:p>
    <w:p w:rsidR="00584D84" w:rsidRDefault="629BE882" w14:paraId="2BF9C0BE" w14:textId="497BDDFD">
      <w:pPr>
        <w:rPr>
          <w:ins w:author="RAYLAN BRUNO SANTANA CARVALHO" w:date="2025-06-13T19:30:00Z" w16du:dateUtc="2025-06-13T19:30:40Z" w:id="668"/>
          <w:rFonts w:ascii="Times New Roman" w:hAnsi="Times New Roman" w:eastAsia="Times New Roman" w:cs="Times New Roman"/>
        </w:rPr>
      </w:pPr>
      <w:ins w:author="RAYLAN BRUNO SANTANA CARVALHO" w:date="2025-06-13T19:30:00Z" w:id="669">
        <w:r w:rsidRPr="70C60923">
          <w:rPr>
            <w:rFonts w:ascii="Times New Roman" w:hAnsi="Times New Roman" w:eastAsia="Times New Roman" w:cs="Times New Roman"/>
          </w:rPr>
          <w:t>Fluxos Alternativos:</w:t>
        </w:r>
      </w:ins>
    </w:p>
    <w:p w:rsidR="00584D84" w:rsidRDefault="629BE882" w14:paraId="6D9AE3CE" w14:textId="69D557A5">
      <w:pPr>
        <w:pStyle w:val="ListParagraph"/>
        <w:numPr>
          <w:ilvl w:val="0"/>
          <w:numId w:val="8"/>
        </w:numPr>
        <w:rPr>
          <w:ins w:author="RAYLAN BRUNO SANTANA CARVALHO" w:date="2025-06-13T19:30:00Z" w16du:dateUtc="2025-06-13T19:30:40Z" w:id="670"/>
          <w:rFonts w:ascii="Times New Roman" w:hAnsi="Times New Roman" w:eastAsia="Times New Roman" w:cs="Times New Roman"/>
        </w:rPr>
        <w:pPrChange w:author="RAYLAN BRUNO SANTANA CARVALHO" w:date="2025-06-13T19:32:00Z" w:id="671">
          <w:pPr/>
        </w:pPrChange>
      </w:pPr>
      <w:ins w:author="RAYLAN BRUNO SANTANA CARVALHO" w:date="2025-06-13T19:30:00Z" w:id="672">
        <w:r w:rsidRPr="70C60923">
          <w:rPr>
            <w:rFonts w:ascii="Times New Roman" w:hAnsi="Times New Roman" w:eastAsia="Times New Roman" w:cs="Times New Roman"/>
          </w:rPr>
          <w:t>Se a mensagem for ambígua ou incompleta, o chatbot solicitará mais informações.</w:t>
        </w:r>
      </w:ins>
    </w:p>
    <w:p w:rsidR="00584D84" w:rsidRDefault="629BE882" w14:paraId="2440413E" w14:textId="3C3CDEAB">
      <w:pPr>
        <w:pStyle w:val="ListParagraph"/>
        <w:numPr>
          <w:ilvl w:val="0"/>
          <w:numId w:val="8"/>
        </w:numPr>
        <w:rPr>
          <w:ins w:author="RAYLAN BRUNO SANTANA CARVALHO" w:date="2025-06-13T19:32:00Z" w16du:dateUtc="2025-06-13T19:32:24Z" w:id="673"/>
          <w:rFonts w:ascii="Times New Roman" w:hAnsi="Times New Roman" w:eastAsia="Times New Roman" w:cs="Times New Roman"/>
        </w:rPr>
        <w:pPrChange w:author="RAYLAN BRUNO SANTANA CARVALHO" w:date="2025-06-13T19:32:00Z" w:id="674">
          <w:pPr/>
        </w:pPrChange>
      </w:pPr>
      <w:ins w:author="RAYLAN BRUNO SANTANA CARVALHO" w:date="2025-06-13T19:30:00Z" w:id="675">
        <w:r w:rsidRPr="70C60923">
          <w:rPr>
            <w:rFonts w:ascii="Times New Roman" w:hAnsi="Times New Roman" w:eastAsia="Times New Roman" w:cs="Times New Roman"/>
          </w:rPr>
          <w:t>Se não houver resultados da API,</w:t>
        </w:r>
      </w:ins>
      <w:ins w:author="RAYLAN BRUNO SANTANA CARVALHO" w:date="2025-06-13T19:32:00Z" w:id="676">
        <w:r w:rsidRPr="70C60923" w:rsidR="7AC96882">
          <w:rPr>
            <w:rFonts w:ascii="Times New Roman" w:hAnsi="Times New Roman" w:eastAsia="Times New Roman" w:cs="Times New Roman"/>
          </w:rPr>
          <w:t xml:space="preserve"> o sistema mostrará um erro na procura de viagens</w:t>
        </w:r>
      </w:ins>
      <w:ins w:author="RAYLAN BRUNO SANTANA CARVALHO" w:date="2025-06-13T19:30:00Z" w:id="677">
        <w:r w:rsidRPr="70C60923">
          <w:rPr>
            <w:rFonts w:ascii="Times New Roman" w:hAnsi="Times New Roman" w:eastAsia="Times New Roman" w:cs="Times New Roman"/>
          </w:rPr>
          <w:t>.</w:t>
        </w:r>
      </w:ins>
    </w:p>
    <w:p w:rsidR="00584D84" w:rsidP="70C60923" w:rsidRDefault="629BE882" w14:paraId="094F0BC7" w14:textId="4921DED5">
      <w:pPr>
        <w:pStyle w:val="ListParagraph"/>
        <w:numPr>
          <w:ilvl w:val="0"/>
          <w:numId w:val="8"/>
        </w:numPr>
        <w:rPr>
          <w:ins w:author="RAYLAN BRUNO SANTANA CARVALHO" w:date="2025-06-13T19:38:00Z" w16du:dateUtc="2025-06-13T19:38:37Z" w:id="678"/>
          <w:rFonts w:ascii="Times New Roman" w:hAnsi="Times New Roman" w:eastAsia="Times New Roman" w:cs="Times New Roman"/>
        </w:rPr>
      </w:pPr>
      <w:ins w:author="RAYLAN BRUNO SANTANA CARVALHO" w:date="2025-06-13T19:30:00Z" w:id="679">
        <w:r w:rsidRPr="70C60923">
          <w:rPr>
            <w:rFonts w:ascii="Times New Roman" w:hAnsi="Times New Roman" w:eastAsia="Times New Roman" w:cs="Times New Roman"/>
          </w:rPr>
          <w:t>O usuário pode encerrar a conversa a qualquer momento.</w:t>
        </w:r>
      </w:ins>
    </w:p>
    <w:p w:rsidR="00584D84" w:rsidP="70C60923" w:rsidRDefault="6B10FC62" w14:paraId="07EC7A38" w14:textId="0983CC07">
      <w:pPr>
        <w:jc w:val="center"/>
        <w:rPr>
          <w:ins w:author="RAYLAN BRUNO SANTANA CARVALHO" w:date="2025-06-13T19:38:00Z" w16du:dateUtc="2025-06-13T19:38:39Z" w:id="680"/>
          <w:rFonts w:ascii="Times New Roman" w:hAnsi="Times New Roman" w:eastAsia="Times New Roman" w:cs="Times New Roman"/>
        </w:rPr>
      </w:pPr>
      <w:ins w:author="RAYLAN BRUNO SANTANA CARVALHO" w:date="2025-06-13T19:38:00Z" w:id="681">
        <w:r w:rsidRPr="70C60923">
          <w:rPr>
            <w:rFonts w:ascii="Times New Roman" w:hAnsi="Times New Roman" w:eastAsia="Times New Roman" w:cs="Times New Roman"/>
          </w:rPr>
          <w:t>Imagem 4 – Diagrama de casos de uso de Comprar Passagem.</w:t>
        </w:r>
      </w:ins>
    </w:p>
    <w:p w:rsidR="00584D84" w:rsidRDefault="6B10FC62" w14:paraId="1AA32E7B" w14:textId="23DE0B52">
      <w:pPr>
        <w:jc w:val="center"/>
        <w:rPr>
          <w:ins w:author="RAYLAN BRUNO SANTANA CARVALHO" w:date="2025-06-13T19:39:00Z" w16du:dateUtc="2025-06-13T19:39:28Z" w:id="682"/>
          <w:rFonts w:ascii="Times New Roman" w:hAnsi="Times New Roman" w:eastAsia="Times New Roman" w:cs="Times New Roman"/>
        </w:rPr>
        <w:pPrChange w:author="RAYLAN BRUNO SANTANA CARVALHO" w:date="2025-06-13T19:39:00Z" w:id="683">
          <w:pPr/>
        </w:pPrChange>
      </w:pPr>
      <w:ins w:author="RAYLAN BRUNO SANTANA CARVALHO" w:date="2025-06-13T19:38:00Z" w:id="684">
        <w:r>
          <w:rPr>
            <w:noProof/>
          </w:rPr>
          <w:drawing>
            <wp:inline distT="0" distB="0" distL="0" distR="0" wp14:anchorId="06570974" wp14:editId="32192DD4">
              <wp:extent cx="5724525" cy="3200400"/>
              <wp:effectExtent l="0" t="0" r="0" b="0"/>
              <wp:docPr id="89614004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40049" name=""/>
                      <pic:cNvPicPr/>
                    </pic:nvPicPr>
                    <pic:blipFill>
                      <a:blip r:embed="rId11">
                        <a:extLst>
                          <a:ext uri="{28A0092B-C50C-407E-A947-70E740481C1C}">
                            <a14:useLocalDpi xmlns:a14="http://schemas.microsoft.com/office/drawing/2010/main" val="0"/>
                          </a:ext>
                        </a:extLst>
                      </a:blip>
                      <a:stretch>
                        <a:fillRect/>
                      </a:stretch>
                    </pic:blipFill>
                    <pic:spPr>
                      <a:xfrm>
                        <a:off x="0" y="0"/>
                        <a:ext cx="5724525" cy="3200400"/>
                      </a:xfrm>
                      <a:prstGeom prst="rect">
                        <a:avLst/>
                      </a:prstGeom>
                    </pic:spPr>
                  </pic:pic>
                </a:graphicData>
              </a:graphic>
            </wp:inline>
          </w:drawing>
        </w:r>
      </w:ins>
      <w:ins w:author="RAYLAN BRUNO SANTANA CARVALHO" w:date="2025-06-13T19:39:00Z" w:id="685">
        <w:r w:rsidRPr="70C60923">
          <w:rPr>
            <w:rFonts w:ascii="Times New Roman" w:hAnsi="Times New Roman" w:eastAsia="Times New Roman" w:cs="Times New Roman"/>
          </w:rPr>
          <w:t>Fonte: Autoria própria, 2025.</w:t>
        </w:r>
      </w:ins>
    </w:p>
    <w:p w:rsidR="00584D84" w:rsidRDefault="2544E7A2" w14:paraId="1A8D1F4D" w14:textId="27581CF8">
      <w:pPr>
        <w:rPr>
          <w:ins w:author="RAYLAN BRUNO SANTANA CARVALHO" w:date="2025-06-13T19:44:00Z" w16du:dateUtc="2025-06-13T19:44:03Z" w:id="686"/>
          <w:rFonts w:ascii="Times New Roman" w:hAnsi="Times New Roman" w:eastAsia="Times New Roman" w:cs="Times New Roman"/>
        </w:rPr>
        <w:pPrChange w:author="RAYLAN BRUNO SANTANA CARVALHO" w:date="2025-06-13T19:39:00Z" w:id="687">
          <w:pPr>
            <w:jc w:val="center"/>
          </w:pPr>
        </w:pPrChange>
      </w:pPr>
      <w:ins w:author="RAYLAN BRUNO SANTANA CARVALHO" w:date="2025-06-13T19:44:00Z" w:id="688">
        <w:r w:rsidRPr="70C60923">
          <w:rPr>
            <w:rFonts w:ascii="Times New Roman" w:hAnsi="Times New Roman" w:eastAsia="Times New Roman" w:cs="Times New Roman"/>
          </w:rPr>
          <w:t>Descrição:</w:t>
        </w:r>
      </w:ins>
    </w:p>
    <w:p w:rsidR="00584D84" w:rsidP="0F56D97C" w:rsidRDefault="3CB1A1B0" w14:paraId="1AC1F65D" w14:textId="5096E25E">
      <w:pPr>
        <w:ind w:firstLine="708"/>
        <w:jc w:val="both"/>
        <w:rPr>
          <w:ins w:author="RAYLAN BRUNO SANTANA CARVALHO" w:date="2025-06-13T19:44:00Z" w16du:dateUtc="2025-06-13T19:44:03Z" w:id="1824433213"/>
          <w:rFonts w:ascii="Times New Roman" w:hAnsi="Times New Roman" w:eastAsia="Times New Roman" w:cs="Times New Roman"/>
        </w:rPr>
        <w:pPrChange w:author="RAYLAN BRUNO SANTANA CARVALHO" w:date="2025-06-14T01:53:15.491Z" w:id="690">
          <w:pPr/>
        </w:pPrChange>
      </w:pPr>
      <w:ins w:author="RAYLAN BRUNO SANTANA CARVALHO" w:date="2025-06-13T19:44:00Z" w:id="400933646">
        <w:r w:rsidRPr="0F56D97C" w:rsidR="3CB1A1B0">
          <w:rPr>
            <w:rFonts w:ascii="Times New Roman" w:hAnsi="Times New Roman" w:eastAsia="Times New Roman" w:cs="Times New Roman"/>
          </w:rPr>
          <w:t xml:space="preserve">O caso de uso "Comprar Passagem" permite que um usuário autenticado realize a compra de uma passagem aérea após selecionar um voo. Durante o processo, o usuário deve informar os dados do passageiro, escolher a forma de pagamento (Pix ou cartão de crédito/débito), ou optar por cancelar a compra. O sistema deve validar as informações fornecidas, processar o pagamento por meio de uma API de pagamentos e, em caso de sucesso, emitir a confirmação da compra. Quando a opção for Pix, o sistema deve gerar um QR </w:t>
        </w:r>
        <w:r w:rsidRPr="0F56D97C" w:rsidR="3CB1A1B0">
          <w:rPr>
            <w:rFonts w:ascii="Times New Roman" w:hAnsi="Times New Roman" w:eastAsia="Times New Roman" w:cs="Times New Roman"/>
          </w:rPr>
          <w:t>Code</w:t>
        </w:r>
        <w:r w:rsidRPr="0F56D97C" w:rsidR="3CB1A1B0">
          <w:rPr>
            <w:rFonts w:ascii="Times New Roman" w:hAnsi="Times New Roman" w:eastAsia="Times New Roman" w:cs="Times New Roman"/>
          </w:rPr>
          <w:t xml:space="preserve"> para facilitar o pagamento.</w:t>
        </w:r>
      </w:ins>
    </w:p>
    <w:p w:rsidR="00584D84" w:rsidRDefault="2544E7A2" w14:paraId="3CA35D55" w14:textId="427FE827">
      <w:pPr>
        <w:rPr>
          <w:ins w:author="RAYLAN BRUNO SANTANA CARVALHO" w:date="2025-06-13T19:44:00Z" w16du:dateUtc="2025-06-13T19:44:03Z" w:id="692"/>
          <w:rFonts w:ascii="Times New Roman" w:hAnsi="Times New Roman" w:eastAsia="Times New Roman" w:cs="Times New Roman"/>
        </w:rPr>
      </w:pPr>
      <w:ins w:author="RAYLAN BRUNO SANTANA CARVALHO" w:date="2025-06-13T19:44:00Z" w:id="693">
        <w:r w:rsidRPr="70C60923">
          <w:rPr>
            <w:rFonts w:ascii="Times New Roman" w:hAnsi="Times New Roman" w:eastAsia="Times New Roman" w:cs="Times New Roman"/>
          </w:rPr>
          <w:t>Atores: Usuário (logado), Sistema, API de Pagamentos</w:t>
        </w:r>
      </w:ins>
    </w:p>
    <w:p w:rsidR="00584D84" w:rsidRDefault="2544E7A2" w14:paraId="796EEDE8" w14:textId="15765328">
      <w:pPr>
        <w:rPr>
          <w:ins w:author="RAYLAN BRUNO SANTANA CARVALHO" w:date="2025-06-13T19:44:00Z" w16du:dateUtc="2025-06-13T19:44:03Z" w:id="694"/>
          <w:rFonts w:ascii="Times New Roman" w:hAnsi="Times New Roman" w:eastAsia="Times New Roman" w:cs="Times New Roman"/>
        </w:rPr>
      </w:pPr>
      <w:ins w:author="RAYLAN BRUNO SANTANA CARVALHO" w:date="2025-06-13T19:44:00Z" w:id="695">
        <w:r w:rsidRPr="70C60923">
          <w:rPr>
            <w:rFonts w:ascii="Times New Roman" w:hAnsi="Times New Roman" w:eastAsia="Times New Roman" w:cs="Times New Roman"/>
          </w:rPr>
          <w:t>Pré-condição:</w:t>
        </w:r>
      </w:ins>
    </w:p>
    <w:p w:rsidR="00584D84" w:rsidRDefault="2544E7A2" w14:paraId="007BF550" w14:textId="6D2C75EF">
      <w:pPr>
        <w:pStyle w:val="ListParagraph"/>
        <w:numPr>
          <w:ilvl w:val="0"/>
          <w:numId w:val="7"/>
        </w:numPr>
        <w:rPr>
          <w:ins w:author="RAYLAN BRUNO SANTANA CARVALHO" w:date="2025-06-13T19:44:00Z" w16du:dateUtc="2025-06-13T19:44:03Z" w:id="696"/>
          <w:rFonts w:ascii="Times New Roman" w:hAnsi="Times New Roman" w:eastAsia="Times New Roman" w:cs="Times New Roman"/>
        </w:rPr>
        <w:pPrChange w:author="RAYLAN BRUNO SANTANA CARVALHO" w:date="2025-06-13T19:44:00Z" w:id="697">
          <w:pPr/>
        </w:pPrChange>
      </w:pPr>
      <w:ins w:author="RAYLAN BRUNO SANTANA CARVALHO" w:date="2025-06-13T19:44:00Z" w:id="698">
        <w:r w:rsidRPr="70C60923">
          <w:rPr>
            <w:rFonts w:ascii="Times New Roman" w:hAnsi="Times New Roman" w:eastAsia="Times New Roman" w:cs="Times New Roman"/>
          </w:rPr>
          <w:t>O usuário deve estar autenticado no sistema.</w:t>
        </w:r>
      </w:ins>
    </w:p>
    <w:p w:rsidR="00584D84" w:rsidRDefault="2544E7A2" w14:paraId="1EE1DD88" w14:textId="6F4E1C63">
      <w:pPr>
        <w:pStyle w:val="ListParagraph"/>
        <w:numPr>
          <w:ilvl w:val="0"/>
          <w:numId w:val="7"/>
        </w:numPr>
        <w:rPr>
          <w:ins w:author="RAYLAN BRUNO SANTANA CARVALHO" w:date="2025-06-13T19:44:00Z" w16du:dateUtc="2025-06-13T19:44:03Z" w:id="699"/>
          <w:rFonts w:ascii="Times New Roman" w:hAnsi="Times New Roman" w:eastAsia="Times New Roman" w:cs="Times New Roman"/>
        </w:rPr>
        <w:pPrChange w:author="RAYLAN BRUNO SANTANA CARVALHO" w:date="2025-06-13T19:44:00Z" w:id="700">
          <w:pPr/>
        </w:pPrChange>
      </w:pPr>
      <w:ins w:author="RAYLAN BRUNO SANTANA CARVALHO" w:date="2025-06-13T19:44:00Z" w:id="701">
        <w:r w:rsidRPr="70C60923">
          <w:rPr>
            <w:rFonts w:ascii="Times New Roman" w:hAnsi="Times New Roman" w:eastAsia="Times New Roman" w:cs="Times New Roman"/>
          </w:rPr>
          <w:t>Deve haver um voo selecionado para compra.</w:t>
        </w:r>
      </w:ins>
    </w:p>
    <w:p w:rsidR="00584D84" w:rsidRDefault="2544E7A2" w14:paraId="5A826F38" w14:textId="095FC995">
      <w:pPr>
        <w:rPr>
          <w:ins w:author="RAYLAN BRUNO SANTANA CARVALHO" w:date="2025-06-13T19:44:00Z" w16du:dateUtc="2025-06-13T19:44:03Z" w:id="702"/>
          <w:rFonts w:ascii="Times New Roman" w:hAnsi="Times New Roman" w:eastAsia="Times New Roman" w:cs="Times New Roman"/>
        </w:rPr>
      </w:pPr>
      <w:ins w:author="RAYLAN BRUNO SANTANA CARVALHO" w:date="2025-06-13T19:44:00Z" w:id="703">
        <w:r w:rsidRPr="70C60923">
          <w:rPr>
            <w:rFonts w:ascii="Times New Roman" w:hAnsi="Times New Roman" w:eastAsia="Times New Roman" w:cs="Times New Roman"/>
          </w:rPr>
          <w:t>Fluxo Principal:</w:t>
        </w:r>
      </w:ins>
    </w:p>
    <w:p w:rsidR="00584D84" w:rsidRDefault="2544E7A2" w14:paraId="25B8DF0E" w14:textId="296F26F7">
      <w:pPr>
        <w:pStyle w:val="ListParagraph"/>
        <w:numPr>
          <w:ilvl w:val="0"/>
          <w:numId w:val="6"/>
        </w:numPr>
        <w:rPr>
          <w:ins w:author="RAYLAN BRUNO SANTANA CARVALHO" w:date="2025-06-13T19:44:00Z" w16du:dateUtc="2025-06-13T19:44:03Z" w:id="704"/>
          <w:rFonts w:ascii="Times New Roman" w:hAnsi="Times New Roman" w:eastAsia="Times New Roman" w:cs="Times New Roman"/>
        </w:rPr>
        <w:pPrChange w:author="RAYLAN BRUNO SANTANA CARVALHO" w:date="2025-06-13T19:44:00Z" w:id="705">
          <w:pPr/>
        </w:pPrChange>
      </w:pPr>
      <w:ins w:author="RAYLAN BRUNO SANTANA CARVALHO" w:date="2025-06-13T19:44:00Z" w:id="706">
        <w:r w:rsidRPr="70C60923">
          <w:rPr>
            <w:rFonts w:ascii="Times New Roman" w:hAnsi="Times New Roman" w:eastAsia="Times New Roman" w:cs="Times New Roman"/>
          </w:rPr>
          <w:t>O usuário acessa a tela de finalização de compra.</w:t>
        </w:r>
      </w:ins>
    </w:p>
    <w:p w:rsidR="00584D84" w:rsidRDefault="2544E7A2" w14:paraId="6E9A8408" w14:textId="62391E22">
      <w:pPr>
        <w:pStyle w:val="ListParagraph"/>
        <w:numPr>
          <w:ilvl w:val="0"/>
          <w:numId w:val="6"/>
        </w:numPr>
        <w:rPr>
          <w:ins w:author="RAYLAN BRUNO SANTANA CARVALHO" w:date="2025-06-13T19:44:00Z" w16du:dateUtc="2025-06-13T19:44:03Z" w:id="707"/>
          <w:rFonts w:ascii="Times New Roman" w:hAnsi="Times New Roman" w:eastAsia="Times New Roman" w:cs="Times New Roman"/>
        </w:rPr>
        <w:pPrChange w:author="RAYLAN BRUNO SANTANA CARVALHO" w:date="2025-06-13T19:44:00Z" w:id="708">
          <w:pPr/>
        </w:pPrChange>
      </w:pPr>
      <w:ins w:author="RAYLAN BRUNO SANTANA CARVALHO" w:date="2025-06-13T19:44:00Z" w:id="709">
        <w:r w:rsidRPr="29EC3A73">
          <w:rPr>
            <w:rFonts w:ascii="Times New Roman" w:hAnsi="Times New Roman" w:eastAsia="Times New Roman" w:cs="Times New Roman"/>
          </w:rPr>
          <w:t xml:space="preserve">Informa os dados do(s) passageiro(s): nome, documento, data de </w:t>
        </w:r>
      </w:ins>
      <w:ins w:author="RAYLAN BRUNO SANTANA CARVALHO" w:date="2025-06-14T00:38:00Z" w:id="710">
        <w:r w:rsidRPr="29EC3A73" w:rsidR="45716AE1">
          <w:rPr>
            <w:rFonts w:ascii="Times New Roman" w:hAnsi="Times New Roman" w:eastAsia="Times New Roman" w:cs="Times New Roman"/>
          </w:rPr>
          <w:t>nascimento etc.</w:t>
        </w:r>
      </w:ins>
    </w:p>
    <w:p w:rsidR="00584D84" w:rsidRDefault="2544E7A2" w14:paraId="432562FD" w14:textId="59B7F1A4">
      <w:pPr>
        <w:pStyle w:val="ListParagraph"/>
        <w:numPr>
          <w:ilvl w:val="0"/>
          <w:numId w:val="6"/>
        </w:numPr>
        <w:rPr>
          <w:ins w:author="RAYLAN BRUNO SANTANA CARVALHO" w:date="2025-06-13T19:44:00Z" w16du:dateUtc="2025-06-13T19:44:03Z" w:id="711"/>
          <w:rFonts w:ascii="Times New Roman" w:hAnsi="Times New Roman" w:eastAsia="Times New Roman" w:cs="Times New Roman"/>
        </w:rPr>
        <w:pPrChange w:author="RAYLAN BRUNO SANTANA CARVALHO" w:date="2025-06-13T19:44:00Z" w:id="712">
          <w:pPr/>
        </w:pPrChange>
      </w:pPr>
      <w:ins w:author="RAYLAN BRUNO SANTANA CARVALHO" w:date="2025-06-13T19:44:00Z" w:id="713">
        <w:r w:rsidRPr="70C60923">
          <w:rPr>
            <w:rFonts w:ascii="Times New Roman" w:hAnsi="Times New Roman" w:eastAsia="Times New Roman" w:cs="Times New Roman"/>
          </w:rPr>
          <w:t>Escolhe a forma de pagamento:</w:t>
        </w:r>
      </w:ins>
    </w:p>
    <w:p w:rsidR="00584D84" w:rsidRDefault="2544E7A2" w14:paraId="4679C070" w14:textId="116FDFD6">
      <w:pPr>
        <w:pStyle w:val="ListParagraph"/>
        <w:numPr>
          <w:ilvl w:val="1"/>
          <w:numId w:val="6"/>
        </w:numPr>
        <w:rPr>
          <w:ins w:author="RAYLAN BRUNO SANTANA CARVALHO" w:date="2025-06-13T19:44:00Z" w16du:dateUtc="2025-06-13T19:44:03Z" w:id="714"/>
          <w:rFonts w:ascii="Times New Roman" w:hAnsi="Times New Roman" w:eastAsia="Times New Roman" w:cs="Times New Roman"/>
        </w:rPr>
        <w:pPrChange w:author="RAYLAN BRUNO SANTANA CARVALHO" w:date="2025-06-13T19:44:00Z" w:id="715">
          <w:pPr/>
        </w:pPrChange>
      </w:pPr>
      <w:ins w:author="RAYLAN BRUNO SANTANA CARVALHO" w:date="2025-06-13T19:44:00Z" w:id="716">
        <w:r w:rsidRPr="70C60923">
          <w:rPr>
            <w:rFonts w:ascii="Times New Roman" w:hAnsi="Times New Roman" w:eastAsia="Times New Roman" w:cs="Times New Roman"/>
          </w:rPr>
          <w:t>Pix: o sistema gera um QR Code.</w:t>
        </w:r>
      </w:ins>
    </w:p>
    <w:p w:rsidR="00584D84" w:rsidRDefault="2544E7A2" w14:paraId="0A1A7609" w14:textId="2B853646">
      <w:pPr>
        <w:pStyle w:val="ListParagraph"/>
        <w:numPr>
          <w:ilvl w:val="1"/>
          <w:numId w:val="6"/>
        </w:numPr>
        <w:rPr>
          <w:ins w:author="RAYLAN BRUNO SANTANA CARVALHO" w:date="2025-06-13T19:44:00Z" w16du:dateUtc="2025-06-13T19:44:03Z" w:id="717"/>
          <w:rFonts w:ascii="Times New Roman" w:hAnsi="Times New Roman" w:eastAsia="Times New Roman" w:cs="Times New Roman"/>
        </w:rPr>
        <w:pPrChange w:author="RAYLAN BRUNO SANTANA CARVALHO" w:date="2025-06-13T19:44:00Z" w:id="718">
          <w:pPr/>
        </w:pPrChange>
      </w:pPr>
      <w:ins w:author="RAYLAN BRUNO SANTANA CARVALHO" w:date="2025-06-13T19:44:00Z" w:id="719">
        <w:r w:rsidRPr="70C60923">
          <w:rPr>
            <w:rFonts w:ascii="Times New Roman" w:hAnsi="Times New Roman" w:eastAsia="Times New Roman" w:cs="Times New Roman"/>
          </w:rPr>
          <w:t>Cartão: o sistema solicita os dados do cartão.</w:t>
        </w:r>
      </w:ins>
    </w:p>
    <w:p w:rsidR="00584D84" w:rsidRDefault="2544E7A2" w14:paraId="6AC20126" w14:textId="4E918BE2">
      <w:pPr>
        <w:pStyle w:val="ListParagraph"/>
        <w:numPr>
          <w:ilvl w:val="0"/>
          <w:numId w:val="6"/>
        </w:numPr>
        <w:rPr>
          <w:ins w:author="RAYLAN BRUNO SANTANA CARVALHO" w:date="2025-06-13T19:44:00Z" w16du:dateUtc="2025-06-13T19:44:03Z" w:id="720"/>
          <w:rFonts w:ascii="Times New Roman" w:hAnsi="Times New Roman" w:eastAsia="Times New Roman" w:cs="Times New Roman"/>
        </w:rPr>
        <w:pPrChange w:author="RAYLAN BRUNO SANTANA CARVALHO" w:date="2025-06-13T19:44:00Z" w:id="721">
          <w:pPr/>
        </w:pPrChange>
      </w:pPr>
      <w:ins w:author="RAYLAN BRUNO SANTANA CARVALHO" w:date="2025-06-13T19:44:00Z" w:id="722">
        <w:r w:rsidRPr="70C60923">
          <w:rPr>
            <w:rFonts w:ascii="Times New Roman" w:hAnsi="Times New Roman" w:eastAsia="Times New Roman" w:cs="Times New Roman"/>
          </w:rPr>
          <w:t>O sistema envia os dados para a API de pagamento.</w:t>
        </w:r>
      </w:ins>
    </w:p>
    <w:p w:rsidR="00584D84" w:rsidRDefault="2544E7A2" w14:paraId="588A18E3" w14:textId="1DCF152E">
      <w:pPr>
        <w:pStyle w:val="ListParagraph"/>
        <w:numPr>
          <w:ilvl w:val="0"/>
          <w:numId w:val="6"/>
        </w:numPr>
        <w:rPr>
          <w:ins w:author="RAYLAN BRUNO SANTANA CARVALHO" w:date="2025-06-13T19:44:00Z" w16du:dateUtc="2025-06-13T19:44:03Z" w:id="723"/>
          <w:rFonts w:ascii="Times New Roman" w:hAnsi="Times New Roman" w:eastAsia="Times New Roman" w:cs="Times New Roman"/>
        </w:rPr>
        <w:pPrChange w:author="RAYLAN BRUNO SANTANA CARVALHO" w:date="2025-06-13T19:44:00Z" w:id="724">
          <w:pPr/>
        </w:pPrChange>
      </w:pPr>
      <w:ins w:author="RAYLAN BRUNO SANTANA CARVALHO" w:date="2025-06-13T19:44:00Z" w:id="725">
        <w:r w:rsidRPr="70C60923">
          <w:rPr>
            <w:rFonts w:ascii="Times New Roman" w:hAnsi="Times New Roman" w:eastAsia="Times New Roman" w:cs="Times New Roman"/>
          </w:rPr>
          <w:t>A API responde com sucesso ou falha.</w:t>
        </w:r>
      </w:ins>
    </w:p>
    <w:p w:rsidR="00584D84" w:rsidRDefault="2544E7A2" w14:paraId="50061E09" w14:textId="03BAA265">
      <w:pPr>
        <w:pStyle w:val="ListParagraph"/>
        <w:numPr>
          <w:ilvl w:val="0"/>
          <w:numId w:val="6"/>
        </w:numPr>
        <w:rPr>
          <w:ins w:author="RAYLAN BRUNO SANTANA CARVALHO" w:date="2025-06-13T19:44:00Z" w16du:dateUtc="2025-06-13T19:44:03Z" w:id="726"/>
          <w:rFonts w:ascii="Times New Roman" w:hAnsi="Times New Roman" w:eastAsia="Times New Roman" w:cs="Times New Roman"/>
        </w:rPr>
        <w:pPrChange w:author="RAYLAN BRUNO SANTANA CARVALHO" w:date="2025-06-13T19:44:00Z" w:id="727">
          <w:pPr/>
        </w:pPrChange>
      </w:pPr>
      <w:ins w:author="RAYLAN BRUNO SANTANA CARVALHO" w:date="2025-06-13T19:44:00Z" w:id="728">
        <w:r w:rsidRPr="70C60923">
          <w:rPr>
            <w:rFonts w:ascii="Times New Roman" w:hAnsi="Times New Roman" w:eastAsia="Times New Roman" w:cs="Times New Roman"/>
          </w:rPr>
          <w:t>Se o pagamento for aprovado, o sistema emite a confirmação da compra e disponibiliza os dados do bilhete.</w:t>
        </w:r>
      </w:ins>
    </w:p>
    <w:p w:rsidR="00584D84" w:rsidRDefault="2544E7A2" w14:paraId="13762F06" w14:textId="362759C5">
      <w:pPr>
        <w:pStyle w:val="ListParagraph"/>
        <w:numPr>
          <w:ilvl w:val="0"/>
          <w:numId w:val="6"/>
        </w:numPr>
        <w:rPr>
          <w:ins w:author="RAYLAN BRUNO SANTANA CARVALHO" w:date="2025-06-13T19:44:00Z" w16du:dateUtc="2025-06-13T19:44:03Z" w:id="729"/>
          <w:rFonts w:ascii="Times New Roman" w:hAnsi="Times New Roman" w:eastAsia="Times New Roman" w:cs="Times New Roman"/>
        </w:rPr>
        <w:pPrChange w:author="RAYLAN BRUNO SANTANA CARVALHO" w:date="2025-06-13T19:44:00Z" w:id="730">
          <w:pPr/>
        </w:pPrChange>
      </w:pPr>
      <w:ins w:author="RAYLAN BRUNO SANTANA CARVALHO" w:date="2025-06-13T19:44:00Z" w:id="731">
        <w:r w:rsidRPr="70C60923">
          <w:rPr>
            <w:rFonts w:ascii="Times New Roman" w:hAnsi="Times New Roman" w:eastAsia="Times New Roman" w:cs="Times New Roman"/>
          </w:rPr>
          <w:t>O usuário visualiza o comprovante e os detalhes da passagem.</w:t>
        </w:r>
      </w:ins>
    </w:p>
    <w:p w:rsidR="00584D84" w:rsidRDefault="2544E7A2" w14:paraId="311C10B1" w14:textId="54C87F7E">
      <w:pPr>
        <w:rPr>
          <w:ins w:author="RAYLAN BRUNO SANTANA CARVALHO" w:date="2025-06-13T19:44:00Z" w16du:dateUtc="2025-06-13T19:44:03Z" w:id="732"/>
          <w:rFonts w:ascii="Times New Roman" w:hAnsi="Times New Roman" w:eastAsia="Times New Roman" w:cs="Times New Roman"/>
        </w:rPr>
      </w:pPr>
      <w:ins w:author="RAYLAN BRUNO SANTANA CARVALHO" w:date="2025-06-13T19:44:00Z" w:id="733">
        <w:r w:rsidRPr="70C60923">
          <w:rPr>
            <w:rFonts w:ascii="Times New Roman" w:hAnsi="Times New Roman" w:eastAsia="Times New Roman" w:cs="Times New Roman"/>
          </w:rPr>
          <w:t>Fluxos Alternativos:</w:t>
        </w:r>
      </w:ins>
    </w:p>
    <w:p w:rsidR="00584D84" w:rsidRDefault="2544E7A2" w14:paraId="650A46A9" w14:textId="4701A7FC">
      <w:pPr>
        <w:pStyle w:val="ListParagraph"/>
        <w:numPr>
          <w:ilvl w:val="0"/>
          <w:numId w:val="5"/>
        </w:numPr>
        <w:rPr>
          <w:ins w:author="RAYLAN BRUNO SANTANA CARVALHO" w:date="2025-06-13T19:44:00Z" w16du:dateUtc="2025-06-13T19:44:03Z" w:id="734"/>
          <w:rFonts w:ascii="Times New Roman" w:hAnsi="Times New Roman" w:eastAsia="Times New Roman" w:cs="Times New Roman"/>
        </w:rPr>
        <w:pPrChange w:author="RAYLAN BRUNO SANTANA CARVALHO" w:date="2025-06-13T19:44:00Z" w:id="735">
          <w:pPr/>
        </w:pPrChange>
      </w:pPr>
      <w:ins w:author="RAYLAN BRUNO SANTANA CARVALHO" w:date="2025-06-13T19:44:00Z" w:id="736">
        <w:r w:rsidRPr="70C60923">
          <w:rPr>
            <w:rFonts w:ascii="Times New Roman" w:hAnsi="Times New Roman" w:eastAsia="Times New Roman" w:cs="Times New Roman"/>
          </w:rPr>
          <w:t>O usuário pode cancelar a operação a qualquer momento antes do pagamento.</w:t>
        </w:r>
      </w:ins>
    </w:p>
    <w:p w:rsidR="00584D84" w:rsidRDefault="2544E7A2" w14:paraId="687A7975" w14:textId="1B5A6863">
      <w:pPr>
        <w:pStyle w:val="ListParagraph"/>
        <w:numPr>
          <w:ilvl w:val="0"/>
          <w:numId w:val="5"/>
        </w:numPr>
        <w:rPr>
          <w:ins w:author="RAYLAN BRUNO SANTANA CARVALHO" w:date="2025-06-13T19:44:00Z" w16du:dateUtc="2025-06-13T19:44:03Z" w:id="737"/>
          <w:rFonts w:ascii="Times New Roman" w:hAnsi="Times New Roman" w:eastAsia="Times New Roman" w:cs="Times New Roman"/>
        </w:rPr>
        <w:pPrChange w:author="RAYLAN BRUNO SANTANA CARVALHO" w:date="2025-06-13T19:44:00Z" w:id="738">
          <w:pPr/>
        </w:pPrChange>
      </w:pPr>
      <w:ins w:author="RAYLAN BRUNO SANTANA CARVALHO" w:date="2025-06-13T19:44:00Z" w:id="739">
        <w:r w:rsidRPr="70C60923">
          <w:rPr>
            <w:rFonts w:ascii="Times New Roman" w:hAnsi="Times New Roman" w:eastAsia="Times New Roman" w:cs="Times New Roman"/>
          </w:rPr>
          <w:t>Se a API de pagamento retornar falha (ex: cartão recusado, QR Code não pago no tempo limite), o sistema exibe uma mensagem de erro e permite tentar novamente.</w:t>
        </w:r>
      </w:ins>
    </w:p>
    <w:p w:rsidR="00584D84" w:rsidRDefault="2544E7A2" w14:paraId="203BEBD2" w14:textId="742BDEE6">
      <w:pPr>
        <w:pStyle w:val="ListParagraph"/>
        <w:numPr>
          <w:ilvl w:val="0"/>
          <w:numId w:val="5"/>
        </w:numPr>
        <w:rPr>
          <w:ins w:author="RAYLAN BRUNO SANTANA CARVALHO" w:date="2025-06-13T19:44:00Z" w16du:dateUtc="2025-06-13T19:44:03Z" w:id="740"/>
          <w:rFonts w:ascii="Times New Roman" w:hAnsi="Times New Roman" w:eastAsia="Times New Roman" w:cs="Times New Roman"/>
        </w:rPr>
        <w:pPrChange w:author="RAYLAN BRUNO SANTANA CARVALHO" w:date="2025-06-13T19:44:00Z" w:id="741">
          <w:pPr/>
        </w:pPrChange>
      </w:pPr>
      <w:ins w:author="RAYLAN BRUNO SANTANA CARVALHO" w:date="2025-06-13T19:44:00Z" w:id="742">
        <w:r w:rsidRPr="70C60923">
          <w:rPr>
            <w:rFonts w:ascii="Times New Roman" w:hAnsi="Times New Roman" w:eastAsia="Times New Roman" w:cs="Times New Roman"/>
          </w:rPr>
          <w:t>Caso o pagamento via Pix não seja confirmado, a compra não será finalizada.</w:t>
        </w:r>
      </w:ins>
    </w:p>
    <w:p w:rsidR="00584D84" w:rsidRDefault="2544E7A2" w14:paraId="2C6F8C33" w14:textId="1D92E5E3">
      <w:pPr>
        <w:rPr>
          <w:ins w:author="RAYLAN BRUNO SANTANA CARVALHO" w:date="2025-06-13T19:44:00Z" w16du:dateUtc="2025-06-13T19:44:03Z" w:id="743"/>
          <w:rFonts w:ascii="Times New Roman" w:hAnsi="Times New Roman" w:eastAsia="Times New Roman" w:cs="Times New Roman"/>
        </w:rPr>
      </w:pPr>
      <w:ins w:author="RAYLAN BRUNO SANTANA CARVALHO" w:date="2025-06-13T19:44:00Z" w:id="744">
        <w:r w:rsidRPr="70C60923">
          <w:rPr>
            <w:rFonts w:ascii="Times New Roman" w:hAnsi="Times New Roman" w:eastAsia="Times New Roman" w:cs="Times New Roman"/>
          </w:rPr>
          <w:t>Pós-condição:</w:t>
        </w:r>
      </w:ins>
    </w:p>
    <w:p w:rsidR="00584D84" w:rsidP="70C60923" w:rsidRDefault="2544E7A2" w14:paraId="19D21248" w14:textId="42084C02">
      <w:pPr>
        <w:pStyle w:val="ListParagraph"/>
        <w:numPr>
          <w:ilvl w:val="0"/>
          <w:numId w:val="4"/>
        </w:numPr>
        <w:rPr>
          <w:ins w:author="RAYLAN BRUNO SANTANA CARVALHO" w:date="2025-06-13T19:45:00Z" w16du:dateUtc="2025-06-13T19:45:28Z" w:id="745"/>
          <w:rFonts w:ascii="Times New Roman" w:hAnsi="Times New Roman" w:eastAsia="Times New Roman" w:cs="Times New Roman"/>
        </w:rPr>
      </w:pPr>
      <w:ins w:author="RAYLAN BRUNO SANTANA CARVALHO" w:date="2025-06-13T19:44:00Z" w:id="746">
        <w:r w:rsidRPr="70C60923">
          <w:rPr>
            <w:rFonts w:ascii="Times New Roman" w:hAnsi="Times New Roman" w:eastAsia="Times New Roman" w:cs="Times New Roman"/>
          </w:rPr>
          <w:t>Se bem-sucedida, a compra é registrada no sistema e vinculada ao histórico do usuário.</w:t>
        </w:r>
      </w:ins>
    </w:p>
    <w:p w:rsidR="00584D84" w:rsidP="70C60923" w:rsidRDefault="12C3DA9E" w14:paraId="094519C9" w14:textId="0B0A810C">
      <w:pPr>
        <w:jc w:val="center"/>
        <w:rPr>
          <w:ins w:author="RAYLAN BRUNO SANTANA CARVALHO" w:date="2025-06-13T19:46:00Z" w16du:dateUtc="2025-06-13T19:46:13Z" w:id="747"/>
          <w:rFonts w:ascii="Times New Roman" w:hAnsi="Times New Roman" w:eastAsia="Times New Roman" w:cs="Times New Roman"/>
        </w:rPr>
      </w:pPr>
      <w:ins w:author="RAYLAN BRUNO SANTANA CARVALHO" w:date="2025-06-13T19:45:00Z" w:id="748">
        <w:r w:rsidRPr="70C60923">
          <w:rPr>
            <w:rFonts w:ascii="Times New Roman" w:hAnsi="Times New Roman" w:eastAsia="Times New Roman" w:cs="Times New Roman"/>
          </w:rPr>
          <w:t xml:space="preserve">Imagem 5 – Diagrama de casos de uso de </w:t>
        </w:r>
      </w:ins>
      <w:ins w:author="RAYLAN BRUNO SANTANA CARVALHO" w:date="2025-06-13T19:46:00Z" w:id="749">
        <w:r w:rsidRPr="70C60923">
          <w:rPr>
            <w:rFonts w:ascii="Times New Roman" w:hAnsi="Times New Roman" w:eastAsia="Times New Roman" w:cs="Times New Roman"/>
          </w:rPr>
          <w:t xml:space="preserve">Acessar </w:t>
        </w:r>
      </w:ins>
      <w:ins w:author="RAYLAN BRUNO SANTANA CARVALHO" w:date="2025-06-13T19:45:00Z" w:id="750">
        <w:r w:rsidRPr="70C60923">
          <w:rPr>
            <w:rFonts w:ascii="Times New Roman" w:hAnsi="Times New Roman" w:eastAsia="Times New Roman" w:cs="Times New Roman"/>
          </w:rPr>
          <w:t>Histórico de compras.</w:t>
        </w:r>
      </w:ins>
    </w:p>
    <w:p w:rsidR="00584D84" w:rsidP="70C60923" w:rsidRDefault="4A1D07B1" w14:paraId="2CA751B0" w14:textId="18650363">
      <w:pPr>
        <w:jc w:val="center"/>
        <w:rPr>
          <w:ins w:author="RAYLAN BRUNO SANTANA CARVALHO" w:date="2025-06-13T19:47:00Z" w16du:dateUtc="2025-06-13T19:47:00Z" w:id="751"/>
          <w:rFonts w:ascii="Times New Roman" w:hAnsi="Times New Roman" w:eastAsia="Times New Roman" w:cs="Times New Roman"/>
        </w:rPr>
      </w:pPr>
      <w:ins w:author="RAYLAN BRUNO SANTANA CARVALHO" w:date="2025-06-13T19:46:00Z" w:id="752">
        <w:r>
          <w:rPr>
            <w:noProof/>
          </w:rPr>
          <w:drawing>
            <wp:inline distT="0" distB="0" distL="0" distR="0" wp14:anchorId="7297424E" wp14:editId="34187771">
              <wp:extent cx="5037582" cy="3017520"/>
              <wp:effectExtent l="0" t="0" r="0" b="0"/>
              <wp:docPr id="182447216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72167" name=""/>
                      <pic:cNvPicPr/>
                    </pic:nvPicPr>
                    <pic:blipFill>
                      <a:blip r:embed="rId12">
                        <a:extLst>
                          <a:ext uri="{28A0092B-C50C-407E-A947-70E740481C1C}">
                            <a14:useLocalDpi xmlns:a14="http://schemas.microsoft.com/office/drawing/2010/main"/>
                          </a:ext>
                        </a:extLst>
                      </a:blip>
                      <a:stretch>
                        <a:fillRect/>
                      </a:stretch>
                    </pic:blipFill>
                    <pic:spPr>
                      <a:xfrm>
                        <a:off x="0" y="0"/>
                        <a:ext cx="5037582" cy="3017520"/>
                      </a:xfrm>
                      <a:prstGeom prst="rect">
                        <a:avLst/>
                      </a:prstGeom>
                    </pic:spPr>
                  </pic:pic>
                </a:graphicData>
              </a:graphic>
            </wp:inline>
          </w:drawing>
        </w:r>
      </w:ins>
    </w:p>
    <w:p w:rsidR="00584D84" w:rsidP="70C60923" w:rsidRDefault="4A1D07B1" w14:paraId="53A6ABA6" w14:textId="49F24CCD">
      <w:pPr>
        <w:jc w:val="center"/>
        <w:rPr>
          <w:ins w:author="RAYLAN BRUNO SANTANA CARVALHO" w:date="2025-06-13T19:47:00Z" w16du:dateUtc="2025-06-13T19:47:20Z" w:id="753"/>
          <w:rFonts w:ascii="Times New Roman" w:hAnsi="Times New Roman" w:eastAsia="Times New Roman" w:cs="Times New Roman"/>
        </w:rPr>
      </w:pPr>
      <w:ins w:author="RAYLAN BRUNO SANTANA CARVALHO" w:date="2025-06-13T19:47:00Z" w:id="754">
        <w:r w:rsidRPr="70C60923">
          <w:rPr>
            <w:rFonts w:ascii="Times New Roman" w:hAnsi="Times New Roman" w:eastAsia="Times New Roman" w:cs="Times New Roman"/>
          </w:rPr>
          <w:t>Fonte: Autoria própria, 2025.</w:t>
        </w:r>
      </w:ins>
    </w:p>
    <w:p w:rsidR="00584D84" w:rsidRDefault="1AA17C6B" w14:paraId="1E26AAB4" w14:textId="3836EEA7">
      <w:pPr>
        <w:rPr>
          <w:ins w:author="RAYLAN BRUNO SANTANA CARVALHO" w:date="2025-06-13T19:50:00Z" w16du:dateUtc="2025-06-13T19:50:03Z" w:id="755"/>
          <w:rFonts w:ascii="Times New Roman" w:hAnsi="Times New Roman" w:eastAsia="Times New Roman" w:cs="Times New Roman"/>
        </w:rPr>
        <w:pPrChange w:author="RAYLAN BRUNO SANTANA CARVALHO" w:date="2025-06-13T19:47:00Z" w:id="756">
          <w:pPr>
            <w:jc w:val="center"/>
          </w:pPr>
        </w:pPrChange>
      </w:pPr>
      <w:ins w:author="RAYLAN BRUNO SANTANA CARVALHO" w:date="2025-06-13T19:50:00Z" w:id="757">
        <w:r w:rsidRPr="70C60923">
          <w:rPr>
            <w:rFonts w:ascii="Times New Roman" w:hAnsi="Times New Roman" w:eastAsia="Times New Roman" w:cs="Times New Roman"/>
          </w:rPr>
          <w:t>Descrição:</w:t>
        </w:r>
      </w:ins>
    </w:p>
    <w:p w:rsidR="00584D84" w:rsidP="0F56D97C" w:rsidRDefault="1AA17C6B" w14:paraId="4A0D2809" w14:textId="55B7064A">
      <w:pPr>
        <w:ind w:firstLine="708"/>
        <w:jc w:val="both"/>
        <w:rPr>
          <w:ins w:author="RAYLAN BRUNO SANTANA CARVALHO" w:date="2025-06-13T19:50:00Z" w16du:dateUtc="2025-06-13T19:50:03Z" w:id="652787341"/>
          <w:rFonts w:ascii="Times New Roman" w:hAnsi="Times New Roman" w:eastAsia="Times New Roman" w:cs="Times New Roman"/>
        </w:rPr>
        <w:pPrChange w:author="RAYLAN BRUNO SANTANA CARVALHO" w:date="2025-06-14T01:53:22.148Z" w:id="759">
          <w:pPr/>
        </w:pPrChange>
      </w:pPr>
      <w:ins w:author="RAYLAN BRUNO SANTANA CARVALHO" w:date="2025-06-13T19:50:00Z" w:id="657356006">
        <w:r w:rsidRPr="0F56D97C" w:rsidR="1AA17C6B">
          <w:rPr>
            <w:rFonts w:ascii="Times New Roman" w:hAnsi="Times New Roman" w:eastAsia="Times New Roman" w:cs="Times New Roman"/>
          </w:rPr>
          <w:t>O caso de uso "Acessar Histórico de Compras" permite que o usuário, após estar autenticado no sistema, visualize todas as suas compras de passagens realizadas. O usuário pode filtrar as compras por critérios como data, destino ou status, visualizar os detalhes de cada compra e baixar o comprovante correspondente para fins de registro ou apresentação.</w:t>
        </w:r>
      </w:ins>
    </w:p>
    <w:p w:rsidR="00584D84" w:rsidRDefault="1AA17C6B" w14:paraId="6A6BBF2E" w14:textId="71A40C38">
      <w:pPr>
        <w:rPr>
          <w:ins w:author="RAYLAN BRUNO SANTANA CARVALHO" w:date="2025-06-13T19:50:00Z" w16du:dateUtc="2025-06-13T19:50:03Z" w:id="761"/>
          <w:rFonts w:ascii="Times New Roman" w:hAnsi="Times New Roman" w:eastAsia="Times New Roman" w:cs="Times New Roman"/>
        </w:rPr>
      </w:pPr>
      <w:ins w:author="RAYLAN BRUNO SANTANA CARVALHO" w:date="2025-06-13T19:50:00Z" w:id="762">
        <w:r w:rsidRPr="70C60923">
          <w:rPr>
            <w:rFonts w:ascii="Times New Roman" w:hAnsi="Times New Roman" w:eastAsia="Times New Roman" w:cs="Times New Roman"/>
          </w:rPr>
          <w:t>Atores: Usuário (logado), Sistema.</w:t>
        </w:r>
      </w:ins>
    </w:p>
    <w:p w:rsidR="00584D84" w:rsidRDefault="1AA17C6B" w14:paraId="0EC4EC9D" w14:textId="1B3C1B7F">
      <w:pPr>
        <w:rPr>
          <w:ins w:author="RAYLAN BRUNO SANTANA CARVALHO" w:date="2025-06-13T19:50:00Z" w16du:dateUtc="2025-06-13T19:50:03Z" w:id="763"/>
          <w:rFonts w:ascii="Times New Roman" w:hAnsi="Times New Roman" w:eastAsia="Times New Roman" w:cs="Times New Roman"/>
        </w:rPr>
      </w:pPr>
      <w:ins w:author="RAYLAN BRUNO SANTANA CARVALHO" w:date="2025-06-13T19:50:00Z" w:id="764">
        <w:r w:rsidRPr="70C60923">
          <w:rPr>
            <w:rFonts w:ascii="Times New Roman" w:hAnsi="Times New Roman" w:eastAsia="Times New Roman" w:cs="Times New Roman"/>
          </w:rPr>
          <w:t>Pré-condição:</w:t>
        </w:r>
      </w:ins>
    </w:p>
    <w:p w:rsidR="00584D84" w:rsidRDefault="1AA17C6B" w14:paraId="3CB3B783" w14:textId="4EDFD348">
      <w:pPr>
        <w:pStyle w:val="ListParagraph"/>
        <w:numPr>
          <w:ilvl w:val="0"/>
          <w:numId w:val="3"/>
        </w:numPr>
        <w:rPr>
          <w:ins w:author="RAYLAN BRUNO SANTANA CARVALHO" w:date="2025-06-13T19:50:00Z" w16du:dateUtc="2025-06-13T19:50:03Z" w:id="765"/>
          <w:rFonts w:ascii="Times New Roman" w:hAnsi="Times New Roman" w:eastAsia="Times New Roman" w:cs="Times New Roman"/>
        </w:rPr>
        <w:pPrChange w:author="RAYLAN BRUNO SANTANA CARVALHO" w:date="2025-06-13T19:50:00Z" w:id="766">
          <w:pPr/>
        </w:pPrChange>
      </w:pPr>
      <w:ins w:author="RAYLAN BRUNO SANTANA CARVALHO" w:date="2025-06-13T19:50:00Z" w:id="767">
        <w:r w:rsidRPr="70C60923">
          <w:rPr>
            <w:rFonts w:ascii="Times New Roman" w:hAnsi="Times New Roman" w:eastAsia="Times New Roman" w:cs="Times New Roman"/>
          </w:rPr>
          <w:t>O usuário deve estar autenticado no sistema.</w:t>
        </w:r>
      </w:ins>
    </w:p>
    <w:p w:rsidR="00584D84" w:rsidRDefault="1AA17C6B" w14:paraId="1C8B1F51" w14:textId="36E39FC6">
      <w:pPr>
        <w:rPr>
          <w:ins w:author="RAYLAN BRUNO SANTANA CARVALHO" w:date="2025-06-13T19:50:00Z" w16du:dateUtc="2025-06-13T19:50:03Z" w:id="768"/>
          <w:rFonts w:ascii="Times New Roman" w:hAnsi="Times New Roman" w:eastAsia="Times New Roman" w:cs="Times New Roman"/>
        </w:rPr>
      </w:pPr>
      <w:ins w:author="RAYLAN BRUNO SANTANA CARVALHO" w:date="2025-06-13T19:50:00Z" w:id="769">
        <w:r w:rsidRPr="70C60923">
          <w:rPr>
            <w:rFonts w:ascii="Times New Roman" w:hAnsi="Times New Roman" w:eastAsia="Times New Roman" w:cs="Times New Roman"/>
          </w:rPr>
          <w:t>Fluxo Principal:</w:t>
        </w:r>
      </w:ins>
    </w:p>
    <w:p w:rsidR="00584D84" w:rsidRDefault="1AA17C6B" w14:paraId="169176ED" w14:textId="40446871">
      <w:pPr>
        <w:pStyle w:val="ListParagraph"/>
        <w:numPr>
          <w:ilvl w:val="0"/>
          <w:numId w:val="2"/>
        </w:numPr>
        <w:rPr>
          <w:ins w:author="RAYLAN BRUNO SANTANA CARVALHO" w:date="2025-06-13T19:50:00Z" w16du:dateUtc="2025-06-13T19:50:03Z" w:id="770"/>
          <w:rFonts w:ascii="Times New Roman" w:hAnsi="Times New Roman" w:eastAsia="Times New Roman" w:cs="Times New Roman"/>
        </w:rPr>
        <w:pPrChange w:author="RAYLAN BRUNO SANTANA CARVALHO" w:date="2025-06-13T19:50:00Z" w:id="771">
          <w:pPr/>
        </w:pPrChange>
      </w:pPr>
      <w:ins w:author="RAYLAN BRUNO SANTANA CARVALHO" w:date="2025-06-13T19:50:00Z" w:id="772">
        <w:r w:rsidRPr="70C60923">
          <w:rPr>
            <w:rFonts w:ascii="Times New Roman" w:hAnsi="Times New Roman" w:eastAsia="Times New Roman" w:cs="Times New Roman"/>
          </w:rPr>
          <w:t>O usuário acessa a seção de histórico de compras.</w:t>
        </w:r>
      </w:ins>
    </w:p>
    <w:p w:rsidR="00584D84" w:rsidRDefault="1AA17C6B" w14:paraId="32D32FBD" w14:textId="546A7945">
      <w:pPr>
        <w:pStyle w:val="ListParagraph"/>
        <w:numPr>
          <w:ilvl w:val="0"/>
          <w:numId w:val="2"/>
        </w:numPr>
        <w:rPr>
          <w:ins w:author="RAYLAN BRUNO SANTANA CARVALHO" w:date="2025-06-13T19:50:00Z" w16du:dateUtc="2025-06-13T19:50:03Z" w:id="773"/>
          <w:rFonts w:ascii="Times New Roman" w:hAnsi="Times New Roman" w:eastAsia="Times New Roman" w:cs="Times New Roman"/>
        </w:rPr>
        <w:pPrChange w:author="RAYLAN BRUNO SANTANA CARVALHO" w:date="2025-06-13T19:50:00Z" w:id="774">
          <w:pPr/>
        </w:pPrChange>
      </w:pPr>
      <w:ins w:author="RAYLAN BRUNO SANTANA CARVALHO" w:date="2025-06-13T19:50:00Z" w:id="775">
        <w:r w:rsidRPr="70C60923">
          <w:rPr>
            <w:rFonts w:ascii="Times New Roman" w:hAnsi="Times New Roman" w:eastAsia="Times New Roman" w:cs="Times New Roman"/>
          </w:rPr>
          <w:t>O sistema exibe a lista de compras realizadas pelo usuário.</w:t>
        </w:r>
      </w:ins>
    </w:p>
    <w:p w:rsidR="00584D84" w:rsidRDefault="1AA17C6B" w14:paraId="25CB8F20" w14:textId="5AF3D49E">
      <w:pPr>
        <w:pStyle w:val="ListParagraph"/>
        <w:numPr>
          <w:ilvl w:val="0"/>
          <w:numId w:val="2"/>
        </w:numPr>
        <w:rPr>
          <w:ins w:author="RAYLAN BRUNO SANTANA CARVALHO" w:date="2025-06-13T19:50:00Z" w16du:dateUtc="2025-06-13T19:50:03Z" w:id="776"/>
          <w:rFonts w:ascii="Times New Roman" w:hAnsi="Times New Roman" w:eastAsia="Times New Roman" w:cs="Times New Roman"/>
        </w:rPr>
        <w:pPrChange w:author="RAYLAN BRUNO SANTANA CARVALHO" w:date="2025-06-13T19:50:00Z" w:id="777">
          <w:pPr/>
        </w:pPrChange>
      </w:pPr>
      <w:ins w:author="RAYLAN BRUNO SANTANA CARVALHO" w:date="2025-06-13T19:50:00Z" w:id="778">
        <w:r w:rsidRPr="70C60923">
          <w:rPr>
            <w:rFonts w:ascii="Times New Roman" w:hAnsi="Times New Roman" w:eastAsia="Times New Roman" w:cs="Times New Roman"/>
          </w:rPr>
          <w:t>O usuário pode aplicar filtros para facilitar a busca (ex: período, destino, status).</w:t>
        </w:r>
      </w:ins>
    </w:p>
    <w:p w:rsidR="00584D84" w:rsidRDefault="1AA17C6B" w14:paraId="0F24951C" w14:textId="42632A9A">
      <w:pPr>
        <w:pStyle w:val="ListParagraph"/>
        <w:numPr>
          <w:ilvl w:val="0"/>
          <w:numId w:val="2"/>
        </w:numPr>
        <w:rPr>
          <w:ins w:author="RAYLAN BRUNO SANTANA CARVALHO" w:date="2025-06-13T19:50:00Z" w16du:dateUtc="2025-06-13T19:50:03Z" w:id="779"/>
          <w:rFonts w:ascii="Times New Roman" w:hAnsi="Times New Roman" w:eastAsia="Times New Roman" w:cs="Times New Roman"/>
        </w:rPr>
        <w:pPrChange w:author="RAYLAN BRUNO SANTANA CARVALHO" w:date="2025-06-13T19:50:00Z" w:id="780">
          <w:pPr/>
        </w:pPrChange>
      </w:pPr>
      <w:ins w:author="RAYLAN BRUNO SANTANA CARVALHO" w:date="2025-06-13T19:50:00Z" w:id="781">
        <w:r w:rsidRPr="70C60923">
          <w:rPr>
            <w:rFonts w:ascii="Times New Roman" w:hAnsi="Times New Roman" w:eastAsia="Times New Roman" w:cs="Times New Roman"/>
          </w:rPr>
          <w:t>O usuário seleciona uma compra para ver seus detalhes completos.</w:t>
        </w:r>
      </w:ins>
    </w:p>
    <w:p w:rsidR="00584D84" w:rsidRDefault="1AA17C6B" w14:paraId="58B9E62C" w14:textId="520AAF95">
      <w:pPr>
        <w:pStyle w:val="ListParagraph"/>
        <w:numPr>
          <w:ilvl w:val="0"/>
          <w:numId w:val="2"/>
        </w:numPr>
        <w:rPr>
          <w:ins w:author="RAYLAN BRUNO SANTANA CARVALHO" w:date="2025-06-13T19:50:00Z" w16du:dateUtc="2025-06-13T19:50:03Z" w:id="782"/>
          <w:rFonts w:ascii="Times New Roman" w:hAnsi="Times New Roman" w:eastAsia="Times New Roman" w:cs="Times New Roman"/>
        </w:rPr>
        <w:pPrChange w:author="RAYLAN BRUNO SANTANA CARVALHO" w:date="2025-06-13T19:50:00Z" w:id="783">
          <w:pPr/>
        </w:pPrChange>
      </w:pPr>
      <w:ins w:author="RAYLAN BRUNO SANTANA CARVALHO" w:date="2025-06-13T19:50:00Z" w:id="784">
        <w:r w:rsidRPr="70C60923">
          <w:rPr>
            <w:rFonts w:ascii="Times New Roman" w:hAnsi="Times New Roman" w:eastAsia="Times New Roman" w:cs="Times New Roman"/>
          </w:rPr>
          <w:t>O usuário pode optar por baixar o comprovante de compra em formato PDF ou similar.</w:t>
        </w:r>
      </w:ins>
    </w:p>
    <w:p w:rsidR="00584D84" w:rsidRDefault="1AA17C6B" w14:paraId="1DE42C46" w14:textId="06DB0E2E">
      <w:pPr>
        <w:rPr>
          <w:ins w:author="RAYLAN BRUNO SANTANA CARVALHO" w:date="2025-06-13T19:50:00Z" w16du:dateUtc="2025-06-13T19:50:03Z" w:id="785"/>
          <w:rFonts w:ascii="Times New Roman" w:hAnsi="Times New Roman" w:eastAsia="Times New Roman" w:cs="Times New Roman"/>
        </w:rPr>
      </w:pPr>
      <w:ins w:author="RAYLAN BRUNO SANTANA CARVALHO" w:date="2025-06-13T19:50:00Z" w:id="786">
        <w:r w:rsidRPr="70C60923">
          <w:rPr>
            <w:rFonts w:ascii="Times New Roman" w:hAnsi="Times New Roman" w:eastAsia="Times New Roman" w:cs="Times New Roman"/>
          </w:rPr>
          <w:t>Fluxos Alternativos:</w:t>
        </w:r>
      </w:ins>
    </w:p>
    <w:p w:rsidR="00584D84" w:rsidRDefault="1AA17C6B" w14:paraId="01CA0729" w14:textId="1EF9E095">
      <w:pPr>
        <w:pStyle w:val="ListParagraph"/>
        <w:numPr>
          <w:ilvl w:val="0"/>
          <w:numId w:val="1"/>
        </w:numPr>
        <w:rPr>
          <w:ins w:author="RAYLAN BRUNO SANTANA CARVALHO" w:date="2025-06-13T19:50:00Z" w16du:dateUtc="2025-06-13T19:50:03Z" w:id="787"/>
          <w:rFonts w:ascii="Times New Roman" w:hAnsi="Times New Roman" w:eastAsia="Times New Roman" w:cs="Times New Roman"/>
        </w:rPr>
        <w:pPrChange w:author="RAYLAN BRUNO SANTANA CARVALHO" w:date="2025-06-13T19:50:00Z" w:id="788">
          <w:pPr/>
        </w:pPrChange>
      </w:pPr>
      <w:ins w:author="RAYLAN BRUNO SANTANA CARVALHO" w:date="2025-06-13T19:50:00Z" w:id="789">
        <w:r w:rsidRPr="70C60923">
          <w:rPr>
            <w:rFonts w:ascii="Times New Roman" w:hAnsi="Times New Roman" w:eastAsia="Times New Roman" w:cs="Times New Roman"/>
          </w:rPr>
          <w:t>Se não houver compras registradas, o sistema informa que o histórico está vazio.</w:t>
        </w:r>
      </w:ins>
    </w:p>
    <w:p w:rsidR="00584D84" w:rsidP="70C60923" w:rsidRDefault="1AA17C6B" w14:paraId="083AA701" w14:textId="1B8C1D08">
      <w:pPr>
        <w:pStyle w:val="ListParagraph"/>
        <w:numPr>
          <w:ilvl w:val="0"/>
          <w:numId w:val="1"/>
        </w:numPr>
        <w:rPr>
          <w:ins w:author="RAYLAN BRUNO SANTANA CARVALHO" w:date="2025-06-13T19:08:00Z" w16du:dateUtc="2025-06-13T19:08:24Z" w:id="790"/>
          <w:rFonts w:ascii="Times New Roman" w:hAnsi="Times New Roman" w:eastAsia="Times New Roman" w:cs="Times New Roman"/>
        </w:rPr>
      </w:pPr>
      <w:ins w:author="RAYLAN BRUNO SANTANA CARVALHO" w:date="2025-06-13T19:50:00Z" w:id="791">
        <w:r w:rsidRPr="70C60923">
          <w:rPr>
            <w:rFonts w:ascii="Times New Roman" w:hAnsi="Times New Roman" w:eastAsia="Times New Roman" w:cs="Times New Roman"/>
          </w:rPr>
          <w:t>Caso haja erro na geração do comprovante, o sistema apresenta uma mensagem de falha e sugere tentar novamente</w:t>
        </w:r>
      </w:ins>
    </w:p>
    <w:p w:rsidR="00584D84" w:rsidP="0F56D97C" w:rsidRDefault="43E6330F" w14:paraId="037C6B6E" w14:textId="5DE36C84">
      <w:pPr>
        <w:pStyle w:val="Title"/>
        <w:rPr>
          <w:ins w:author="RAYLAN BRUNO SANTANA CARVALHO" w:date="2025-06-13T18:39:00Z" w16du:dateUtc="2025-06-13T18:39:04Z" w:id="126380466"/>
          <w:rFonts w:ascii="Times New Roman" w:hAnsi="Times New Roman" w:eastAsia="Times New Roman" w:cs="Times New Roman"/>
        </w:rPr>
        <w:pPrChange w:author="KAUAN GUILHERME ALVES PINHEIRO SANTOS" w:date="2025-06-14T01:54:19.005Z">
          <w:pPr>
            <w:ind w:left="708"/>
          </w:pPr>
        </w:pPrChange>
      </w:pPr>
      <w:ins w:author="RAYLAN BRUNO SANTANA CARVALHO" w:date="2025-06-13T18:25:00Z" w:id="1296834765">
        <w:r w:rsidRPr="0F56D97C" w:rsidR="43E6330F">
          <w:rPr>
            <w:rPrChange w:author="KAUAN GUILHERME ALVES PINHEIRO SANTOS" w:date="2025-06-14T01:54:19.004Z" w:id="2134483411">
              <w:rPr>
                <w:rFonts w:ascii="Times New Roman" w:hAnsi="Times New Roman" w:eastAsia="Times New Roman" w:cs="Times New Roman"/>
                <w:b w:val="1"/>
                <w:bCs w:val="1"/>
              </w:rPr>
            </w:rPrChange>
          </w:rPr>
          <w:t>4.2 DIAGRAMA DE ATIVIDADES</w:t>
        </w:r>
      </w:ins>
    </w:p>
    <w:p w:rsidRPr="00584D84" w:rsidR="00584D84" w:rsidP="0F56D97C" w:rsidRDefault="39B78CD4" w14:paraId="734C92E3" w14:textId="6F01C020">
      <w:pPr>
        <w:ind w:firstLine="708"/>
        <w:jc w:val="both"/>
        <w:rPr>
          <w:ins w:author="YASMIN CANTANHEDE SANTOS" w:date="2025-06-14T00:19:00Z" w16du:dateUtc="2025-06-14T00:19:38Z" w:id="750845543"/>
          <w:rFonts w:ascii="Times New Roman" w:hAnsi="Times New Roman" w:eastAsia="Times New Roman" w:cs="Times New Roman"/>
        </w:rPr>
        <w:pPrChange w:author="RAYLAN BRUNO SANTANA CARVALHO" w:date="2025-06-14T01:53:27.677Z" w:id="796">
          <w:pPr>
            <w:ind w:firstLine="708"/>
          </w:pPr>
        </w:pPrChange>
      </w:pPr>
      <w:ins w:author="RAYLAN BRUNO SANTANA CARVALHO" w:date="2025-06-13T18:39:00Z" w:id="1144502727">
        <w:r w:rsidRPr="0F56D97C" w:rsidR="39B78CD4">
          <w:rPr>
            <w:rFonts w:ascii="Times New Roman" w:hAnsi="Times New Roman" w:eastAsia="Times New Roman" w:cs="Times New Roman"/>
          </w:rPr>
          <w:t>Esse diagrama representa o fluxo de trabalho ou processos dentro do sistema. Mostra como uma atividade começa, se ramifica, se repete e termina. É útil para descrever lógicas de negócio e processos com decisões.</w:t>
        </w:r>
      </w:ins>
    </w:p>
    <w:p w:rsidR="309EB1F3" w:rsidP="0F56D97C" w:rsidRDefault="309EB1F3" w14:paraId="10584C6F" w14:textId="5F09226F">
      <w:pPr>
        <w:ind w:firstLine="708"/>
        <w:jc w:val="both"/>
        <w:rPr>
          <w:ins w:author="YASMIN CANTANHEDE SANTOS" w:date="2025-06-13T23:34:00Z" w16du:dateUtc="2025-06-13T23:34:39Z" w:id="1025601015"/>
          <w:rFonts w:ascii="Times New Roman" w:hAnsi="Times New Roman" w:eastAsia="Times New Roman" w:cs="Times New Roman"/>
        </w:rPr>
        <w:pPrChange w:author="RAYLAN BRUNO SANTANA CARVALHO" w:date="2025-06-14T01:53:27.679Z">
          <w:pPr>
            <w:ind w:firstLine="708"/>
          </w:pPr>
        </w:pPrChange>
      </w:pPr>
      <w:ins w:author="YASMIN CANTANHEDE SANTOS" w:date="2025-06-14T00:19:00Z" w:id="1013200804">
        <w:r w:rsidRPr="0F56D97C" w:rsidR="309EB1F3">
          <w:rPr>
            <w:rFonts w:ascii="Times New Roman" w:hAnsi="Times New Roman" w:eastAsia="Times New Roman" w:cs="Times New Roman"/>
          </w:rPr>
          <w:t xml:space="preserve">O primeiro diagrama de atividades é o de login/cadastro, </w:t>
        </w:r>
      </w:ins>
      <w:ins w:author="YASMIN CANTANHEDE SANTOS" w:date="2025-06-14T00:20:00Z" w:id="148769003">
        <w:r w:rsidRPr="0F56D97C" w:rsidR="309EB1F3">
          <w:rPr>
            <w:rFonts w:ascii="Times New Roman" w:hAnsi="Times New Roman" w:eastAsia="Times New Roman" w:cs="Times New Roman"/>
          </w:rPr>
          <w:t>o qual descreve o fluxo de ações que um usuário realiza para acessar ou criar uma conta no sistema. O processo inicia, segundo a imagem 06 abaixo, com a abertura da interfac</w:t>
        </w:r>
        <w:r w:rsidRPr="0F56D97C" w:rsidR="1D62B170">
          <w:rPr>
            <w:rFonts w:ascii="Times New Roman" w:hAnsi="Times New Roman" w:eastAsia="Times New Roman" w:cs="Times New Roman"/>
          </w:rPr>
          <w:t>e de login, onde o usuário escolhe entre realizar o login</w:t>
        </w:r>
      </w:ins>
      <w:ins w:author="YASMIN CANTANHEDE SANTOS" w:date="2025-06-14T00:21:00Z" w:id="1143591779">
        <w:r w:rsidRPr="0F56D97C" w:rsidR="1D62B170">
          <w:rPr>
            <w:rFonts w:ascii="Times New Roman" w:hAnsi="Times New Roman" w:eastAsia="Times New Roman" w:cs="Times New Roman"/>
          </w:rPr>
          <w:t xml:space="preserve"> ou efetuar um cadastro.</w:t>
        </w:r>
      </w:ins>
    </w:p>
    <w:p w:rsidR="02090F8E" w:rsidP="0F56D97C" w:rsidRDefault="455FA32C" w14:paraId="4D3D870E" w14:textId="1E334632">
      <w:pPr>
        <w:ind w:firstLine="708"/>
        <w:jc w:val="center"/>
        <w:rPr>
          <w:ins w:author="YASMIN CANTANHEDE SANTOS" w:date="2025-06-14T00:09:00Z" w16du:dateUtc="2025-06-14T00:09:37Z" w:id="477335940"/>
          <w:rFonts w:ascii="Times New Roman" w:hAnsi="Times New Roman" w:eastAsia="Times New Roman" w:cs="Times New Roman"/>
          <w:rPrChange w:author="KAUAN GUILHERME ALVES PINHEIRO SANTOS" w:date="2025-06-13T23:37:00Z" w:id="159905469">
            <w:rPr>
              <w:ins w:author="YASMIN CANTANHEDE SANTOS" w:date="2025-06-14T00:09:00Z" w16du:dateUtc="2025-06-14T00:09:37Z" w:id="654898623"/>
              <w:rFonts w:ascii="Times New Roman" w:hAnsi="Times New Roman" w:eastAsia="Times New Roman" w:cs="Times New Roman"/>
              <w:b w:val="1"/>
              <w:bCs w:val="1"/>
            </w:rPr>
          </w:rPrChange>
        </w:rPr>
        <w:pPrChange w:author="YASMIN CANTANHEDE SANTOS" w:date="2025-06-13T23:34:00Z" w:id="805">
          <w:pPr>
            <w:ind w:firstLine="708"/>
          </w:pPr>
        </w:pPrChange>
      </w:pPr>
      <w:ins w:author="YASMIN CANTANHEDE SANTOS" w:date="2025-06-13T23:34:00Z" w:id="1789971359">
        <w:r w:rsidRPr="0F56D97C" w:rsidR="455FA32C">
          <w:rPr>
            <w:rFonts w:ascii="Times New Roman" w:hAnsi="Times New Roman" w:eastAsia="Times New Roman" w:cs="Times New Roman"/>
          </w:rPr>
          <w:t xml:space="preserve">Imagem </w:t>
        </w:r>
        <w:del w:author="RAYLAN BRUNO SANTANA CARVALHO" w:date="2025-06-14T01:57:42.653Z" w:id="715106842">
          <w:r w:rsidRPr="0F56D97C" w:rsidDel="455FA32C">
            <w:rPr>
              <w:rFonts w:ascii="Times New Roman" w:hAnsi="Times New Roman" w:eastAsia="Times New Roman" w:cs="Times New Roman"/>
            </w:rPr>
            <w:delText>0</w:delText>
          </w:r>
        </w:del>
        <w:r w:rsidRPr="0F56D97C" w:rsidR="455FA32C">
          <w:rPr>
            <w:rFonts w:ascii="Times New Roman" w:hAnsi="Times New Roman" w:eastAsia="Times New Roman" w:cs="Times New Roman"/>
          </w:rPr>
          <w:t xml:space="preserve">6: </w:t>
        </w:r>
      </w:ins>
      <w:ins w:author="YASMIN CANTANHEDE SANTOS" w:date="2025-06-14T00:10:00Z" w:id="548678293">
        <w:r w:rsidRPr="0F56D97C" w:rsidR="3B435C50">
          <w:rPr>
            <w:rFonts w:ascii="Times New Roman" w:hAnsi="Times New Roman" w:eastAsia="Times New Roman" w:cs="Times New Roman"/>
          </w:rPr>
          <w:t>Diagrama de Atividades de Login/Cadast</w:t>
        </w:r>
      </w:ins>
      <w:ins w:author="YASMIN CANTANHEDE SANTOS" w:date="2025-06-14T00:11:00Z" w:id="1775809483">
        <w:r w:rsidRPr="0F56D97C" w:rsidR="3B435C50">
          <w:rPr>
            <w:rFonts w:ascii="Times New Roman" w:hAnsi="Times New Roman" w:eastAsia="Times New Roman" w:cs="Times New Roman"/>
          </w:rPr>
          <w:t>ro</w:t>
        </w:r>
      </w:ins>
    </w:p>
    <w:p w:rsidR="6F4146B6" w:rsidRDefault="61E619A4" w14:paraId="3DBB734E" w14:textId="76D8C6D9">
      <w:pPr>
        <w:ind w:firstLine="708"/>
        <w:jc w:val="center"/>
        <w:rPr>
          <w:ins w:author="YASMIN CANTANHEDE SANTOS" w:date="2025-06-14T00:21:00Z" w16du:dateUtc="2025-06-14T00:21:29Z" w:id="809"/>
          <w:rFonts w:ascii="Times New Roman" w:hAnsi="Times New Roman" w:eastAsia="Times New Roman" w:cs="Times New Roman"/>
        </w:rPr>
        <w:pPrChange w:author="YASMIN CANTANHEDE SANTOS" w:date="2025-06-14T00:16:00Z" w:id="810">
          <w:pPr/>
        </w:pPrChange>
      </w:pPr>
      <w:r>
        <w:rPr>
          <w:noProof/>
        </w:rPr>
        <w:drawing>
          <wp:anchor distT="0" distB="0" distL="114300" distR="114300" simplePos="0" relativeHeight="251658240" behindDoc="0" locked="0" layoutInCell="1" allowOverlap="1" wp14:anchorId="1B8145C8" wp14:editId="7B8F0267">
            <wp:simplePos x="0" y="0"/>
            <wp:positionH relativeFrom="column">
              <wp:align>left</wp:align>
            </wp:positionH>
            <wp:positionV relativeFrom="paragraph">
              <wp:posOffset>0</wp:posOffset>
            </wp:positionV>
            <wp:extent cx="5892418" cy="3641542"/>
            <wp:effectExtent l="0" t="0" r="0" b="0"/>
            <wp:wrapSquare wrapText="bothSides"/>
            <wp:docPr id="87930073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300735" name=""/>
                    <pic:cNvPicPr/>
                  </pic:nvPicPr>
                  <pic:blipFill>
                    <a:blip r:embed="rId13">
                      <a:extLst>
                        <a:ext uri="{28A0092B-C50C-407E-A947-70E740481C1C}">
                          <a14:useLocalDpi xmlns:a14="http://schemas.microsoft.com/office/drawing/2010/main"/>
                        </a:ext>
                      </a:extLst>
                    </a:blip>
                    <a:stretch>
                      <a:fillRect/>
                    </a:stretch>
                  </pic:blipFill>
                  <pic:spPr>
                    <a:xfrm>
                      <a:off x="0" y="0"/>
                      <a:ext cx="5892418" cy="3641542"/>
                    </a:xfrm>
                    <a:prstGeom prst="rect">
                      <a:avLst/>
                    </a:prstGeom>
                  </pic:spPr>
                </pic:pic>
              </a:graphicData>
            </a:graphic>
            <wp14:sizeRelH relativeFrom="page">
              <wp14:pctWidth>0</wp14:pctWidth>
            </wp14:sizeRelH>
            <wp14:sizeRelV relativeFrom="page">
              <wp14:pctHeight>0</wp14:pctHeight>
            </wp14:sizeRelV>
          </wp:anchor>
        </w:drawing>
      </w:r>
      <w:ins w:author="YASMIN CANTANHEDE SANTOS" w:date="2025-06-14T00:12:00Z" w:id="811">
        <w:r w:rsidRPr="3B6416AC">
          <w:rPr>
            <w:rFonts w:ascii="Times New Roman" w:hAnsi="Times New Roman" w:eastAsia="Times New Roman" w:cs="Times New Roman"/>
          </w:rPr>
          <w:t>Fonte: Autoria própria, 2025</w:t>
        </w:r>
      </w:ins>
    </w:p>
    <w:p w:rsidR="6F4146B6" w:rsidP="0F56D97C" w:rsidRDefault="07CA705C" w14:paraId="645ED195" w14:textId="6C26E567">
      <w:pPr>
        <w:ind w:firstLine="708"/>
        <w:jc w:val="both"/>
        <w:rPr>
          <w:ins w:author="YASMIN CANTANHEDE SANTOS" w:date="2025-06-14T00:45:00Z" w16du:dateUtc="2025-06-14T00:45:00Z" w:id="367353699"/>
          <w:rFonts w:ascii="Times New Roman" w:hAnsi="Times New Roman" w:eastAsia="Times New Roman" w:cs="Times New Roman"/>
        </w:rPr>
        <w:pPrChange w:author="RAYLAN BRUNO SANTANA CARVALHO" w:date="2025-06-14T01:53:36.686Z" w:id="813">
          <w:pPr>
            <w:ind w:firstLine="708"/>
            <w:jc w:val="center"/>
          </w:pPr>
        </w:pPrChange>
      </w:pPr>
      <w:ins w:author="YASMIN CANTANHEDE SANTOS" w:date="2025-06-14T00:21:00Z" w:id="170239671">
        <w:r w:rsidRPr="0F56D97C" w:rsidR="07CA705C">
          <w:rPr>
            <w:rFonts w:ascii="Times New Roman" w:hAnsi="Times New Roman" w:eastAsia="Times New Roman" w:cs="Times New Roman"/>
          </w:rPr>
          <w:t>Se o usuário optar pelo login, o sistema solicita as credenciais (usuário</w:t>
        </w:r>
      </w:ins>
      <w:ins w:author="YASMIN CANTANHEDE SANTOS" w:date="2025-06-14T00:22:00Z" w:id="1682506714">
        <w:r w:rsidRPr="0F56D97C" w:rsidR="07CA705C">
          <w:rPr>
            <w:rFonts w:ascii="Times New Roman" w:hAnsi="Times New Roman" w:eastAsia="Times New Roman" w:cs="Times New Roman"/>
          </w:rPr>
          <w:t xml:space="preserve"> e senha) e </w:t>
        </w:r>
      </w:ins>
      <w:ins w:author="YASMIN CANTANHEDE SANTOS" w:date="2025-06-14T00:32:00Z" w:id="1652596640">
        <w:r w:rsidRPr="0F56D97C" w:rsidR="45BBB961">
          <w:rPr>
            <w:rFonts w:ascii="Times New Roman" w:hAnsi="Times New Roman" w:eastAsia="Times New Roman" w:cs="Times New Roman"/>
          </w:rPr>
          <w:t>verifica</w:t>
        </w:r>
      </w:ins>
      <w:ins w:author="YASMIN CANTANHEDE SANTOS" w:date="2025-06-14T00:33:00Z" w:id="1557404099">
        <w:r w:rsidRPr="0F56D97C" w:rsidR="45BBB961">
          <w:rPr>
            <w:rFonts w:ascii="Times New Roman" w:hAnsi="Times New Roman" w:eastAsia="Times New Roman" w:cs="Times New Roman"/>
          </w:rPr>
          <w:t>-as</w:t>
        </w:r>
      </w:ins>
      <w:ins w:author="YASMIN CANTANHEDE SANTOS" w:date="2025-06-14T00:28:00Z" w:id="1028893287">
        <w:r w:rsidRPr="0F56D97C" w:rsidR="3A16FA45">
          <w:rPr>
            <w:rFonts w:ascii="Times New Roman" w:hAnsi="Times New Roman" w:eastAsia="Times New Roman" w:cs="Times New Roman"/>
          </w:rPr>
          <w:t>, caso esteja validado, recebe m</w:t>
        </w:r>
      </w:ins>
      <w:ins w:author="YASMIN CANTANHEDE SANTOS" w:date="2025-06-14T00:29:00Z" w:id="1553824489">
        <w:r w:rsidRPr="0F56D97C" w:rsidR="3A16FA45">
          <w:rPr>
            <w:rFonts w:ascii="Times New Roman" w:hAnsi="Times New Roman" w:eastAsia="Times New Roman" w:cs="Times New Roman"/>
          </w:rPr>
          <w:t xml:space="preserve">ensagem de </w:t>
        </w:r>
        <w:r w:rsidRPr="0F56D97C" w:rsidR="47652F7B">
          <w:rPr>
            <w:rFonts w:ascii="Times New Roman" w:hAnsi="Times New Roman" w:eastAsia="Times New Roman" w:cs="Times New Roman"/>
          </w:rPr>
          <w:t>sucesso, permitindo o acesso como atividade fina</w:t>
        </w:r>
      </w:ins>
      <w:ins w:author="YASMIN CANTANHEDE SANTOS" w:date="2025-06-14T00:31:00Z" w:id="528965406">
        <w:r w:rsidRPr="0F56D97C" w:rsidR="5E22CFD7">
          <w:rPr>
            <w:rFonts w:ascii="Times New Roman" w:hAnsi="Times New Roman" w:eastAsia="Times New Roman" w:cs="Times New Roman"/>
          </w:rPr>
          <w:t>l. Outro ponto de decisão é</w:t>
        </w:r>
      </w:ins>
      <w:ins w:author="YASMIN CANTANHEDE SANTOS" w:date="2025-06-14T00:30:00Z" w:id="1070915735">
        <w:r w:rsidRPr="0F56D97C" w:rsidR="559E1352">
          <w:rPr>
            <w:rFonts w:ascii="Times New Roman" w:hAnsi="Times New Roman" w:eastAsia="Times New Roman" w:cs="Times New Roman"/>
          </w:rPr>
          <w:t xml:space="preserve"> seleciona</w:t>
        </w:r>
      </w:ins>
      <w:ins w:author="YASMIN CANTANHEDE SANTOS" w:date="2025-06-14T00:31:00Z" w:id="2103896541">
        <w:r w:rsidRPr="0F56D97C" w:rsidR="199AB916">
          <w:rPr>
            <w:rFonts w:ascii="Times New Roman" w:hAnsi="Times New Roman" w:eastAsia="Times New Roman" w:cs="Times New Roman"/>
          </w:rPr>
          <w:t>r</w:t>
        </w:r>
      </w:ins>
      <w:ins w:author="YASMIN CANTANHEDE SANTOS" w:date="2025-06-14T00:30:00Z" w:id="1233782304">
        <w:r w:rsidRPr="0F56D97C" w:rsidR="559E1352">
          <w:rPr>
            <w:rFonts w:ascii="Times New Roman" w:hAnsi="Times New Roman" w:eastAsia="Times New Roman" w:cs="Times New Roman"/>
          </w:rPr>
          <w:t xml:space="preserve"> log</w:t>
        </w:r>
      </w:ins>
      <w:ins w:author="YASMIN CANTANHEDE SANTOS" w:date="2025-06-14T00:31:00Z" w:id="36394182">
        <w:r w:rsidRPr="0F56D97C" w:rsidR="005645DC">
          <w:rPr>
            <w:rFonts w:ascii="Times New Roman" w:hAnsi="Times New Roman" w:eastAsia="Times New Roman" w:cs="Times New Roman"/>
          </w:rPr>
          <w:t>in</w:t>
        </w:r>
      </w:ins>
      <w:ins w:author="YASMIN CANTANHEDE SANTOS" w:date="2025-06-14T00:30:00Z" w:id="380970452">
        <w:r w:rsidRPr="0F56D97C" w:rsidR="559E1352">
          <w:rPr>
            <w:rFonts w:ascii="Times New Roman" w:hAnsi="Times New Roman" w:eastAsia="Times New Roman" w:cs="Times New Roman"/>
          </w:rPr>
          <w:t xml:space="preserve"> com o google, tendo seu e-mail autenticado, </w:t>
        </w:r>
      </w:ins>
      <w:ins w:author="YASMIN CANTANHEDE SANTOS" w:date="2025-06-14T00:31:00Z" w:id="2132200668">
        <w:r w:rsidRPr="0F56D97C" w:rsidR="559E1352">
          <w:rPr>
            <w:rFonts w:ascii="Times New Roman" w:hAnsi="Times New Roman" w:eastAsia="Times New Roman" w:cs="Times New Roman"/>
          </w:rPr>
          <w:t>permite acesso</w:t>
        </w:r>
        <w:r w:rsidRPr="0F56D97C" w:rsidR="631531AB">
          <w:rPr>
            <w:rFonts w:ascii="Times New Roman" w:hAnsi="Times New Roman" w:eastAsia="Times New Roman" w:cs="Times New Roman"/>
          </w:rPr>
          <w:t>, caso não, ele retorna ao formulário</w:t>
        </w:r>
      </w:ins>
      <w:ins w:author="YASMIN CANTANHEDE SANTOS" w:date="2025-06-14T00:29:00Z" w:id="2013971553">
        <w:r w:rsidRPr="0F56D97C" w:rsidR="47652F7B">
          <w:rPr>
            <w:rFonts w:ascii="Times New Roman" w:hAnsi="Times New Roman" w:eastAsia="Times New Roman" w:cs="Times New Roman"/>
          </w:rPr>
          <w:t>. Se optar por preencher o cadastro</w:t>
        </w:r>
      </w:ins>
      <w:ins w:author="YASMIN CANTANHEDE SANTOS" w:date="2025-06-14T00:32:00Z" w:id="126921346">
        <w:r w:rsidRPr="0F56D97C" w:rsidR="31470E25">
          <w:rPr>
            <w:rFonts w:ascii="Times New Roman" w:hAnsi="Times New Roman" w:eastAsia="Times New Roman" w:cs="Times New Roman"/>
          </w:rPr>
          <w:t>, não possuindo nenhum, leva o sistema a validar os dados</w:t>
        </w:r>
      </w:ins>
      <w:ins w:author="YASMIN CANTANHEDE SANTOS" w:date="2025-06-14T00:33:00Z" w:id="1550976148">
        <w:r w:rsidRPr="0F56D97C" w:rsidR="5A6889F1">
          <w:rPr>
            <w:rFonts w:ascii="Times New Roman" w:hAnsi="Times New Roman" w:eastAsia="Times New Roman" w:cs="Times New Roman"/>
          </w:rPr>
          <w:t xml:space="preserve"> e, se válidos, </w:t>
        </w:r>
        <w:r w:rsidRPr="0F56D97C" w:rsidR="5A6889F1">
          <w:rPr>
            <w:rFonts w:ascii="Times New Roman" w:hAnsi="Times New Roman" w:eastAsia="Times New Roman" w:cs="Times New Roman"/>
          </w:rPr>
          <w:t>cria um novo</w:t>
        </w:r>
        <w:r w:rsidRPr="0F56D97C" w:rsidR="5A6889F1">
          <w:rPr>
            <w:rFonts w:ascii="Times New Roman" w:hAnsi="Times New Roman" w:eastAsia="Times New Roman" w:cs="Times New Roman"/>
          </w:rPr>
          <w:t xml:space="preserve"> registro e exibe uma mensagem de sucesso. Caso contrário, uma mensagem de erro é exibida </w:t>
        </w:r>
      </w:ins>
      <w:ins w:author="YASMIN CANTANHEDE SANTOS" w:date="2025-06-14T00:34:00Z" w:id="2047038528">
        <w:r w:rsidRPr="0F56D97C" w:rsidR="6F3AB6D7">
          <w:rPr>
            <w:rFonts w:ascii="Times New Roman" w:hAnsi="Times New Roman" w:eastAsia="Times New Roman" w:cs="Times New Roman"/>
          </w:rPr>
          <w:t>e o usuário retorna para preencher o cadastro novamente.</w:t>
        </w:r>
      </w:ins>
    </w:p>
    <w:p w:rsidR="65777AAD" w:rsidP="4E437D8D" w:rsidRDefault="65777AAD" w14:paraId="0F7D026F" w14:textId="32DE56C7">
      <w:pPr>
        <w:ind w:firstLine="708"/>
        <w:jc w:val="both"/>
        <w:rPr>
          <w:ins w:author="YASMIN CANTANHEDE SANTOS" w:date="2025-06-14T00:48:57.246Z" w16du:dateUtc="2025-06-14T00:48:57.246Z" w:id="409804765"/>
          <w:rFonts w:ascii="Times New Roman" w:hAnsi="Times New Roman" w:eastAsia="Times New Roman" w:cs="Times New Roman"/>
        </w:rPr>
      </w:pPr>
      <w:ins w:author="YASMIN CANTANHEDE SANTOS" w:date="2025-06-14T00:45:55.31Z" w:id="514761656">
        <w:r w:rsidRPr="0F56D97C" w:rsidR="7A518A8B">
          <w:rPr>
            <w:rFonts w:ascii="Times New Roman" w:hAnsi="Times New Roman" w:eastAsia="Times New Roman" w:cs="Times New Roman"/>
          </w:rPr>
          <w:t>O diagrama abaixo, imagem 07, ilustra o processo de “Buscar pelo formulário”. O usuário</w:t>
        </w:r>
      </w:ins>
      <w:ins w:author="YASMIN CANTANHEDE SANTOS" w:date="2025-06-14T00:46:59.948Z" w:id="570613280">
        <w:r w:rsidRPr="0F56D97C" w:rsidR="7A518A8B">
          <w:rPr>
            <w:rFonts w:ascii="Times New Roman" w:hAnsi="Times New Roman" w:eastAsia="Times New Roman" w:cs="Times New Roman"/>
          </w:rPr>
          <w:t xml:space="preserve"> inicia def</w:t>
        </w:r>
        <w:r w:rsidRPr="0F56D97C" w:rsidR="742824B7">
          <w:rPr>
            <w:rFonts w:ascii="Times New Roman" w:hAnsi="Times New Roman" w:eastAsia="Times New Roman" w:cs="Times New Roman"/>
          </w:rPr>
          <w:t>inindo a origem, destino e a data da viagem, O sistema verifica os dados adicionados, e se houve</w:t>
        </w:r>
      </w:ins>
      <w:ins w:author="YASMIN CANTANHEDE SANTOS" w:date="2025-06-14T00:47:59.207Z" w:id="862661360">
        <w:r w:rsidRPr="0F56D97C" w:rsidR="742824B7">
          <w:rPr>
            <w:rFonts w:ascii="Times New Roman" w:hAnsi="Times New Roman" w:eastAsia="Times New Roman" w:cs="Times New Roman"/>
          </w:rPr>
          <w:t>r falha na verificação, um erro de d</w:t>
        </w:r>
        <w:r w:rsidRPr="0F56D97C" w:rsidR="4609491A">
          <w:rPr>
            <w:rFonts w:ascii="Times New Roman" w:hAnsi="Times New Roman" w:eastAsia="Times New Roman" w:cs="Times New Roman"/>
          </w:rPr>
          <w:t>ados é exibido, caso contrário, o sistema consulta uma API externa. Em caso de falha na consulta da API, um erro é exibido</w:t>
        </w:r>
      </w:ins>
      <w:ins w:author="YASMIN CANTANHEDE SANTOS" w:date="2025-06-14T00:48:56.542Z" w:id="526905547">
        <w:r w:rsidRPr="0F56D97C" w:rsidR="4609491A">
          <w:rPr>
            <w:rFonts w:ascii="Times New Roman" w:hAnsi="Times New Roman" w:eastAsia="Times New Roman" w:cs="Times New Roman"/>
          </w:rPr>
          <w:t xml:space="preserve">. No entanto, se a </w:t>
        </w:r>
        <w:r w:rsidRPr="0F56D97C" w:rsidR="54D6C0F4">
          <w:rPr>
            <w:rFonts w:ascii="Times New Roman" w:hAnsi="Times New Roman" w:eastAsia="Times New Roman" w:cs="Times New Roman"/>
          </w:rPr>
          <w:t xml:space="preserve">consulta ser completada, é mostrado as opções de viagens, finalizando assim a busca. </w:t>
        </w:r>
      </w:ins>
    </w:p>
    <w:p w:rsidR="54D6C0F4" w:rsidP="0F56D97C" w:rsidRDefault="54D6C0F4" w14:paraId="3777AEF2" w14:textId="4AACFDF0">
      <w:pPr>
        <w:ind w:firstLine="708"/>
        <w:jc w:val="center"/>
        <w:rPr>
          <w:ins w:author="YASMIN CANTANHEDE SANTOS" w:date="2025-06-14T00:49:21.008Z" w16du:dateUtc="2025-06-14T00:49:21.008Z" w:id="209794381"/>
          <w:rFonts w:ascii="Times New Roman" w:hAnsi="Times New Roman" w:eastAsia="Times New Roman" w:cs="Times New Roman"/>
        </w:rPr>
        <w:pPrChange w:author="YASMIN CANTANHEDE SANTOS" w:date="2025-06-14T00:48:59.508Z">
          <w:pPr>
            <w:ind w:firstLine="708"/>
            <w:jc w:val="both"/>
          </w:pPr>
        </w:pPrChange>
      </w:pPr>
      <w:ins w:author="YASMIN CANTANHEDE SANTOS" w:date="2025-06-14T00:49:19.421Z" w:id="580995414">
        <w:r w:rsidRPr="0F56D97C" w:rsidR="54D6C0F4">
          <w:rPr>
            <w:rFonts w:ascii="Times New Roman" w:hAnsi="Times New Roman" w:eastAsia="Times New Roman" w:cs="Times New Roman"/>
          </w:rPr>
          <w:t xml:space="preserve">Imagem </w:t>
        </w:r>
        <w:del w:author="RAYLAN BRUNO SANTANA CARVALHO" w:date="2025-06-14T01:57:49.668Z" w:id="1028277289">
          <w:r w:rsidRPr="0F56D97C" w:rsidDel="54D6C0F4">
            <w:rPr>
              <w:rFonts w:ascii="Times New Roman" w:hAnsi="Times New Roman" w:eastAsia="Times New Roman" w:cs="Times New Roman"/>
            </w:rPr>
            <w:delText>0</w:delText>
          </w:r>
        </w:del>
        <w:r w:rsidRPr="0F56D97C" w:rsidR="54D6C0F4">
          <w:rPr>
            <w:rFonts w:ascii="Times New Roman" w:hAnsi="Times New Roman" w:eastAsia="Times New Roman" w:cs="Times New Roman"/>
          </w:rPr>
          <w:t>7: Diagrama de Atividades de Buscar pelo formulário</w:t>
        </w:r>
      </w:ins>
    </w:p>
    <w:p w:rsidR="2FF6D118" w:rsidP="0F56D97C" w:rsidRDefault="2FF6D118" w14:paraId="70C267A3" w14:textId="52C110C5">
      <w:pPr>
        <w:ind w:firstLine="708"/>
        <w:jc w:val="center"/>
        <w:rPr>
          <w:ins w:author="YASMIN CANTANHEDE SANTOS" w:date="2025-06-14T01:11:53.403Z" w16du:dateUtc="2025-06-14T01:11:53.403Z" w:id="1999986927"/>
          <w:rFonts w:ascii="Times New Roman" w:hAnsi="Times New Roman" w:eastAsia="Times New Roman" w:cs="Times New Roman"/>
        </w:rPr>
        <w:pPrChange w:author="YASMIN CANTANHEDE SANTOS" w:date="2025-06-14T00:49:33.766Z">
          <w:pPr/>
        </w:pPrChange>
      </w:pPr>
      <w:r w:rsidR="2FF6D118">
        <w:drawing>
          <wp:anchor distT="0" distB="0" distL="114300" distR="114300" simplePos="0" relativeHeight="251658240" behindDoc="0" locked="0" layoutInCell="1" allowOverlap="1" wp14:anchorId="2B4AE258" wp14:editId="76E8B703">
            <wp:simplePos x="0" y="0"/>
            <wp:positionH relativeFrom="column">
              <wp:align>left</wp:align>
            </wp:positionH>
            <wp:positionV relativeFrom="paragraph">
              <wp:posOffset>0</wp:posOffset>
            </wp:positionV>
            <wp:extent cx="5905500" cy="3439475"/>
            <wp:effectExtent l="0" t="0" r="0" b="0"/>
            <wp:wrapSquare wrapText="bothSides"/>
            <wp:docPr id="11418530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4185308" name=""/>
                    <pic:cNvPicPr/>
                  </pic:nvPicPr>
                  <pic:blipFill>
                    <a:blip xmlns:r="http://schemas.openxmlformats.org/officeDocument/2006/relationships" r:embed="rId1003809557">
                      <a:extLst>
                        <a:ext uri="{28A0092B-C50C-407E-A947-70E740481C1C}">
                          <a14:useLocalDpi xmlns:a14="http://schemas.microsoft.com/office/drawing/2010/main"/>
                        </a:ext>
                      </a:extLst>
                    </a:blip>
                    <a:stretch>
                      <a:fillRect/>
                    </a:stretch>
                  </pic:blipFill>
                  <pic:spPr>
                    <a:xfrm rot="0">
                      <a:off x="0" y="0"/>
                      <a:ext cx="5905500" cy="3439475"/>
                    </a:xfrm>
                    <a:prstGeom prst="rect">
                      <a:avLst/>
                    </a:prstGeom>
                  </pic:spPr>
                </pic:pic>
              </a:graphicData>
            </a:graphic>
            <wp14:sizeRelH relativeFrom="page">
              <wp14:pctWidth>0</wp14:pctWidth>
            </wp14:sizeRelH>
            <wp14:sizeRelV relativeFrom="page">
              <wp14:pctHeight>0</wp14:pctHeight>
            </wp14:sizeRelV>
          </wp:anchor>
        </w:drawing>
      </w:r>
      <w:ins w:author="YASMIN CANTANHEDE SANTOS" w:date="2025-06-14T00:49:59.894Z" w:id="873108207">
        <w:r w:rsidRPr="0F56D97C" w:rsidR="48FBEFAC">
          <w:rPr>
            <w:rFonts w:ascii="Times New Roman" w:hAnsi="Times New Roman" w:eastAsia="Times New Roman" w:cs="Times New Roman"/>
            <w:rPrChange w:author="RAYLAN BRUNO SANTANA CARVALHO" w:date="2025-06-14T01:44:41.818Z" w:id="1517655849"/>
          </w:rPr>
          <w:t>Fonte: Autoria própria</w:t>
        </w:r>
      </w:ins>
      <w:ins w:author="YASMIN CANTANHEDE SANTOS" w:date="2025-06-14T00:50:02.164Z" w:id="661677054">
        <w:r w:rsidRPr="0F56D97C" w:rsidR="48FBEFAC">
          <w:rPr>
            <w:rFonts w:ascii="Times New Roman" w:hAnsi="Times New Roman" w:eastAsia="Times New Roman" w:cs="Times New Roman"/>
            <w:rPrChange w:author="RAYLAN BRUNO SANTANA CARVALHO" w:date="2025-06-14T01:44:41.821Z" w:id="1903629179"/>
          </w:rPr>
          <w:t>, 2025</w:t>
        </w:r>
      </w:ins>
    </w:p>
    <w:p w:rsidR="4419897B" w:rsidP="0F56D97C" w:rsidRDefault="4419897B" w14:paraId="6E97E720" w14:textId="7D2C133D">
      <w:pPr>
        <w:ind w:firstLine="0"/>
        <w:jc w:val="both"/>
        <w:rPr>
          <w:ins w:author="YASMIN CANTANHEDE SANTOS" w:date="2025-06-14T00:50:03.971Z" w16du:dateUtc="2025-06-14T00:50:03.971Z" w:id="262263456"/>
          <w:rFonts w:ascii="Times New Roman" w:hAnsi="Times New Roman" w:eastAsia="Times New Roman" w:cs="Times New Roman"/>
        </w:rPr>
        <w:pPrChange w:author="RAYLAN BRUNO SANTANA CARVALHO" w:date="2025-06-14T01:53:47.531Z">
          <w:pPr>
            <w:ind w:firstLine="0"/>
            <w:jc w:val="center"/>
          </w:pPr>
        </w:pPrChange>
      </w:pPr>
      <w:ins w:author="YASMIN CANTANHEDE SANTOS" w:date="2025-06-14T01:12:57.528Z" w:id="2068369924">
        <w:r>
          <w:tab/>
        </w:r>
        <w:r w:rsidRPr="0F56D97C" w:rsidR="4419897B">
          <w:rPr>
            <w:rFonts w:ascii="Times New Roman" w:hAnsi="Times New Roman" w:eastAsia="Times New Roman" w:cs="Times New Roman"/>
            <w:rPrChange w:author="RAYLAN BRUNO SANTANA CARVALHO" w:date="2025-06-14T01:44:41.835Z" w:id="1065694391"/>
          </w:rPr>
          <w:t xml:space="preserve">A interação para “Buscar pelo </w:t>
        </w:r>
        <w:r w:rsidRPr="0F56D97C" w:rsidR="4419897B">
          <w:rPr>
            <w:rFonts w:ascii="Times New Roman" w:hAnsi="Times New Roman" w:eastAsia="Times New Roman" w:cs="Times New Roman"/>
            <w:rPrChange w:author="RAYLAN BRUNO SANTANA CARVALHO" w:date="2025-06-14T01:44:41.84Z" w:id="1316931389"/>
          </w:rPr>
          <w:t>chatbot</w:t>
        </w:r>
        <w:r w:rsidRPr="0F56D97C" w:rsidR="4419897B">
          <w:rPr>
            <w:rFonts w:ascii="Times New Roman" w:hAnsi="Times New Roman" w:eastAsia="Times New Roman" w:cs="Times New Roman"/>
            <w:rPrChange w:author="RAYLAN BRUNO SANTANA CARVALHO" w:date="2025-06-14T01:44:41.845Z" w:id="356043035"/>
          </w:rPr>
          <w:t>”</w:t>
        </w:r>
      </w:ins>
      <w:ins w:author="YASMIN CANTANHEDE SANTOS" w:date="2025-06-14T01:13:13.572Z" w:id="311289592">
        <w:r w:rsidRPr="0F56D97C" w:rsidR="4419897B">
          <w:rPr>
            <w:rFonts w:ascii="Times New Roman" w:hAnsi="Times New Roman" w:eastAsia="Times New Roman" w:cs="Times New Roman"/>
            <w:rPrChange w:author="RAYLAN BRUNO SANTANA CARVALHO" w:date="2025-06-14T01:44:41.849Z" w:id="1026994039"/>
          </w:rPr>
          <w:t xml:space="preserve"> é descrita</w:t>
        </w:r>
        <w:r w:rsidRPr="0F56D97C" w:rsidR="2FCC6EE0">
          <w:rPr>
            <w:rFonts w:ascii="Times New Roman" w:hAnsi="Times New Roman" w:eastAsia="Times New Roman" w:cs="Times New Roman"/>
            <w:rPrChange w:author="RAYLAN BRUNO SANTANA CARVALHO" w:date="2025-06-14T01:44:41.851Z" w:id="398009034"/>
          </w:rPr>
          <w:t xml:space="preserve"> </w:t>
        </w:r>
      </w:ins>
      <w:ins w:author="YASMIN CANTANHEDE SANTOS" w:date="2025-06-14T01:12:57.528Z" w:id="2120902850">
        <w:r w:rsidRPr="0F56D97C" w:rsidR="4419897B">
          <w:rPr>
            <w:rFonts w:ascii="Times New Roman" w:hAnsi="Times New Roman" w:eastAsia="Times New Roman" w:cs="Times New Roman"/>
            <w:rPrChange w:author="RAYLAN BRUNO SANTANA CARVALHO" w:date="2025-06-14T01:44:41.855Z" w:id="389460457"/>
          </w:rPr>
          <w:t>segundo a imagem 08</w:t>
        </w:r>
      </w:ins>
      <w:ins w:author="YASMIN CANTANHEDE SANTOS" w:date="2025-06-14T01:13:59.807Z" w:id="1677463931">
        <w:r w:rsidRPr="0F56D97C" w:rsidR="645422E1">
          <w:rPr>
            <w:rFonts w:ascii="Times New Roman" w:hAnsi="Times New Roman" w:eastAsia="Times New Roman" w:cs="Times New Roman"/>
            <w:rPrChange w:author="RAYLAN BRUNO SANTANA CARVALHO" w:date="2025-06-14T01:44:41.858Z" w:id="1115104893"/>
          </w:rPr>
          <w:t xml:space="preserve">. O usuário logado inicia abrindo o chat. Em seguida, informa os dados da viagem ao </w:t>
        </w:r>
        <w:r w:rsidRPr="0F56D97C" w:rsidR="645422E1">
          <w:rPr>
            <w:rFonts w:ascii="Times New Roman" w:hAnsi="Times New Roman" w:eastAsia="Times New Roman" w:cs="Times New Roman"/>
            <w:rPrChange w:author="RAYLAN BRUNO SANTANA CARVALHO" w:date="2025-06-14T01:44:41.861Z" w:id="2086743963"/>
          </w:rPr>
          <w:t>chatbot</w:t>
        </w:r>
        <w:r w:rsidRPr="0F56D97C" w:rsidR="645422E1">
          <w:rPr>
            <w:rFonts w:ascii="Times New Roman" w:hAnsi="Times New Roman" w:eastAsia="Times New Roman" w:cs="Times New Roman"/>
            <w:rPrChange w:author="RAYLAN BRUNO SANTANA CARVALHO" w:date="2025-06-14T01:44:41.864Z" w:id="489392734"/>
          </w:rPr>
          <w:t xml:space="preserve">, que tenta extrair as informações. Se os dados não forem suficientes, o </w:t>
        </w:r>
        <w:r w:rsidRPr="0F56D97C" w:rsidR="645422E1">
          <w:rPr>
            <w:rFonts w:ascii="Times New Roman" w:hAnsi="Times New Roman" w:eastAsia="Times New Roman" w:cs="Times New Roman"/>
            <w:rPrChange w:author="RAYLAN BRUNO SANTANA CARVALHO" w:date="2025-06-14T01:44:41.867Z" w:id="693294906"/>
          </w:rPr>
          <w:t>c</w:t>
        </w:r>
      </w:ins>
      <w:ins w:author="YASMIN CANTANHEDE SANTOS" w:date="2025-06-14T01:14:59.974Z" w:id="1303046185">
        <w:r w:rsidRPr="0F56D97C" w:rsidR="645422E1">
          <w:rPr>
            <w:rFonts w:ascii="Times New Roman" w:hAnsi="Times New Roman" w:eastAsia="Times New Roman" w:cs="Times New Roman"/>
            <w:rPrChange w:author="RAYLAN BRUNO SANTANA CARVALHO" w:date="2025-06-14T01:44:41.87Z" w:id="150082098"/>
          </w:rPr>
          <w:t>hatbot</w:t>
        </w:r>
        <w:r w:rsidRPr="0F56D97C" w:rsidR="645422E1">
          <w:rPr>
            <w:rFonts w:ascii="Times New Roman" w:hAnsi="Times New Roman" w:eastAsia="Times New Roman" w:cs="Times New Roman"/>
            <w:rPrChange w:author="RAYLAN BRUNO SANTANA CARVALHO" w:date="2025-06-14T01:44:41.872Z" w:id="1339590964"/>
          </w:rPr>
          <w:t xml:space="preserve"> solicita os dados restantes ao usuário. Se forem sufic</w:t>
        </w:r>
        <w:r w:rsidRPr="0F56D97C" w:rsidR="3134375E">
          <w:rPr>
            <w:rFonts w:ascii="Times New Roman" w:hAnsi="Times New Roman" w:eastAsia="Times New Roman" w:cs="Times New Roman"/>
            <w:rPrChange w:author="RAYLAN BRUNO SANTANA CARVALHO" w:date="2025-06-14T01:44:41.876Z" w:id="543586458"/>
          </w:rPr>
          <w:t xml:space="preserve">ientes, ele pergunta as preferências. Após coletar todas as informações, o </w:t>
        </w:r>
        <w:r w:rsidRPr="0F56D97C" w:rsidR="3134375E">
          <w:rPr>
            <w:rFonts w:ascii="Times New Roman" w:hAnsi="Times New Roman" w:eastAsia="Times New Roman" w:cs="Times New Roman"/>
            <w:rPrChange w:author="RAYLAN BRUNO SANTANA CARVALHO" w:date="2025-06-14T01:44:41.879Z" w:id="1814653158"/>
          </w:rPr>
          <w:t>chatbot</w:t>
        </w:r>
        <w:r w:rsidRPr="0F56D97C" w:rsidR="3134375E">
          <w:rPr>
            <w:rFonts w:ascii="Times New Roman" w:hAnsi="Times New Roman" w:eastAsia="Times New Roman" w:cs="Times New Roman"/>
            <w:rPrChange w:author="RAYLAN BRUNO SANTANA CARVALHO" w:date="2025-06-14T01:44:41.882Z" w:id="379436734"/>
          </w:rPr>
          <w:t xml:space="preserve"> mapeia os dados obtidos e o sistema requis</w:t>
        </w:r>
      </w:ins>
      <w:ins w:author="YASMIN CANTANHEDE SANTOS" w:date="2025-06-14T01:15:29.608Z" w:id="919190928">
        <w:r w:rsidRPr="0F56D97C" w:rsidR="3134375E">
          <w:rPr>
            <w:rFonts w:ascii="Times New Roman" w:hAnsi="Times New Roman" w:eastAsia="Times New Roman" w:cs="Times New Roman"/>
            <w:rPrChange w:author="RAYLAN BRUNO SANTANA CARVALHO" w:date="2025-06-14T01:44:41.887Z" w:id="106370636"/>
          </w:rPr>
          <w:t>ita as viagens da API para então exibir os voos disponíveis ao</w:t>
        </w:r>
        <w:r w:rsidRPr="0F56D97C" w:rsidR="4AFBBAE0">
          <w:rPr>
            <w:rFonts w:ascii="Times New Roman" w:hAnsi="Times New Roman" w:eastAsia="Times New Roman" w:cs="Times New Roman"/>
            <w:rPrChange w:author="RAYLAN BRUNO SANTANA CARVALHO" w:date="2025-06-14T01:44:41.89Z" w:id="661447058"/>
          </w:rPr>
          <w:t xml:space="preserve"> usuário, encerrando as atividades da interação.</w:t>
        </w:r>
      </w:ins>
    </w:p>
    <w:p w:rsidR="6F4146B6" w:rsidP="0F56D97C" w:rsidRDefault="6F4146B6" w14:paraId="6676857E" w14:textId="1E7B0F30">
      <w:pPr>
        <w:ind w:firstLine="708"/>
        <w:jc w:val="center"/>
        <w:rPr>
          <w:ins w:author="YASMIN CANTANHEDE SANTOS" w:date="2025-06-14T00:51:15.198Z" w16du:dateUtc="2025-06-14T00:51:15.198Z" w:id="342099946"/>
          <w:rFonts w:ascii="Times New Roman" w:hAnsi="Times New Roman" w:eastAsia="Times New Roman" w:cs="Times New Roman"/>
        </w:rPr>
      </w:pPr>
      <w:ins w:author="YASMIN CANTANHEDE SANTOS" w:date="2025-06-14T00:50:24.707Z" w:id="814238207">
        <w:r w:rsidRPr="0F56D97C" w:rsidR="48FBEFAC">
          <w:rPr>
            <w:rFonts w:ascii="Times New Roman" w:hAnsi="Times New Roman" w:eastAsia="Times New Roman" w:cs="Times New Roman"/>
            <w:rPrChange w:author="RAYLAN BRUNO SANTANA CARVALHO" w:date="2025-06-14T01:44:41.896Z" w:id="1204333593"/>
          </w:rPr>
          <w:t xml:space="preserve">Imagem </w:t>
        </w:r>
        <w:del w:author="RAYLAN BRUNO SANTANA CARVALHO" w:date="2025-06-14T01:57:55.341Z" w:id="118752255">
          <w:r w:rsidRPr="0F56D97C" w:rsidDel="48FBEFAC">
            <w:rPr>
              <w:rFonts w:ascii="Times New Roman" w:hAnsi="Times New Roman" w:eastAsia="Times New Roman" w:cs="Times New Roman"/>
              <w:rPrChange w:author="RAYLAN BRUNO SANTANA CARVALHO" w:date="2025-06-14T01:44:41.896Z" w:id="383435510"/>
            </w:rPr>
            <w:delText>0</w:delText>
          </w:r>
        </w:del>
        <w:r w:rsidRPr="0F56D97C" w:rsidR="48FBEFAC">
          <w:rPr>
            <w:rFonts w:ascii="Times New Roman" w:hAnsi="Times New Roman" w:eastAsia="Times New Roman" w:cs="Times New Roman"/>
            <w:rPrChange w:author="RAYLAN BRUNO SANTANA CARVALHO" w:date="2025-06-14T01:44:41.896Z" w:id="151248609"/>
          </w:rPr>
          <w:t xml:space="preserve">8: Diagrama de Atividades de Buscar pelo </w:t>
        </w:r>
        <w:r w:rsidRPr="0F56D97C" w:rsidR="48FBEFAC">
          <w:rPr>
            <w:rFonts w:ascii="Times New Roman" w:hAnsi="Times New Roman" w:eastAsia="Times New Roman" w:cs="Times New Roman"/>
            <w:rPrChange w:author="RAYLAN BRUNO SANTANA CARVALHO" w:date="2025-06-14T01:44:41.898Z" w:id="1677153627"/>
          </w:rPr>
          <w:t>chatbot</w:t>
        </w:r>
      </w:ins>
      <w:ins w:author="YASMIN CANTANHEDE SANTOS" w:date="2025-06-14T00:51:14.73Z" w:id="1178508914">
        <w:r w:rsidRPr="0F56D97C" w:rsidR="48FBEFAC">
          <w:rPr>
            <w:rFonts w:ascii="Times New Roman" w:hAnsi="Times New Roman" w:eastAsia="Times New Roman" w:cs="Times New Roman"/>
            <w:rPrChange w:author="RAYLAN BRUNO SANTANA CARVALHO" w:date="2025-06-14T01:44:41.9Z" w:id="1793038311"/>
          </w:rPr>
          <w:t xml:space="preserve"> </w:t>
        </w:r>
      </w:ins>
    </w:p>
    <w:p w:rsidR="6F4146B6" w:rsidP="0F56D97C" w:rsidRDefault="6F4146B6" w14:paraId="6B52A22A" w14:textId="5CBD54E6">
      <w:pPr>
        <w:ind w:firstLine="708"/>
        <w:jc w:val="center"/>
        <w:rPr>
          <w:ins w:author="YASMIN CANTANHEDE SANTOS" w:date="2025-06-14T00:50:25.119Z" w16du:dateUtc="2025-06-14T00:50:25.119Z" w:id="646793078"/>
          <w:rFonts w:ascii="Times New Roman" w:hAnsi="Times New Roman" w:eastAsia="Times New Roman" w:cs="Times New Roman"/>
          <w:rPrChange w:author="RAYLAN BRUNO SANTANA CARVALHO" w:date="2025-06-14T01:44:41.91Z" w:id="974993053">
            <w:rPr>
              <w:ins w:author="YASMIN CANTANHEDE SANTOS" w:date="2025-06-14T00:50:25.119Z" w16du:dateUtc="2025-06-14T00:50:25.119Z" w:id="164750260"/>
            </w:rPr>
          </w:rPrChange>
        </w:rPr>
      </w:pPr>
    </w:p>
    <w:p w:rsidR="6F4146B6" w:rsidP="0F56D97C" w:rsidRDefault="6F4146B6" w14:paraId="0123F702" w14:textId="7C56870B">
      <w:pPr>
        <w:pStyle w:val="Normal"/>
        <w:suppressLineNumbers w:val="0"/>
        <w:bidi w:val="0"/>
        <w:spacing w:before="0" w:beforeAutospacing="off" w:after="160" w:afterAutospacing="off" w:line="279" w:lineRule="auto"/>
        <w:ind w:left="0" w:right="0" w:firstLine="708"/>
        <w:jc w:val="center"/>
        <w:rPr>
          <w:ins w:author="YASMIN CANTANHEDE SANTOS" w:date="2025-06-14T00:35:00Z" w16du:dateUtc="2025-06-14T00:35:31Z" w:id="1210047213"/>
          <w:rFonts w:ascii="Times New Roman" w:hAnsi="Times New Roman" w:eastAsia="Times New Roman" w:cs="Times New Roman"/>
          <w:noProof w:val="0"/>
          <w:lang w:val="pt-BR"/>
        </w:rPr>
        <w:pPrChange w:author="YASMIN CANTANHEDE SANTOS" w:date="2025-06-14T00:52:22.773Z">
          <w:pPr>
            <w:pStyle w:val="Normal"/>
            <w:spacing w:before="0" w:beforeAutospacing="off" w:after="160" w:afterAutospacing="off"/>
          </w:pPr>
        </w:pPrChange>
      </w:pPr>
      <w:ins w:author="YASMIN CANTANHEDE SANTOS" w:date="2025-06-14T00:51:49.997Z" w:id="1337543177">
        <w:r w:rsidRPr="0F56D97C" w:rsidR="630FB86E">
          <w:rPr>
            <w:rFonts w:ascii="Times New Roman" w:hAnsi="Times New Roman" w:eastAsia="Times New Roman" w:cs="Times New Roman"/>
            <w:rPrChange w:author="RAYLAN BRUNO SANTANA CARVALHO" w:date="2025-06-14T01:44:48.659Z" w:id="35982404"/>
          </w:rPr>
          <w:t>Fonte: Autoria própria, 2025</w:t>
        </w:r>
      </w:ins>
      <w:r w:rsidR="0A31124A">
        <w:drawing>
          <wp:anchor distT="0" distB="0" distL="114300" distR="114300" simplePos="0" relativeHeight="251658240" behindDoc="0" locked="0" layoutInCell="1" allowOverlap="1" wp14:editId="26B79884" wp14:anchorId="4E453C1F">
            <wp:simplePos x="0" y="0"/>
            <wp:positionH relativeFrom="column">
              <wp:align>left</wp:align>
            </wp:positionH>
            <wp:positionV relativeFrom="paragraph">
              <wp:posOffset>0</wp:posOffset>
            </wp:positionV>
            <wp:extent cx="5712011" cy="3589003"/>
            <wp:effectExtent l="0" t="0" r="0" b="0"/>
            <wp:wrapSquare wrapText="bothSides"/>
            <wp:docPr id="171886935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18869350" name=""/>
                    <pic:cNvPicPr/>
                  </pic:nvPicPr>
                  <pic:blipFill>
                    <a:blip xmlns:r="http://schemas.openxmlformats.org/officeDocument/2006/relationships" r:embed="rId383015709">
                      <a:extLst>
                        <a:ext uri="{28A0092B-C50C-407E-A947-70E740481C1C}">
                          <a14:useLocalDpi xmlns:a14="http://schemas.microsoft.com/office/drawing/2010/main"/>
                        </a:ext>
                      </a:extLst>
                    </a:blip>
                    <a:stretch>
                      <a:fillRect/>
                    </a:stretch>
                  </pic:blipFill>
                  <pic:spPr>
                    <a:xfrm rot="0">
                      <a:off x="0" y="0"/>
                      <a:ext cx="5712011" cy="3589003"/>
                    </a:xfrm>
                    <a:prstGeom prst="rect">
                      <a:avLst/>
                    </a:prstGeom>
                  </pic:spPr>
                </pic:pic>
              </a:graphicData>
            </a:graphic>
            <wp14:sizeRelH relativeFrom="page">
              <wp14:pctWidth>0</wp14:pctWidth>
            </wp14:sizeRelH>
            <wp14:sizeRelV relativeFrom="page">
              <wp14:pctHeight>0</wp14:pctHeight>
            </wp14:sizeRelV>
          </wp:anchor>
        </w:drawing>
      </w:r>
    </w:p>
    <w:p w:rsidR="43B7FD56" w:rsidP="0F56D97C" w:rsidRDefault="43B7FD56" w14:paraId="229184B7" w14:textId="0A85E4A0">
      <w:pPr>
        <w:ind w:firstLine="0"/>
        <w:jc w:val="both"/>
        <w:rPr>
          <w:ins w:author="YASMIN CANTANHEDE SANTOS" w:date="2025-06-14T00:52:26.145Z" w16du:dateUtc="2025-06-14T00:52:26.145Z" w:id="2019787246"/>
          <w:rFonts w:ascii="Times New Roman" w:hAnsi="Times New Roman" w:eastAsia="Times New Roman" w:cs="Times New Roman"/>
          <w:b w:val="0"/>
          <w:bCs w:val="0"/>
          <w:rPrChange w:author="RAYLAN BRUNO SANTANA CARVALHO" w:date="2025-06-14T01:44:48.688Z" w:id="2016703432">
            <w:rPr>
              <w:ins w:author="YASMIN CANTANHEDE SANTOS" w:date="2025-06-14T00:52:26.145Z" w16du:dateUtc="2025-06-14T00:52:26.145Z" w:id="729867961"/>
              <w:rFonts w:ascii="Times New Roman" w:hAnsi="Times New Roman" w:eastAsia="Times New Roman" w:cs="Times New Roman"/>
              <w:b w:val="1"/>
              <w:bCs w:val="1"/>
            </w:rPr>
          </w:rPrChange>
        </w:rPr>
        <w:pPrChange w:author="YASMIN CANTANHEDE SANTOS" w:date="2025-06-14T01:33:40.608Z">
          <w:pPr>
            <w:ind w:firstLine="708"/>
            <w:jc w:val="both"/>
          </w:pPr>
        </w:pPrChange>
      </w:pPr>
      <w:ins w:author="YASMIN CANTANHEDE SANTOS" w:date="2025-06-14T01:15:59.571Z" w:id="1869228907">
        <w:r>
          <w:tab/>
        </w:r>
      </w:ins>
      <w:ins w:author="YASMIN CANTANHEDE SANTOS" w:date="2025-06-14T01:16:59.215Z" w:id="1511955410">
        <w:r w:rsidRPr="0F56D97C" w:rsidR="43B7FD56">
          <w:rPr>
            <w:rFonts w:ascii="Times New Roman" w:hAnsi="Times New Roman" w:eastAsia="Times New Roman" w:cs="Times New Roman"/>
            <w:b w:val="0"/>
            <w:bCs w:val="0"/>
            <w:rPrChange w:author="RAYLAN BRUNO SANTANA CARVALHO" w:date="2025-06-14T01:44:48.67Z" w:id="1848086496">
              <w:rPr>
                <w:rFonts w:ascii="Times New Roman" w:hAnsi="Times New Roman" w:eastAsia="Times New Roman" w:cs="Times New Roman"/>
                <w:b w:val="0"/>
                <w:bCs w:val="0"/>
              </w:rPr>
            </w:rPrChange>
          </w:rPr>
          <w:t>Para “Selecionar Viagem ida/volta”, o usuário escolhe o voo, o sistema responde exibindo as classes disponíveis</w:t>
        </w:r>
        <w:r w:rsidRPr="0F56D97C" w:rsidR="6246E5CE">
          <w:rPr>
            <w:rFonts w:ascii="Times New Roman" w:hAnsi="Times New Roman" w:eastAsia="Times New Roman" w:cs="Times New Roman"/>
            <w:b w:val="0"/>
            <w:bCs w:val="0"/>
            <w:rPrChange w:author="RAYLAN BRUNO SANTANA CARVALHO" w:date="2025-06-14T01:44:48.672Z" w:id="2111511481">
              <w:rPr>
                <w:rFonts w:ascii="Times New Roman" w:hAnsi="Times New Roman" w:eastAsia="Times New Roman" w:cs="Times New Roman"/>
                <w:b w:val="0"/>
                <w:bCs w:val="0"/>
              </w:rPr>
            </w:rPrChange>
          </w:rPr>
          <w:t xml:space="preserve"> e o usuário s</w:t>
        </w:r>
      </w:ins>
      <w:ins w:author="YASMIN CANTANHEDE SANTOS" w:date="2025-06-14T01:17:59.458Z" w:id="99066674">
        <w:r w:rsidRPr="0F56D97C" w:rsidR="6246E5CE">
          <w:rPr>
            <w:rFonts w:ascii="Times New Roman" w:hAnsi="Times New Roman" w:eastAsia="Times New Roman" w:cs="Times New Roman"/>
            <w:b w:val="0"/>
            <w:bCs w:val="0"/>
            <w:rPrChange w:author="RAYLAN BRUNO SANTANA CARVALHO" w:date="2025-06-14T01:44:48.675Z" w:id="1992107251">
              <w:rPr>
                <w:rFonts w:ascii="Times New Roman" w:hAnsi="Times New Roman" w:eastAsia="Times New Roman" w:cs="Times New Roman"/>
                <w:b w:val="0"/>
                <w:bCs w:val="0"/>
              </w:rPr>
            </w:rPrChange>
          </w:rPr>
          <w:t>eleciona uma classe. Essa atividade leva à exibição dos assentos livres, e, após a escolha, são apresentadas as opções de despacho de b</w:t>
        </w:r>
        <w:r w:rsidRPr="0F56D97C" w:rsidR="1854EC4E">
          <w:rPr>
            <w:rFonts w:ascii="Times New Roman" w:hAnsi="Times New Roman" w:eastAsia="Times New Roman" w:cs="Times New Roman"/>
            <w:b w:val="0"/>
            <w:bCs w:val="0"/>
            <w:rPrChange w:author="RAYLAN BRUNO SANTANA CARVALHO" w:date="2025-06-14T01:44:48.676Z" w:id="61709531">
              <w:rPr>
                <w:rFonts w:ascii="Times New Roman" w:hAnsi="Times New Roman" w:eastAsia="Times New Roman" w:cs="Times New Roman"/>
                <w:b w:val="0"/>
                <w:bCs w:val="0"/>
              </w:rPr>
            </w:rPrChange>
          </w:rPr>
          <w:t>agagem. Uma vez s</w:t>
        </w:r>
      </w:ins>
      <w:ins w:author="YASMIN CANTANHEDE SANTOS" w:date="2025-06-14T01:18:59.82Z" w:id="446105615">
        <w:r w:rsidRPr="0F56D97C" w:rsidR="1854EC4E">
          <w:rPr>
            <w:rFonts w:ascii="Times New Roman" w:hAnsi="Times New Roman" w:eastAsia="Times New Roman" w:cs="Times New Roman"/>
            <w:b w:val="0"/>
            <w:bCs w:val="0"/>
            <w:rPrChange w:author="RAYLAN BRUNO SANTANA CARVALHO" w:date="2025-06-14T01:44:48.678Z" w:id="1585141472">
              <w:rPr>
                <w:rFonts w:ascii="Times New Roman" w:hAnsi="Times New Roman" w:eastAsia="Times New Roman" w:cs="Times New Roman"/>
                <w:b w:val="0"/>
                <w:bCs w:val="0"/>
              </w:rPr>
            </w:rPrChange>
          </w:rPr>
          <w:t>elecionada a opção de bagagem, o sistema exibe o formulário do passageiro para preenchimento. Com os dados preenchidos,</w:t>
        </w:r>
        <w:r w:rsidRPr="0F56D97C" w:rsidR="1854EC4E">
          <w:rPr>
            <w:rFonts w:ascii="Times New Roman" w:hAnsi="Times New Roman" w:eastAsia="Times New Roman" w:cs="Times New Roman"/>
            <w:b w:val="0"/>
            <w:bCs w:val="0"/>
            <w:rPrChange w:author="RAYLAN BRUNO SANTANA CARVALHO" w:date="2025-06-14T01:44:48.68Z" w:id="344097316">
              <w:rPr>
                <w:rFonts w:ascii="Times New Roman" w:hAnsi="Times New Roman" w:eastAsia="Times New Roman" w:cs="Times New Roman"/>
                <w:b w:val="0"/>
                <w:bCs w:val="0"/>
              </w:rPr>
            </w:rPrChange>
          </w:rPr>
          <w:t xml:space="preserve"> o usuário deci</w:t>
        </w:r>
        <w:r w:rsidRPr="0F56D97C" w:rsidR="520748E6">
          <w:rPr>
            <w:rFonts w:ascii="Times New Roman" w:hAnsi="Times New Roman" w:eastAsia="Times New Roman" w:cs="Times New Roman"/>
            <w:b w:val="0"/>
            <w:bCs w:val="0"/>
            <w:rPrChange w:author="RAYLAN BRUNO SANTANA CARVALHO" w:date="2025-06-14T01:44:48.682Z" w:id="2030081867">
              <w:rPr>
                <w:rFonts w:ascii="Times New Roman" w:hAnsi="Times New Roman" w:eastAsia="Times New Roman" w:cs="Times New Roman"/>
                <w:b w:val="0"/>
                <w:bCs w:val="0"/>
              </w:rPr>
            </w:rPrChange>
          </w:rPr>
          <w:t>de se confirma ou não o</w:t>
        </w:r>
      </w:ins>
      <w:ins w:author="YASMIN CANTANHEDE SANTOS" w:date="2025-06-14T01:19:59.126Z" w:id="493657503">
        <w:r w:rsidRPr="0F56D97C" w:rsidR="520748E6">
          <w:rPr>
            <w:rFonts w:ascii="Times New Roman" w:hAnsi="Times New Roman" w:eastAsia="Times New Roman" w:cs="Times New Roman"/>
            <w:b w:val="0"/>
            <w:bCs w:val="0"/>
            <w:rPrChange w:author="RAYLAN BRUNO SANTANA CARVALHO" w:date="2025-06-14T01:44:48.684Z" w:id="2105278395">
              <w:rPr>
                <w:rFonts w:ascii="Times New Roman" w:hAnsi="Times New Roman" w:eastAsia="Times New Roman" w:cs="Times New Roman"/>
                <w:b w:val="0"/>
                <w:bCs w:val="0"/>
              </w:rPr>
            </w:rPrChange>
          </w:rPr>
          <w:t xml:space="preserve"> voo</w:t>
        </w:r>
      </w:ins>
      <w:ins w:author="YASMIN CANTANHEDE SANTOS" w:date="2025-06-14T01:20:42.326Z" w:id="795390038">
        <w:r w:rsidRPr="0F56D97C" w:rsidR="66170FA2">
          <w:rPr>
            <w:rFonts w:ascii="Times New Roman" w:hAnsi="Times New Roman" w:eastAsia="Times New Roman" w:cs="Times New Roman"/>
            <w:b w:val="0"/>
            <w:bCs w:val="0"/>
            <w:rPrChange w:author="RAYLAN BRUNO SANTANA CARVALHO" w:date="2025-06-14T01:44:48.686Z" w:id="2044202554">
              <w:rPr>
                <w:rFonts w:ascii="Times New Roman" w:hAnsi="Times New Roman" w:eastAsia="Times New Roman" w:cs="Times New Roman"/>
                <w:b w:val="0"/>
                <w:bCs w:val="0"/>
              </w:rPr>
            </w:rPrChange>
          </w:rPr>
          <w:t>. Com a tomada de decisão, o usuário finaliza com “não” ou o sistema mostra um resumo da viagem caso “sim”, finalizando o fluxo.</w:t>
        </w:r>
      </w:ins>
    </w:p>
    <w:p w:rsidR="630FB86E" w:rsidP="0F56D97C" w:rsidRDefault="630FB86E" w14:paraId="38A5E11A" w14:textId="003F7D33">
      <w:pPr>
        <w:ind w:firstLine="708"/>
        <w:jc w:val="center"/>
        <w:rPr>
          <w:ins w:author="YASMIN CANTANHEDE SANTOS" w:date="2025-06-14T00:53:22.295Z" w16du:dateUtc="2025-06-14T00:53:22.295Z" w:id="2078415801"/>
          <w:rFonts w:ascii="Times New Roman" w:hAnsi="Times New Roman" w:eastAsia="Times New Roman" w:cs="Times New Roman"/>
          <w:b w:val="0"/>
          <w:bCs w:val="0"/>
          <w:rPrChange w:author="RAYLAN BRUNO SANTANA CARVALHO" w:date="2025-06-14T01:44:48.693Z" w:id="659448896">
            <w:rPr>
              <w:ins w:author="YASMIN CANTANHEDE SANTOS" w:date="2025-06-14T00:53:22.295Z" w16du:dateUtc="2025-06-14T00:53:22.295Z" w:id="464245963"/>
              <w:rFonts w:ascii="Times New Roman" w:hAnsi="Times New Roman" w:eastAsia="Times New Roman" w:cs="Times New Roman"/>
              <w:b w:val="0"/>
              <w:bCs w:val="0"/>
            </w:rPr>
          </w:rPrChange>
        </w:rPr>
        <w:pPrChange w:author="YASMIN CANTANHEDE SANTOS" w:date="2025-06-14T00:52:31.22Z">
          <w:pPr>
            <w:ind w:firstLine="708"/>
            <w:jc w:val="both"/>
          </w:pPr>
        </w:pPrChange>
      </w:pPr>
      <w:ins w:author="YASMIN CANTANHEDE SANTOS" w:date="2025-06-14T00:52:56.129Z" w:id="1950383384">
        <w:r w:rsidRPr="0F56D97C" w:rsidR="630FB86E">
          <w:rPr>
            <w:rFonts w:ascii="Times New Roman" w:hAnsi="Times New Roman" w:eastAsia="Times New Roman" w:cs="Times New Roman"/>
            <w:b w:val="0"/>
            <w:bCs w:val="0"/>
            <w:rPrChange w:author="RAYLAN BRUNO SANTANA CARVALHO" w:date="2025-06-14T01:44:48.69Z" w:id="978515400">
              <w:rPr>
                <w:rFonts w:ascii="Times New Roman" w:hAnsi="Times New Roman" w:eastAsia="Times New Roman" w:cs="Times New Roman"/>
                <w:b w:val="1"/>
                <w:bCs w:val="1"/>
              </w:rPr>
            </w:rPrChange>
          </w:rPr>
          <w:t xml:space="preserve">Imagem </w:t>
        </w:r>
        <w:del w:author="RAYLAN BRUNO SANTANA CARVALHO" w:date="2025-06-14T01:57:59.715Z" w:id="374416035">
          <w:r w:rsidRPr="0F56D97C" w:rsidDel="630FB86E">
            <w:rPr>
              <w:rFonts w:ascii="Times New Roman" w:hAnsi="Times New Roman" w:eastAsia="Times New Roman" w:cs="Times New Roman"/>
              <w:b w:val="0"/>
              <w:bCs w:val="0"/>
              <w:rPrChange w:author="RAYLAN BRUNO SANTANA CARVALHO" w:date="2025-06-14T01:44:48.69Z" w:id="1075944093">
                <w:rPr>
                  <w:rFonts w:ascii="Times New Roman" w:hAnsi="Times New Roman" w:eastAsia="Times New Roman" w:cs="Times New Roman"/>
                  <w:b w:val="1"/>
                  <w:bCs w:val="1"/>
                </w:rPr>
              </w:rPrChange>
            </w:rPr>
            <w:delText>0</w:delText>
          </w:r>
        </w:del>
        <w:r w:rsidRPr="0F56D97C" w:rsidR="630FB86E">
          <w:rPr>
            <w:rFonts w:ascii="Times New Roman" w:hAnsi="Times New Roman" w:eastAsia="Times New Roman" w:cs="Times New Roman"/>
            <w:b w:val="0"/>
            <w:bCs w:val="0"/>
            <w:rPrChange w:author="RAYLAN BRUNO SANTANA CARVALHO" w:date="2025-06-14T01:44:48.69Z" w:id="517293793">
              <w:rPr>
                <w:rFonts w:ascii="Times New Roman" w:hAnsi="Times New Roman" w:eastAsia="Times New Roman" w:cs="Times New Roman"/>
                <w:b w:val="1"/>
                <w:bCs w:val="1"/>
              </w:rPr>
            </w:rPrChange>
          </w:rPr>
          <w:t>9: Diagrama de Atividades</w:t>
        </w:r>
      </w:ins>
      <w:ins w:author="YASMIN CANTANHEDE SANTOS" w:date="2025-06-14T00:53:21.245Z" w:id="1221603219">
        <w:r w:rsidRPr="0F56D97C" w:rsidR="630FB86E">
          <w:rPr>
            <w:rFonts w:ascii="Times New Roman" w:hAnsi="Times New Roman" w:eastAsia="Times New Roman" w:cs="Times New Roman"/>
            <w:b w:val="0"/>
            <w:bCs w:val="0"/>
            <w:rPrChange w:author="RAYLAN BRUNO SANTANA CARVALHO" w:date="2025-06-14T01:44:48.691Z" w:id="1328839590">
              <w:rPr>
                <w:rFonts w:ascii="Times New Roman" w:hAnsi="Times New Roman" w:eastAsia="Times New Roman" w:cs="Times New Roman"/>
                <w:b w:val="0"/>
                <w:bCs w:val="0"/>
              </w:rPr>
            </w:rPrChange>
          </w:rPr>
          <w:t xml:space="preserve"> de Selecionar Viagem</w:t>
        </w:r>
      </w:ins>
    </w:p>
    <w:p w:rsidR="0F56D97C" w:rsidP="0F56D97C" w:rsidRDefault="0F56D97C" w14:paraId="1530CA8E" w14:textId="0AB1FD90">
      <w:pPr>
        <w:ind w:firstLine="708"/>
        <w:jc w:val="center"/>
        <w:rPr>
          <w:ins w:author="YASMIN CANTANHEDE SANTOS" w:date="2025-06-14T00:54:14.194Z" w16du:dateUtc="2025-06-14T00:54:14.194Z" w:id="285993840"/>
          <w:rFonts w:ascii="Times New Roman" w:hAnsi="Times New Roman" w:eastAsia="Times New Roman" w:cs="Times New Roman"/>
          <w:rPrChange w:author="RAYLAN BRUNO SANTANA CARVALHO" w:date="2025-06-14T01:44:48.698Z" w:id="490848532">
            <w:rPr>
              <w:ins w:author="YASMIN CANTANHEDE SANTOS" w:date="2025-06-14T00:54:14.194Z" w16du:dateUtc="2025-06-14T00:54:14.194Z" w:id="1542079429"/>
            </w:rPr>
          </w:rPrChange>
        </w:rPr>
      </w:pPr>
    </w:p>
    <w:p w:rsidR="0F56D97C" w:rsidP="0F56D97C" w:rsidRDefault="0F56D97C" w14:paraId="3A045670" w14:textId="2CDB6BEC">
      <w:pPr>
        <w:ind w:firstLine="708"/>
        <w:jc w:val="center"/>
        <w:rPr>
          <w:ins w:author="YASMIN CANTANHEDE SANTOS" w:date="2025-06-14T00:54:18.253Z" w16du:dateUtc="2025-06-14T00:54:18.253Z" w:id="1155426557"/>
        </w:rPr>
      </w:pPr>
    </w:p>
    <w:p w:rsidR="16C3F08F" w:rsidP="0F56D97C" w:rsidRDefault="16C3F08F" w14:paraId="4E8A55B4" w14:textId="461D9E6A">
      <w:pPr>
        <w:ind w:firstLine="0"/>
        <w:jc w:val="center"/>
        <w:rPr>
          <w:ins w:author="YASMIN CANTANHEDE SANTOS" w:date="2025-06-14T00:52:05.695Z" w16du:dateUtc="2025-06-14T00:52:05.695Z" w:id="1133726946"/>
          <w:rPrChange w:author="YASMIN CANTANHEDE SANTOS" w:date="2025-06-14T00:53:00.104Z" w:id="422588813">
            <w:rPr>
              <w:ins w:author="YASMIN CANTANHEDE SANTOS" w:date="2025-06-14T00:52:05.695Z" w16du:dateUtc="2025-06-14T00:52:05.695Z" w:id="368553721"/>
              <w:rFonts w:ascii="Times New Roman" w:hAnsi="Times New Roman" w:eastAsia="Times New Roman" w:cs="Times New Roman"/>
              <w:b w:val="1"/>
              <w:bCs w:val="1"/>
            </w:rPr>
          </w:rPrChange>
        </w:rPr>
        <w:pPrChange w:author="YASMIN CANTANHEDE SANTOS" w:date="2025-06-14T00:54:29.737Z">
          <w:pPr/>
        </w:pPrChange>
      </w:pPr>
      <w:r w:rsidR="16C3F08F">
        <w:drawing>
          <wp:inline wp14:editId="4CBED672" wp14:anchorId="20ECC06E">
            <wp:extent cx="3819525" cy="4703964"/>
            <wp:effectExtent l="0" t="0" r="0" b="0"/>
            <wp:docPr id="11032625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0326251" name=""/>
                    <pic:cNvPicPr/>
                  </pic:nvPicPr>
                  <pic:blipFill>
                    <a:blip xmlns:r="http://schemas.openxmlformats.org/officeDocument/2006/relationships" r:embed="rId732989465">
                      <a:extLst>
                        <a:ext uri="{28A0092B-C50C-407E-A947-70E740481C1C}">
                          <a14:useLocalDpi xmlns:a14="http://schemas.microsoft.com/office/drawing/2010/main"/>
                        </a:ext>
                      </a:extLst>
                    </a:blip>
                    <a:stretch>
                      <a:fillRect/>
                    </a:stretch>
                  </pic:blipFill>
                  <pic:spPr>
                    <a:xfrm rot="0">
                      <a:off x="0" y="0"/>
                      <a:ext cx="3819525" cy="4703964"/>
                    </a:xfrm>
                    <a:prstGeom prst="rect">
                      <a:avLst/>
                    </a:prstGeom>
                  </pic:spPr>
                </pic:pic>
              </a:graphicData>
            </a:graphic>
          </wp:inline>
        </w:drawing>
      </w:r>
    </w:p>
    <w:p w:rsidR="16C3F08F" w:rsidP="0F56D97C" w:rsidRDefault="16C3F08F" w14:paraId="01E3AB64" w14:textId="36506C77">
      <w:pPr>
        <w:ind w:firstLine="708"/>
        <w:jc w:val="center"/>
        <w:rPr>
          <w:ins w:author="YASMIN CANTANHEDE SANTOS" w:date="2025-06-14T01:20:56.812Z" w16du:dateUtc="2025-06-14T01:20:56.812Z" w:id="1066024775"/>
          <w:rFonts w:ascii="Times New Roman" w:hAnsi="Times New Roman" w:eastAsia="Times New Roman" w:cs="Times New Roman"/>
          <w:b w:val="0"/>
          <w:bCs w:val="0"/>
        </w:rPr>
        <w:pPrChange w:author="YASMIN CANTANHEDE SANTOS" w:date="2025-06-14T00:54:41Z">
          <w:pPr>
            <w:ind w:firstLine="708"/>
            <w:jc w:val="both"/>
          </w:pPr>
        </w:pPrChange>
      </w:pPr>
      <w:ins w:author="YASMIN CANTANHEDE SANTOS" w:date="2025-06-14T00:54:45.441Z" w:id="482839448">
        <w:r w:rsidRPr="0F56D97C" w:rsidR="16C3F08F">
          <w:rPr>
            <w:rFonts w:ascii="Times New Roman" w:hAnsi="Times New Roman" w:eastAsia="Times New Roman" w:cs="Times New Roman"/>
            <w:b w:val="0"/>
            <w:bCs w:val="0"/>
            <w:rPrChange w:author="YASMIN CANTANHEDE SANTOS" w:date="2025-06-14T00:54:48.236Z" w:id="1713000827">
              <w:rPr>
                <w:rFonts w:ascii="Times New Roman" w:hAnsi="Times New Roman" w:eastAsia="Times New Roman" w:cs="Times New Roman"/>
                <w:b w:val="1"/>
                <w:bCs w:val="1"/>
              </w:rPr>
            </w:rPrChange>
          </w:rPr>
          <w:t>Fonte</w:t>
        </w:r>
      </w:ins>
      <w:ins w:author="YASMIN CANTANHEDE SANTOS" w:date="2025-06-14T00:54:57.87Z" w:id="992075956">
        <w:r w:rsidRPr="0F56D97C" w:rsidR="16C3F08F">
          <w:rPr>
            <w:rFonts w:ascii="Times New Roman" w:hAnsi="Times New Roman" w:eastAsia="Times New Roman" w:cs="Times New Roman"/>
            <w:b w:val="0"/>
            <w:bCs w:val="0"/>
          </w:rPr>
          <w:t>: Autoria própria, 2025</w:t>
        </w:r>
      </w:ins>
    </w:p>
    <w:p w:rsidR="55C84D8C" w:rsidP="0F56D97C" w:rsidRDefault="55C84D8C" w14:paraId="52EFF588" w14:textId="50647573">
      <w:pPr>
        <w:ind w:firstLine="0"/>
        <w:jc w:val="both"/>
        <w:rPr>
          <w:ins w:author="YASMIN CANTANHEDE SANTOS" w:date="2025-06-14T00:54:59.724Z" w16du:dateUtc="2025-06-14T00:54:59.724Z" w:id="68799723"/>
          <w:rFonts w:ascii="Times New Roman" w:hAnsi="Times New Roman" w:eastAsia="Times New Roman" w:cs="Times New Roman"/>
          <w:b w:val="0"/>
          <w:bCs w:val="0"/>
        </w:rPr>
        <w:pPrChange w:author="YASMIN CANTANHEDE SANTOS" w:date="2025-06-14T01:33:21.605Z">
          <w:pPr>
            <w:ind w:firstLine="0"/>
            <w:jc w:val="center"/>
          </w:pPr>
        </w:pPrChange>
      </w:pPr>
      <w:ins w:author="YASMIN CANTANHEDE SANTOS" w:date="2025-06-14T01:21:27.198Z" w:id="695075883">
        <w:r>
          <w:tab/>
        </w:r>
      </w:ins>
      <w:ins w:author="YASMIN CANTANHEDE SANTOS" w:date="2025-06-14T01:21:59.918Z" w:id="498055819">
        <w:r w:rsidRPr="0F56D97C" w:rsidR="55C84D8C">
          <w:rPr>
            <w:rFonts w:ascii="Times New Roman" w:hAnsi="Times New Roman" w:eastAsia="Times New Roman" w:cs="Times New Roman"/>
            <w:b w:val="0"/>
            <w:bCs w:val="0"/>
          </w:rPr>
          <w:t>O processo para “Compra de passagem” começa com o usuário logado escolhendo a forma de pagamento, de acordo com a im</w:t>
        </w:r>
      </w:ins>
      <w:ins w:author="YASMIN CANTANHEDE SANTOS" w:date="2025-06-14T01:22:26.558Z" w:id="461118962">
        <w:r w:rsidRPr="0F56D97C" w:rsidR="55C84D8C">
          <w:rPr>
            <w:rFonts w:ascii="Times New Roman" w:hAnsi="Times New Roman" w:eastAsia="Times New Roman" w:cs="Times New Roman"/>
            <w:b w:val="0"/>
            <w:bCs w:val="0"/>
          </w:rPr>
          <w:t>agem 10</w:t>
        </w:r>
      </w:ins>
      <w:ins w:author="YASMIN CANTANHEDE SANTOS" w:date="2025-06-14T01:22:59.424Z" w:id="19988018">
        <w:r w:rsidRPr="0F56D97C" w:rsidR="3A46792D">
          <w:rPr>
            <w:rFonts w:ascii="Times New Roman" w:hAnsi="Times New Roman" w:eastAsia="Times New Roman" w:cs="Times New Roman"/>
            <w:b w:val="0"/>
            <w:bCs w:val="0"/>
          </w:rPr>
          <w:t xml:space="preserve">, optando por pix ou cartão. Se </w:t>
        </w:r>
      </w:ins>
      <w:ins w:author="YASMIN CANTANHEDE SANTOS" w:date="2025-06-14T01:33:57.99Z" w:id="45910918">
        <w:r w:rsidRPr="0F56D97C" w:rsidR="4DDD44F3">
          <w:rPr>
            <w:rFonts w:ascii="Times New Roman" w:hAnsi="Times New Roman" w:eastAsia="Times New Roman" w:cs="Times New Roman"/>
            <w:b w:val="0"/>
            <w:bCs w:val="0"/>
          </w:rPr>
          <w:t xml:space="preserve">for pix, o sistema gera um QR </w:t>
        </w:r>
        <w:r w:rsidRPr="0F56D97C" w:rsidR="4DDD44F3">
          <w:rPr>
            <w:rFonts w:ascii="Times New Roman" w:hAnsi="Times New Roman" w:eastAsia="Times New Roman" w:cs="Times New Roman"/>
            <w:b w:val="0"/>
            <w:bCs w:val="0"/>
          </w:rPr>
          <w:t>code</w:t>
        </w:r>
        <w:r w:rsidRPr="0F56D97C" w:rsidR="4DDD44F3">
          <w:rPr>
            <w:rFonts w:ascii="Times New Roman" w:hAnsi="Times New Roman" w:eastAsia="Times New Roman" w:cs="Times New Roman"/>
            <w:b w:val="0"/>
            <w:bCs w:val="0"/>
          </w:rPr>
          <w:t xml:space="preserve">, </w:t>
        </w:r>
      </w:ins>
      <w:ins w:author="YASMIN CANTANHEDE SANTOS" w:date="2025-06-14T01:34:10.412Z" w:id="784879789">
        <w:r w:rsidRPr="0F56D97C" w:rsidR="4DDD44F3">
          <w:rPr>
            <w:rFonts w:ascii="Times New Roman" w:hAnsi="Times New Roman" w:eastAsia="Times New Roman" w:cs="Times New Roman"/>
            <w:b w:val="0"/>
            <w:bCs w:val="0"/>
          </w:rPr>
          <w:t>pede tomada de dec</w:t>
        </w:r>
      </w:ins>
      <w:ins w:author="YASMIN CANTANHEDE SANTOS" w:date="2025-06-14T01:34:54.684Z" w:id="892390080">
        <w:r w:rsidRPr="0F56D97C" w:rsidR="6CBD8951">
          <w:rPr>
            <w:rFonts w:ascii="Times New Roman" w:hAnsi="Times New Roman" w:eastAsia="Times New Roman" w:cs="Times New Roman"/>
            <w:b w:val="0"/>
            <w:bCs w:val="0"/>
          </w:rPr>
          <w:t>isão para efetuar pagamento, processa e finaliza caso válido, ou retorna ao início</w:t>
        </w:r>
      </w:ins>
      <w:ins w:author="YASMIN CANTANHEDE SANTOS" w:date="2025-06-14T01:35:11.912Z" w:id="2034669833">
        <w:r w:rsidRPr="0F56D97C" w:rsidR="6CBD8951">
          <w:rPr>
            <w:rFonts w:ascii="Times New Roman" w:hAnsi="Times New Roman" w:eastAsia="Times New Roman" w:cs="Times New Roman"/>
            <w:b w:val="0"/>
            <w:bCs w:val="0"/>
          </w:rPr>
          <w:t xml:space="preserve">. </w:t>
        </w:r>
      </w:ins>
      <w:ins w:author="YASMIN CANTANHEDE SANTOS" w:date="2025-06-14T01:35:13.382Z" w:id="1757065115">
        <w:r w:rsidRPr="0F56D97C" w:rsidR="546FD16D">
          <w:rPr>
            <w:rFonts w:ascii="Times New Roman" w:hAnsi="Times New Roman" w:eastAsia="Times New Roman" w:cs="Times New Roman"/>
            <w:b w:val="0"/>
            <w:bCs w:val="0"/>
          </w:rPr>
          <w:t xml:space="preserve">Se </w:t>
        </w:r>
      </w:ins>
      <w:ins w:author="YASMIN CANTANHEDE SANTOS" w:date="2025-06-14T01:22:59.424Z" w:id="544415319">
        <w:r w:rsidRPr="0F56D97C" w:rsidR="3A46792D">
          <w:rPr>
            <w:rFonts w:ascii="Times New Roman" w:hAnsi="Times New Roman" w:eastAsia="Times New Roman" w:cs="Times New Roman"/>
            <w:b w:val="0"/>
            <w:bCs w:val="0"/>
          </w:rPr>
          <w:t xml:space="preserve">for cartão, o sistema verifica se há um cartão salvo, </w:t>
        </w:r>
      </w:ins>
      <w:ins w:author="YASMIN CANTANHEDE SANTOS" w:date="2025-06-14T01:35:40.249Z" w:id="2020099300">
        <w:r w:rsidRPr="0F56D97C" w:rsidR="1AB0B892">
          <w:rPr>
            <w:rFonts w:ascii="Times New Roman" w:hAnsi="Times New Roman" w:eastAsia="Times New Roman" w:cs="Times New Roman"/>
            <w:b w:val="0"/>
            <w:bCs w:val="0"/>
          </w:rPr>
          <w:t xml:space="preserve">se houver, pergunta se deseja usar e faz o ciclo de pagamento, </w:t>
        </w:r>
      </w:ins>
      <w:ins w:author="YASMIN CANTANHEDE SANTOS" w:date="2025-06-14T01:22:59.424Z" w:id="1400810486">
        <w:r w:rsidRPr="0F56D97C" w:rsidR="3A46792D">
          <w:rPr>
            <w:rFonts w:ascii="Times New Roman" w:hAnsi="Times New Roman" w:eastAsia="Times New Roman" w:cs="Times New Roman"/>
            <w:b w:val="0"/>
            <w:bCs w:val="0"/>
          </w:rPr>
          <w:t>se não houver, o usuário insere novos dados.</w:t>
        </w:r>
      </w:ins>
      <w:ins w:author="YASMIN CANTANHEDE SANTOS" w:date="2025-06-14T01:36:59.365Z" w:id="414743883">
        <w:r w:rsidRPr="0F56D97C" w:rsidR="032B901B">
          <w:rPr>
            <w:rFonts w:ascii="Times New Roman" w:hAnsi="Times New Roman" w:eastAsia="Times New Roman" w:cs="Times New Roman"/>
            <w:b w:val="0"/>
            <w:bCs w:val="0"/>
          </w:rPr>
          <w:t xml:space="preserve"> Quando o pagamento é aprovado, o sistema salva os dados da compra e pergunta se o usuário deseja salvar os dados do cartão, </w:t>
        </w:r>
      </w:ins>
      <w:ins w:author="YASMIN CANTANHEDE SANTOS" w:date="2025-06-14T01:37:15.509Z" w:id="582199024">
        <w:r w:rsidRPr="0F56D97C" w:rsidR="125ADB5B">
          <w:rPr>
            <w:rFonts w:ascii="Times New Roman" w:hAnsi="Times New Roman" w:eastAsia="Times New Roman" w:cs="Times New Roman"/>
            <w:b w:val="0"/>
            <w:bCs w:val="0"/>
          </w:rPr>
          <w:t>se sim ou se não, o sistema finaliza a compra.</w:t>
        </w:r>
      </w:ins>
    </w:p>
    <w:p w:rsidR="16C3F08F" w:rsidP="0F56D97C" w:rsidRDefault="16C3F08F" w14:paraId="0CBB0C32" w14:textId="39629C67">
      <w:pPr>
        <w:ind w:firstLine="708"/>
        <w:jc w:val="center"/>
        <w:rPr>
          <w:ins w:author="YASMIN CANTANHEDE SANTOS" w:date="2025-06-14T00:55:29.488Z" w16du:dateUtc="2025-06-14T00:55:29.488Z" w:id="1436778557"/>
          <w:rFonts w:ascii="Times New Roman" w:hAnsi="Times New Roman" w:eastAsia="Times New Roman" w:cs="Times New Roman"/>
          <w:b w:val="0"/>
          <w:bCs w:val="0"/>
        </w:rPr>
      </w:pPr>
      <w:ins w:author="YASMIN CANTANHEDE SANTOS" w:date="2025-06-14T00:55:29.071Z" w:id="1814048703">
        <w:r w:rsidRPr="0F56D97C" w:rsidR="16C3F08F">
          <w:rPr>
            <w:rFonts w:ascii="Times New Roman" w:hAnsi="Times New Roman" w:eastAsia="Times New Roman" w:cs="Times New Roman"/>
            <w:b w:val="0"/>
            <w:bCs w:val="0"/>
          </w:rPr>
          <w:t>Imagem 10: Diagrama de Atividades de Compra de Passagens</w:t>
        </w:r>
      </w:ins>
    </w:p>
    <w:p w:rsidR="00BF3620" w:rsidP="0F56D97C" w:rsidRDefault="00BF3620" w14:paraId="68AE071D" w14:textId="5DF008F4">
      <w:pPr>
        <w:ind w:firstLine="708"/>
        <w:jc w:val="center"/>
        <w:rPr>
          <w:ins w:author="YASMIN CANTANHEDE SANTOS" w:date="2025-06-14T01:23:49.159Z" w16du:dateUtc="2025-06-14T01:23:49.159Z" w:id="596677825"/>
          <w:rFonts w:ascii="Times New Roman" w:hAnsi="Times New Roman" w:eastAsia="Times New Roman" w:cs="Times New Roman"/>
          <w:b w:val="1"/>
          <w:bCs w:val="1"/>
        </w:rPr>
        <w:pPrChange w:author="YASMIN CANTANHEDE SANTOS" w:date="2025-06-14T01:04:21.46Z">
          <w:pPr/>
        </w:pPrChange>
      </w:pPr>
      <w:r w:rsidR="00BF3620">
        <w:drawing>
          <wp:inline wp14:editId="5E07BF61" wp14:anchorId="58DEF8FE">
            <wp:extent cx="5048161" cy="4569387"/>
            <wp:effectExtent l="0" t="0" r="0" b="0"/>
            <wp:docPr id="85538672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55386723" name=""/>
                    <pic:cNvPicPr/>
                  </pic:nvPicPr>
                  <pic:blipFill>
                    <a:blip xmlns:r="http://schemas.openxmlformats.org/officeDocument/2006/relationships" r:embed="rId1380013439">
                      <a:extLst>
                        <a:ext uri="{28A0092B-C50C-407E-A947-70E740481C1C}">
                          <a14:useLocalDpi xmlns:a14="http://schemas.microsoft.com/office/drawing/2010/main"/>
                        </a:ext>
                      </a:extLst>
                    </a:blip>
                    <a:stretch>
                      <a:fillRect/>
                    </a:stretch>
                  </pic:blipFill>
                  <pic:spPr>
                    <a:xfrm rot="0">
                      <a:off x="0" y="0"/>
                      <a:ext cx="5048161" cy="4569387"/>
                    </a:xfrm>
                    <a:prstGeom prst="rect">
                      <a:avLst/>
                    </a:prstGeom>
                  </pic:spPr>
                </pic:pic>
              </a:graphicData>
            </a:graphic>
          </wp:inline>
        </w:drawing>
      </w:r>
      <w:ins w:author="YASMIN CANTANHEDE SANTOS" w:date="2025-06-14T01:03:15.049Z" w:id="554701245">
        <w:r w:rsidRPr="0F56D97C" w:rsidR="00BF3620">
          <w:rPr>
            <w:rFonts w:ascii="Times New Roman" w:hAnsi="Times New Roman" w:eastAsia="Times New Roman" w:cs="Times New Roman"/>
            <w:b w:val="0"/>
            <w:bCs w:val="0"/>
            <w:rPrChange w:author="YASMIN CANTANHEDE SANTOS" w:date="2025-06-14T01:03:26.575Z" w:id="591662465">
              <w:rPr>
                <w:rFonts w:ascii="Times New Roman" w:hAnsi="Times New Roman" w:eastAsia="Times New Roman" w:cs="Times New Roman"/>
                <w:b w:val="1"/>
                <w:bCs w:val="1"/>
              </w:rPr>
            </w:rPrChange>
          </w:rPr>
          <w:t>F</w:t>
        </w:r>
        <w:r w:rsidRPr="0F56D97C" w:rsidR="00BF3620">
          <w:rPr>
            <w:rFonts w:ascii="Times New Roman" w:hAnsi="Times New Roman" w:eastAsia="Times New Roman" w:cs="Times New Roman"/>
            <w:b w:val="0"/>
            <w:bCs w:val="0"/>
            <w:rPrChange w:author="YASMIN CANTANHEDE SANTOS" w:date="2025-06-14T01:03:23.752Z" w:id="931452871">
              <w:rPr>
                <w:rFonts w:ascii="Times New Roman" w:hAnsi="Times New Roman" w:eastAsia="Times New Roman" w:cs="Times New Roman"/>
                <w:b w:val="1"/>
                <w:bCs w:val="1"/>
              </w:rPr>
            </w:rPrChange>
          </w:rPr>
          <w:t>onte: Autoria própria, 2025</w:t>
        </w:r>
      </w:ins>
    </w:p>
    <w:p w:rsidR="33B52A08" w:rsidP="0F56D97C" w:rsidRDefault="33B52A08" w14:paraId="5377BA29" w14:textId="75C4E379">
      <w:pPr>
        <w:ind w:firstLine="708"/>
        <w:jc w:val="both"/>
        <w:rPr>
          <w:ins w:author="YASMIN CANTANHEDE SANTOS" w:date="2025-06-14T01:04:27.467Z" w16du:dateUtc="2025-06-14T01:04:27.467Z" w:id="1854367062"/>
          <w:rFonts w:ascii="Times New Roman" w:hAnsi="Times New Roman" w:eastAsia="Times New Roman" w:cs="Times New Roman"/>
          <w:b w:val="0"/>
          <w:bCs w:val="0"/>
        </w:rPr>
        <w:pPrChange w:author="YASMIN CANTANHEDE SANTOS" w:date="2025-06-14T01:33:31.05Z">
          <w:pPr>
            <w:ind w:firstLine="708"/>
            <w:jc w:val="center"/>
          </w:pPr>
        </w:pPrChange>
      </w:pPr>
      <w:ins w:author="YASMIN CANTANHEDE SANTOS" w:date="2025-06-14T01:24:57.833Z" w:id="304810068">
        <w:r w:rsidRPr="0F56D97C" w:rsidR="33B52A08">
          <w:rPr>
            <w:rFonts w:ascii="Times New Roman" w:hAnsi="Times New Roman" w:eastAsia="Times New Roman" w:cs="Times New Roman"/>
            <w:b w:val="0"/>
            <w:bCs w:val="0"/>
          </w:rPr>
          <w:t xml:space="preserve"> </w:t>
        </w:r>
      </w:ins>
      <w:ins w:author="YASMIN CANTANHEDE SANTOS" w:date="2025-06-14T01:25:59.498Z" w:id="1591746853">
        <w:r w:rsidRPr="0F56D97C" w:rsidR="33B52A08">
          <w:rPr>
            <w:rFonts w:ascii="Times New Roman" w:hAnsi="Times New Roman" w:eastAsia="Times New Roman" w:cs="Times New Roman"/>
            <w:b w:val="0"/>
            <w:bCs w:val="0"/>
          </w:rPr>
          <w:t>Segundo a imagem 11 anexada abaixo, o diagrama de ativ</w:t>
        </w:r>
        <w:r w:rsidRPr="0F56D97C" w:rsidR="0B7E1077">
          <w:rPr>
            <w:rFonts w:ascii="Times New Roman" w:hAnsi="Times New Roman" w:eastAsia="Times New Roman" w:cs="Times New Roman"/>
            <w:b w:val="0"/>
            <w:bCs w:val="0"/>
          </w:rPr>
          <w:t>idades d</w:t>
        </w:r>
      </w:ins>
      <w:ins w:author="YASMIN CANTANHEDE SANTOS" w:date="2025-06-14T01:26:59.871Z" w:id="1963260294">
        <w:r w:rsidRPr="0F56D97C" w:rsidR="0B7E1077">
          <w:rPr>
            <w:rFonts w:ascii="Times New Roman" w:hAnsi="Times New Roman" w:eastAsia="Times New Roman" w:cs="Times New Roman"/>
            <w:b w:val="0"/>
            <w:bCs w:val="0"/>
          </w:rPr>
          <w:t>e histórico inicia com o usuário, logado, clicando na opção de ver o histórico. O sistema consulta o banco de dados e exibe as co</w:t>
        </w:r>
        <w:r w:rsidRPr="0F56D97C" w:rsidR="2FCFEE4B">
          <w:rPr>
            <w:rFonts w:ascii="Times New Roman" w:hAnsi="Times New Roman" w:eastAsia="Times New Roman" w:cs="Times New Roman"/>
            <w:b w:val="0"/>
            <w:bCs w:val="0"/>
          </w:rPr>
          <w:t>mpras realiza</w:t>
        </w:r>
      </w:ins>
      <w:ins w:author="YASMIN CANTANHEDE SANTOS" w:date="2025-06-14T01:27:59.613Z" w:id="995498157">
        <w:r w:rsidRPr="0F56D97C" w:rsidR="2FCFEE4B">
          <w:rPr>
            <w:rFonts w:ascii="Times New Roman" w:hAnsi="Times New Roman" w:eastAsia="Times New Roman" w:cs="Times New Roman"/>
            <w:b w:val="0"/>
            <w:bCs w:val="0"/>
          </w:rPr>
          <w:t>das. O usuário</w:t>
        </w:r>
        <w:r w:rsidRPr="0F56D97C" w:rsidR="58EE86C1">
          <w:rPr>
            <w:rFonts w:ascii="Times New Roman" w:hAnsi="Times New Roman" w:eastAsia="Times New Roman" w:cs="Times New Roman"/>
            <w:b w:val="0"/>
            <w:bCs w:val="0"/>
          </w:rPr>
          <w:t xml:space="preserve"> </w:t>
        </w:r>
      </w:ins>
      <w:ins w:author="YASMIN CANTANHEDE SANTOS" w:date="2025-06-14T01:28:59.992Z" w:id="1382978859">
        <w:r w:rsidRPr="0F56D97C" w:rsidR="58EE86C1">
          <w:rPr>
            <w:rFonts w:ascii="Times New Roman" w:hAnsi="Times New Roman" w:eastAsia="Times New Roman" w:cs="Times New Roman"/>
            <w:b w:val="0"/>
            <w:bCs w:val="0"/>
          </w:rPr>
          <w:t>possui a opção de filtrar a lista, levando o sistema a aplicar e exibir as compras. Em seguida, pode-se escolher ver os detalhes de uma compra específica</w:t>
        </w:r>
        <w:r w:rsidRPr="0F56D97C" w:rsidR="0999D152">
          <w:rPr>
            <w:rFonts w:ascii="Times New Roman" w:hAnsi="Times New Roman" w:eastAsia="Times New Roman" w:cs="Times New Roman"/>
            <w:b w:val="0"/>
            <w:bCs w:val="0"/>
          </w:rPr>
          <w:t>, r</w:t>
        </w:r>
      </w:ins>
      <w:ins w:author="YASMIN CANTANHEDE SANTOS" w:date="2025-06-14T01:29:59.358Z" w:id="1348825588">
        <w:r w:rsidRPr="0F56D97C" w:rsidR="0999D152">
          <w:rPr>
            <w:rFonts w:ascii="Times New Roman" w:hAnsi="Times New Roman" w:eastAsia="Times New Roman" w:cs="Times New Roman"/>
            <w:b w:val="0"/>
            <w:bCs w:val="0"/>
          </w:rPr>
          <w:t>esultando na exibição dos detalhes pelo sistema, com a decisão de baixar o comprovante, o sistema confirma o dow</w:t>
        </w:r>
      </w:ins>
      <w:ins w:author="YASMIN CANTANHEDE SANTOS" w:date="2025-06-14T01:30:35.56Z" w:id="1352620456">
        <w:r w:rsidRPr="0F56D97C" w:rsidR="74BFD1E5">
          <w:rPr>
            <w:rFonts w:ascii="Times New Roman" w:hAnsi="Times New Roman" w:eastAsia="Times New Roman" w:cs="Times New Roman"/>
            <w:b w:val="0"/>
            <w:bCs w:val="0"/>
          </w:rPr>
          <w:t>nload caso seja afirmado e conclui a atividade, caso contrário, só finaliza diretamente.</w:t>
        </w:r>
      </w:ins>
    </w:p>
    <w:p w:rsidR="23020780" w:rsidP="0F56D97C" w:rsidRDefault="23020780" w14:paraId="042E1EF2" w14:textId="43CD9AF9">
      <w:pPr>
        <w:ind w:firstLine="708"/>
        <w:jc w:val="center"/>
        <w:rPr>
          <w:ins w:author="YASMIN CANTANHEDE SANTOS" w:date="2025-06-14T01:10:23.612Z" w16du:dateUtc="2025-06-14T01:10:23.612Z" w:id="1521785503"/>
          <w:rFonts w:ascii="Times New Roman" w:hAnsi="Times New Roman" w:eastAsia="Times New Roman" w:cs="Times New Roman"/>
          <w:b w:val="0"/>
          <w:bCs w:val="0"/>
        </w:rPr>
      </w:pPr>
      <w:ins w:author="YASMIN CANTANHEDE SANTOS" w:date="2025-06-14T01:04:59.792Z" w:id="357252158">
        <w:r w:rsidRPr="0F56D97C" w:rsidR="23020780">
          <w:rPr>
            <w:rFonts w:ascii="Times New Roman" w:hAnsi="Times New Roman" w:eastAsia="Times New Roman" w:cs="Times New Roman"/>
            <w:b w:val="0"/>
            <w:bCs w:val="0"/>
          </w:rPr>
          <w:t>Imagem 11: Diagrama de Atividades Históric</w:t>
        </w:r>
      </w:ins>
      <w:ins w:author="YASMIN CANTANHEDE SANTOS" w:date="2025-06-14T01:05:06.369Z" w:id="1185418253">
        <w:r w:rsidRPr="0F56D97C" w:rsidR="23020780">
          <w:rPr>
            <w:rFonts w:ascii="Times New Roman" w:hAnsi="Times New Roman" w:eastAsia="Times New Roman" w:cs="Times New Roman"/>
            <w:b w:val="0"/>
            <w:bCs w:val="0"/>
          </w:rPr>
          <w:t xml:space="preserve">o de Compras </w:t>
        </w:r>
      </w:ins>
    </w:p>
    <w:p w:rsidR="0CBB0C81" w:rsidP="0F56D97C" w:rsidRDefault="0CBB0C81" w14:paraId="7B5EFBCF" w14:textId="30C94435">
      <w:pPr>
        <w:ind w:firstLine="708"/>
        <w:jc w:val="center"/>
        <w:rPr>
          <w:ins w:author="YASMIN CANTANHEDE SANTOS" w:date="2025-06-14T00:54:33.978Z" w16du:dateUtc="2025-06-14T00:54:33.978Z" w:id="547316298"/>
        </w:rPr>
        <w:pPrChange w:author="YASMIN CANTANHEDE SANTOS" w:date="2025-06-14T01:10:31.43Z">
          <w:pPr/>
        </w:pPrChange>
      </w:pPr>
      <w:r w:rsidR="0CBB0C81">
        <w:drawing>
          <wp:inline wp14:editId="582DE8A6" wp14:anchorId="2EF3D910">
            <wp:extent cx="4019550" cy="4498602"/>
            <wp:effectExtent l="0" t="0" r="0" b="0"/>
            <wp:docPr id="80908609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09086090" name=""/>
                    <pic:cNvPicPr/>
                  </pic:nvPicPr>
                  <pic:blipFill>
                    <a:blip xmlns:r="http://schemas.openxmlformats.org/officeDocument/2006/relationships" r:embed="rId1264521043">
                      <a:extLst>
                        <a:ext uri="{28A0092B-C50C-407E-A947-70E740481C1C}">
                          <a14:useLocalDpi xmlns:a14="http://schemas.microsoft.com/office/drawing/2010/main"/>
                        </a:ext>
                      </a:extLst>
                    </a:blip>
                    <a:stretch>
                      <a:fillRect/>
                    </a:stretch>
                  </pic:blipFill>
                  <pic:spPr>
                    <a:xfrm rot="0">
                      <a:off x="0" y="0"/>
                      <a:ext cx="4019550" cy="4498602"/>
                    </a:xfrm>
                    <a:prstGeom prst="rect">
                      <a:avLst/>
                    </a:prstGeom>
                  </pic:spPr>
                </pic:pic>
              </a:graphicData>
            </a:graphic>
          </wp:inline>
        </w:drawing>
      </w:r>
    </w:p>
    <w:p w:rsidR="0CBB0C81" w:rsidP="0F56D97C" w:rsidRDefault="0CBB0C81" w14:paraId="23FBEDED" w14:textId="1318374C">
      <w:pPr>
        <w:ind w:firstLine="708"/>
        <w:jc w:val="center"/>
        <w:rPr>
          <w:ins w:author="YASMIN CANTANHEDE SANTOS" w:date="2025-06-14T00:54:34.27Z" w16du:dateUtc="2025-06-14T00:54:34.27Z" w:id="2119198535"/>
          <w:rFonts w:ascii="Times New Roman" w:hAnsi="Times New Roman" w:eastAsia="Times New Roman" w:cs="Times New Roman"/>
          <w:b w:val="1"/>
          <w:bCs w:val="1"/>
        </w:rPr>
        <w:pPrChange w:author="YASMIN CANTANHEDE SANTOS" w:date="2025-06-14T01:11:17.926Z">
          <w:pPr>
            <w:ind w:firstLine="708"/>
            <w:jc w:val="both"/>
          </w:pPr>
        </w:pPrChange>
      </w:pPr>
      <w:ins w:author="YASMIN CANTANHEDE SANTOS" w:date="2025-06-14T01:11:33.721Z" w:id="1042270889">
        <w:r w:rsidRPr="0F56D97C" w:rsidR="0CBB0C81">
          <w:rPr>
            <w:rFonts w:ascii="Times New Roman" w:hAnsi="Times New Roman" w:eastAsia="Times New Roman" w:cs="Times New Roman"/>
            <w:b w:val="1"/>
            <w:bCs w:val="1"/>
          </w:rPr>
          <w:t>Fonte: Autoria própria, 2025</w:t>
        </w:r>
      </w:ins>
    </w:p>
    <w:p w:rsidR="6F4146B6" w:rsidP="0F56D97C" w:rsidRDefault="43E6330F" w14:paraId="0CDED715" w14:textId="062B672C">
      <w:pPr>
        <w:pStyle w:val="Title"/>
        <w:rPr>
          <w:ins w:author="RAYLAN BRUNO SANTANA CARVALHO" w:date="2025-06-13T18:39:00Z" w16du:dateUtc="2025-06-13T18:39:54Z" w:id="1332165026"/>
          <w:rFonts w:ascii="Times New Roman" w:hAnsi="Times New Roman" w:eastAsia="Times New Roman" w:cs="Times New Roman"/>
        </w:rPr>
        <w:pPrChange w:author="KAUAN GUILHERME ALVES PINHEIRO SANTOS" w:date="2025-06-14T01:54:32.566Z">
          <w:pPr>
            <w:ind w:firstLine="708"/>
            <w:jc w:val="both"/>
          </w:pPr>
        </w:pPrChange>
      </w:pPr>
      <w:ins w:author="RAYLAN BRUNO SANTANA CARVALHO" w:date="2025-06-13T18:25:00Z" w:id="1840067449">
        <w:r w:rsidRPr="0F56D97C" w:rsidR="43E6330F">
          <w:rPr>
            <w:rPrChange w:author="KAUAN GUILHERME ALVES PINHEIRO SANTOS" w:date="2025-06-14T01:54:32.565Z" w:id="1200173763">
              <w:rPr>
                <w:rFonts w:ascii="Times New Roman" w:hAnsi="Times New Roman" w:eastAsia="Times New Roman" w:cs="Times New Roman"/>
                <w:b w:val="1"/>
                <w:bCs w:val="1"/>
              </w:rPr>
            </w:rPrChange>
          </w:rPr>
          <w:t>4.3 DIAGRAMA DE ESTADOS</w:t>
        </w:r>
      </w:ins>
    </w:p>
    <w:p w:rsidR="00584D84" w:rsidP="0F56D97C" w:rsidRDefault="0FDFE5AB" w14:paraId="1BF0AD8D" w14:textId="52F15046">
      <w:pPr>
        <w:ind w:firstLine="708"/>
        <w:jc w:val="both"/>
        <w:rPr>
          <w:ins w:author="VIRGINIA MARIA MONDEGO FERREIRA" w:date="2025-06-13T21:31:00Z" w16du:dateUtc="2025-06-13T21:31:20Z" w:id="368084578"/>
          <w:rFonts w:ascii="Times New Roman" w:hAnsi="Times New Roman" w:eastAsia="Times New Roman" w:cs="Times New Roman"/>
        </w:rPr>
        <w:pPrChange w:author="RAYLAN BRUNO SANTANA CARVALHO" w:date="2025-06-14T01:53:58.842Z">
          <w:pPr>
            <w:ind w:firstLine="708"/>
          </w:pPr>
        </w:pPrChange>
      </w:pPr>
      <w:ins w:author="RAYLAN BRUNO SANTANA CARVALHO" w:date="2025-06-13T18:39:00Z" w:id="908144549">
        <w:r w:rsidRPr="0F56D97C" w:rsidR="0FDFE5AB">
          <w:rPr>
            <w:rFonts w:ascii="Times New Roman" w:hAnsi="Times New Roman" w:eastAsia="Times New Roman" w:cs="Times New Roman"/>
            <w:rPrChange w:author="RAYLAN BRUNO SANTANA CARVALHO" w:date="2025-06-13T18:39:00Z" w:id="342932733">
              <w:rPr>
                <w:rFonts w:ascii="Times New Roman" w:hAnsi="Times New Roman" w:eastAsia="Times New Roman" w:cs="Times New Roman"/>
                <w:b w:val="1"/>
                <w:bCs w:val="1"/>
              </w:rPr>
            </w:rPrChange>
          </w:rPr>
          <w:t xml:space="preserve">Esse diagrama mostra os estados possíveis de um objeto ao longo do tempo e as </w:t>
        </w:r>
        <w:r w:rsidRPr="0F56D97C" w:rsidR="0FDFE5AB">
          <w:rPr>
            <w:rFonts w:ascii="Times New Roman" w:hAnsi="Times New Roman" w:eastAsia="Times New Roman" w:cs="Times New Roman"/>
          </w:rPr>
          <w:t>transições entre esses estados. É útil para modelar o comportamento de elementos que mudam de estado com base em eventos.</w:t>
        </w:r>
      </w:ins>
    </w:p>
    <w:p w:rsidR="00584D84" w:rsidRDefault="5B94EF38" w14:paraId="35D9832B" w14:textId="367C83B0">
      <w:pPr>
        <w:jc w:val="center"/>
        <w:rPr>
          <w:ins w:author="VIRGINIA MARIA MONDEGO FERREIRA" w:date="2025-06-13T21:35:00Z" w16du:dateUtc="2025-06-13T21:35:23Z" w:id="839"/>
          <w:rFonts w:ascii="Times New Roman" w:hAnsi="Times New Roman" w:eastAsia="Times New Roman" w:cs="Times New Roman"/>
        </w:rPr>
        <w:pPrChange w:author="VIRGINIA MARIA MONDEGO FERREIRA" w:date="2025-06-13T21:34:00Z" w:id="840">
          <w:pPr/>
        </w:pPrChange>
      </w:pPr>
      <w:ins w:author="VIRGINIA MARIA MONDEGO FERREIRA" w:date="2025-06-13T21:33:00Z" w:id="841">
        <w:r w:rsidRPr="0DB4FDCD">
          <w:rPr>
            <w:rFonts w:ascii="Times New Roman" w:hAnsi="Times New Roman" w:eastAsia="Times New Roman" w:cs="Times New Roman"/>
          </w:rPr>
          <w:t>Imagem 12: Diagrama de Estado</w:t>
        </w:r>
      </w:ins>
      <w:ins w:author="VIRGINIA MARIA MONDEGO FERREIRA" w:date="2025-06-13T22:39:00Z" w:id="842">
        <w:r w:rsidRPr="0DB4FDCD" w:rsidR="5ACCF009">
          <w:rPr>
            <w:rFonts w:ascii="Times New Roman" w:hAnsi="Times New Roman" w:eastAsia="Times New Roman" w:cs="Times New Roman"/>
          </w:rPr>
          <w:t>s</w:t>
        </w:r>
      </w:ins>
      <w:ins w:author="VIRGINIA MARIA MONDEGO FERREIRA" w:date="2025-06-13T21:33:00Z" w:id="843">
        <w:r w:rsidRPr="0DB4FDCD">
          <w:rPr>
            <w:rFonts w:ascii="Times New Roman" w:hAnsi="Times New Roman" w:eastAsia="Times New Roman" w:cs="Times New Roman"/>
          </w:rPr>
          <w:t xml:space="preserve"> de Usuário </w:t>
        </w:r>
      </w:ins>
    </w:p>
    <w:p w:rsidR="00584D84" w:rsidRDefault="6C1D6C0A" w14:paraId="2AB1B91B" w14:textId="763FA216">
      <w:pPr>
        <w:jc w:val="center"/>
        <w:rPr>
          <w:ins w:author="RAYLAN BRUNO SANTANA CARVALHO" w:date="2025-06-13T18:25:00Z" w16du:dateUtc="2025-06-13T18:25:19Z" w:id="844"/>
          <w:del w:author="VIRGINIA MARIA MONDEGO FERREIRA" w:date="2025-06-13T21:37:00Z" w16du:dateUtc="2025-06-13T21:37:11Z" w:id="845"/>
          <w:rFonts w:ascii="Times New Roman" w:hAnsi="Times New Roman" w:eastAsia="Times New Roman" w:cs="Times New Roman"/>
        </w:rPr>
        <w:pPrChange w:author="VIRGINIA MARIA MONDEGO FERREIRA" w:date="2025-06-13T22:00:00Z" w:id="846">
          <w:pPr/>
        </w:pPrChange>
      </w:pPr>
      <w:ins w:author="VIRGINIA MARIA MONDEGO FERREIRA" w:date="2025-06-13T22:00:00Z" w:id="847">
        <w:r>
          <w:rPr>
            <w:noProof/>
          </w:rPr>
          <w:drawing>
            <wp:inline distT="0" distB="0" distL="0" distR="0" wp14:anchorId="7DBEF3CD" wp14:editId="31C52113">
              <wp:extent cx="6057900" cy="2609850"/>
              <wp:effectExtent l="0" t="0" r="0" b="0"/>
              <wp:docPr id="127088559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85599" name=""/>
                      <pic:cNvPicPr/>
                    </pic:nvPicPr>
                    <pic:blipFill>
                      <a:blip r:embed="rId14">
                        <a:extLst>
                          <a:ext uri="{28A0092B-C50C-407E-A947-70E740481C1C}">
                            <a14:useLocalDpi xmlns:a14="http://schemas.microsoft.com/office/drawing/2010/main"/>
                          </a:ext>
                        </a:extLst>
                      </a:blip>
                      <a:stretch>
                        <a:fillRect/>
                      </a:stretch>
                    </pic:blipFill>
                    <pic:spPr>
                      <a:xfrm>
                        <a:off x="0" y="0"/>
                        <a:ext cx="6057900" cy="2609850"/>
                      </a:xfrm>
                      <a:prstGeom prst="rect">
                        <a:avLst/>
                      </a:prstGeom>
                    </pic:spPr>
                  </pic:pic>
                </a:graphicData>
              </a:graphic>
            </wp:inline>
          </w:drawing>
        </w:r>
      </w:ins>
      <w:ins w:author="VIRGINIA MARIA MONDEGO FERREIRA" w:date="2025-06-13T21:37:00Z" w:id="848">
        <w:r w:rsidRPr="70C60923" w:rsidR="048860D4">
          <w:rPr>
            <w:rFonts w:ascii="Times New Roman" w:hAnsi="Times New Roman" w:eastAsia="Times New Roman" w:cs="Times New Roman"/>
            <w:rPrChange w:author="VIRGINIA MARIA MONDEGO FERREIRA" w:date="2025-06-13T21:37:00Z" w:id="849">
              <w:rPr/>
            </w:rPrChange>
          </w:rPr>
          <w:t>Fonte: Autoria pr</w:t>
        </w:r>
        <w:r w:rsidRPr="70C60923" w:rsidR="048860D4">
          <w:rPr>
            <w:rFonts w:hint="eastAsia" w:ascii="Times New Roman" w:hAnsi="Times New Roman" w:eastAsia="Times New Roman" w:cs="Times New Roman"/>
            <w:rPrChange w:author="VIRGINIA MARIA MONDEGO FERREIRA" w:date="2025-06-13T21:37:00Z" w:id="850">
              <w:rPr>
                <w:rFonts w:hint="eastAsia"/>
              </w:rPr>
            </w:rPrChange>
          </w:rPr>
          <w:t>ó</w:t>
        </w:r>
        <w:r w:rsidRPr="70C60923" w:rsidR="048860D4">
          <w:rPr>
            <w:rFonts w:ascii="Times New Roman" w:hAnsi="Times New Roman" w:eastAsia="Times New Roman" w:cs="Times New Roman"/>
            <w:rPrChange w:author="VIRGINIA MARIA MONDEGO FERREIRA" w:date="2025-06-13T21:37:00Z" w:id="851">
              <w:rPr/>
            </w:rPrChange>
          </w:rPr>
          <w:t>pria, 2025</w:t>
        </w:r>
      </w:ins>
    </w:p>
    <w:p w:rsidRPr="00584D84" w:rsidR="00584D84" w:rsidRDefault="3069DB18" w14:paraId="34B802E4" w14:textId="7188D4A4">
      <w:pPr>
        <w:ind w:firstLine="708"/>
        <w:jc w:val="both"/>
        <w:rPr>
          <w:ins w:author="VIRGINIA MARIA MONDEGO FERREIRA" w:date="2025-06-13T22:11:00Z" w16du:dateUtc="2025-06-13T22:11:05Z" w:id="852"/>
          <w:rFonts w:ascii="Times New Roman" w:hAnsi="Times New Roman" w:eastAsia="Times New Roman" w:cs="Times New Roman"/>
          <w:rPrChange w:author="VIRGINIA MARIA MONDEGO FERREIRA" w:date="2025-06-13T22:32:00Z" w:id="853">
            <w:rPr>
              <w:ins w:author="VIRGINIA MARIA MONDEGO FERREIRA" w:date="2025-06-13T22:11:00Z" w16du:dateUtc="2025-06-13T22:11:05Z" w:id="854"/>
              <w:rFonts w:ascii="Times New Roman" w:hAnsi="Times New Roman" w:eastAsia="Times New Roman" w:cs="Times New Roman"/>
              <w:b/>
              <w:bCs/>
            </w:rPr>
          </w:rPrChange>
        </w:rPr>
        <w:pPrChange w:author="VIRGINIA MARIA MONDEGO FERREIRA" w:date="2025-06-13T22:10:00Z" w:id="855">
          <w:pPr/>
        </w:pPrChange>
      </w:pPr>
      <w:ins w:author="VIRGINIA MARIA MONDEGO FERREIRA" w:date="2025-06-13T21:49:00Z" w:id="856">
        <w:r w:rsidRPr="70C60923">
          <w:rPr>
            <w:rFonts w:ascii="Times New Roman" w:hAnsi="Times New Roman" w:eastAsia="Times New Roman" w:cs="Times New Roman"/>
            <w:rPrChange w:author="VIRGINIA MARIA MONDEGO FERREIRA" w:date="2025-06-13T22:32:00Z" w:id="857">
              <w:rPr>
                <w:rFonts w:ascii="Times New Roman" w:hAnsi="Times New Roman" w:eastAsia="Times New Roman" w:cs="Times New Roman"/>
                <w:b/>
                <w:bCs/>
              </w:rPr>
            </w:rPrChange>
          </w:rPr>
          <w:t>Neste diagrama, conforme imagem 12, ilustra o ciclo de vida d</w:t>
        </w:r>
      </w:ins>
      <w:ins w:author="VIRGINIA MARIA MONDEGO FERREIRA" w:date="2025-06-13T21:50:00Z" w:id="858">
        <w:r w:rsidRPr="70C60923">
          <w:rPr>
            <w:rFonts w:ascii="Times New Roman" w:hAnsi="Times New Roman" w:eastAsia="Times New Roman" w:cs="Times New Roman"/>
            <w:rPrChange w:author="VIRGINIA MARIA MONDEGO FERREIRA" w:date="2025-06-13T22:32:00Z" w:id="859">
              <w:rPr>
                <w:rFonts w:ascii="Times New Roman" w:hAnsi="Times New Roman" w:eastAsia="Times New Roman" w:cs="Times New Roman"/>
                <w:b/>
                <w:bCs/>
              </w:rPr>
            </w:rPrChange>
          </w:rPr>
          <w:t>o objeto “Usuário” dentro de um sistema, com foco na autenticação e no registro. Seu proce</w:t>
        </w:r>
        <w:r w:rsidRPr="70C60923" w:rsidR="611CA6B8">
          <w:rPr>
            <w:rFonts w:ascii="Times New Roman" w:hAnsi="Times New Roman" w:eastAsia="Times New Roman" w:cs="Times New Roman"/>
            <w:rPrChange w:author="VIRGINIA MARIA MONDEGO FERREIRA" w:date="2025-06-13T22:32:00Z" w:id="860">
              <w:rPr>
                <w:rFonts w:ascii="Times New Roman" w:hAnsi="Times New Roman" w:eastAsia="Times New Roman" w:cs="Times New Roman"/>
                <w:b/>
                <w:bCs/>
              </w:rPr>
            </w:rPrChange>
          </w:rPr>
          <w:t xml:space="preserve">sso começa com “Inserir </w:t>
        </w:r>
      </w:ins>
      <w:ins w:author="VIRGINIA MARIA MONDEGO FERREIRA" w:date="2025-06-13T21:51:00Z" w:id="861">
        <w:r w:rsidRPr="70C60923" w:rsidR="611CA6B8">
          <w:rPr>
            <w:rFonts w:ascii="Times New Roman" w:hAnsi="Times New Roman" w:eastAsia="Times New Roman" w:cs="Times New Roman"/>
            <w:rPrChange w:author="VIRGINIA MARIA MONDEGO FERREIRA" w:date="2025-06-13T22:32:00Z" w:id="862">
              <w:rPr>
                <w:rFonts w:ascii="Times New Roman" w:hAnsi="Times New Roman" w:eastAsia="Times New Roman" w:cs="Times New Roman"/>
                <w:b/>
                <w:bCs/>
              </w:rPr>
            </w:rPrChange>
          </w:rPr>
          <w:t xml:space="preserve">credenciais” seguido de um ponto de decisão: se são válidas ou não. </w:t>
        </w:r>
        <w:r w:rsidRPr="70C60923" w:rsidR="07BE7B72">
          <w:rPr>
            <w:rFonts w:ascii="Times New Roman" w:hAnsi="Times New Roman" w:eastAsia="Times New Roman" w:cs="Times New Roman"/>
            <w:rPrChange w:author="VIRGINIA MARIA MONDEGO FERREIRA" w:date="2025-06-13T22:32:00Z" w:id="863">
              <w:rPr>
                <w:rFonts w:ascii="Times New Roman" w:hAnsi="Times New Roman" w:eastAsia="Times New Roman" w:cs="Times New Roman"/>
                <w:b/>
                <w:bCs/>
              </w:rPr>
            </w:rPrChange>
          </w:rPr>
          <w:t xml:space="preserve"> Se for vál</w:t>
        </w:r>
      </w:ins>
      <w:ins w:author="VIRGINIA MARIA MONDEGO FERREIRA" w:date="2025-06-13T21:52:00Z" w:id="864">
        <w:r w:rsidRPr="70C60923" w:rsidR="07BE7B72">
          <w:rPr>
            <w:rFonts w:ascii="Times New Roman" w:hAnsi="Times New Roman" w:eastAsia="Times New Roman" w:cs="Times New Roman"/>
            <w:rPrChange w:author="VIRGINIA MARIA MONDEGO FERREIRA" w:date="2025-06-13T22:32:00Z" w:id="865">
              <w:rPr>
                <w:rFonts w:ascii="Times New Roman" w:hAnsi="Times New Roman" w:eastAsia="Times New Roman" w:cs="Times New Roman"/>
                <w:b/>
                <w:bCs/>
              </w:rPr>
            </w:rPrChange>
          </w:rPr>
          <w:t xml:space="preserve">ida, o objeto “Usuário” entra no estado de </w:t>
        </w:r>
      </w:ins>
      <w:ins w:author="VIRGINIA MARIA MONDEGO FERREIRA" w:date="2025-06-13T21:53:00Z" w:id="866">
        <w:r w:rsidRPr="70C60923" w:rsidR="395C8590">
          <w:rPr>
            <w:rFonts w:ascii="Times New Roman" w:hAnsi="Times New Roman" w:eastAsia="Times New Roman" w:cs="Times New Roman"/>
            <w:rPrChange w:author="VIRGINIA MARIA MONDEGO FERREIRA" w:date="2025-06-13T22:32:00Z" w:id="867">
              <w:rPr>
                <w:rFonts w:ascii="Times New Roman" w:hAnsi="Times New Roman" w:eastAsia="Times New Roman" w:cs="Times New Roman"/>
                <w:b/>
                <w:bCs/>
              </w:rPr>
            </w:rPrChange>
          </w:rPr>
          <w:t>“C</w:t>
        </w:r>
      </w:ins>
      <w:ins w:author="VIRGINIA MARIA MONDEGO FERREIRA" w:date="2025-06-13T21:52:00Z" w:id="868">
        <w:r w:rsidRPr="70C60923" w:rsidR="07BE7B72">
          <w:rPr>
            <w:rFonts w:ascii="Times New Roman" w:hAnsi="Times New Roman" w:eastAsia="Times New Roman" w:cs="Times New Roman"/>
            <w:rPrChange w:author="VIRGINIA MARIA MONDEGO FERREIRA" w:date="2025-06-13T22:32:00Z" w:id="869">
              <w:rPr>
                <w:rFonts w:ascii="Times New Roman" w:hAnsi="Times New Roman" w:eastAsia="Times New Roman" w:cs="Times New Roman"/>
                <w:b/>
                <w:bCs/>
              </w:rPr>
            </w:rPrChange>
          </w:rPr>
          <w:t>adastrado</w:t>
        </w:r>
      </w:ins>
      <w:ins w:author="VIRGINIA MARIA MONDEGO FERREIRA" w:date="2025-06-13T21:53:00Z" w:id="870">
        <w:r w:rsidRPr="70C60923" w:rsidR="0B8EBD59">
          <w:rPr>
            <w:rFonts w:ascii="Times New Roman" w:hAnsi="Times New Roman" w:eastAsia="Times New Roman" w:cs="Times New Roman"/>
            <w:rPrChange w:author="VIRGINIA MARIA MONDEGO FERREIRA" w:date="2025-06-13T22:32:00Z" w:id="871">
              <w:rPr>
                <w:rFonts w:ascii="Times New Roman" w:hAnsi="Times New Roman" w:eastAsia="Times New Roman" w:cs="Times New Roman"/>
                <w:b/>
                <w:bCs/>
              </w:rPr>
            </w:rPrChange>
          </w:rPr>
          <w:t xml:space="preserve">” e depois </w:t>
        </w:r>
      </w:ins>
      <w:ins w:author="VIRGINIA MARIA MONDEGO FERREIRA" w:date="2025-06-13T21:55:00Z" w:id="872">
        <w:r w:rsidRPr="70C60923" w:rsidR="32F03052">
          <w:rPr>
            <w:rFonts w:ascii="Times New Roman" w:hAnsi="Times New Roman" w:eastAsia="Times New Roman" w:cs="Times New Roman"/>
            <w:rPrChange w:author="VIRGINIA MARIA MONDEGO FERREIRA" w:date="2025-06-13T22:32:00Z" w:id="873">
              <w:rPr>
                <w:rFonts w:ascii="Times New Roman" w:hAnsi="Times New Roman" w:eastAsia="Times New Roman" w:cs="Times New Roman"/>
                <w:b/>
                <w:bCs/>
              </w:rPr>
            </w:rPrChange>
          </w:rPr>
          <w:t xml:space="preserve">passa para o estado “Deslogado” para realizar o login. </w:t>
        </w:r>
      </w:ins>
      <w:ins w:author="VIRGINIA MARIA MONDEGO FERREIRA" w:date="2025-06-13T21:56:00Z" w:id="874">
        <w:r w:rsidRPr="70C60923" w:rsidR="32F03052">
          <w:rPr>
            <w:rFonts w:ascii="Times New Roman" w:hAnsi="Times New Roman" w:eastAsia="Times New Roman" w:cs="Times New Roman"/>
            <w:rPrChange w:author="VIRGINIA MARIA MONDEGO FERREIRA" w:date="2025-06-13T22:32:00Z" w:id="875">
              <w:rPr>
                <w:rFonts w:ascii="Times New Roman" w:hAnsi="Times New Roman" w:eastAsia="Times New Roman" w:cs="Times New Roman"/>
                <w:b/>
                <w:bCs/>
              </w:rPr>
            </w:rPrChange>
          </w:rPr>
          <w:t xml:space="preserve"> Caso o login seja </w:t>
        </w:r>
        <w:r w:rsidRPr="70C60923" w:rsidR="6D6758F8">
          <w:rPr>
            <w:rFonts w:ascii="Times New Roman" w:hAnsi="Times New Roman" w:eastAsia="Times New Roman" w:cs="Times New Roman"/>
            <w:rPrChange w:author="VIRGINIA MARIA MONDEGO FERREIRA" w:date="2025-06-13T22:32:00Z" w:id="876">
              <w:rPr>
                <w:rFonts w:ascii="Times New Roman" w:hAnsi="Times New Roman" w:eastAsia="Times New Roman" w:cs="Times New Roman"/>
                <w:b/>
                <w:bCs/>
              </w:rPr>
            </w:rPrChange>
          </w:rPr>
          <w:t>bem-sucedido</w:t>
        </w:r>
        <w:r w:rsidRPr="70C60923" w:rsidR="32F03052">
          <w:rPr>
            <w:rFonts w:ascii="Times New Roman" w:hAnsi="Times New Roman" w:eastAsia="Times New Roman" w:cs="Times New Roman"/>
            <w:rPrChange w:author="VIRGINIA MARIA MONDEGO FERREIRA" w:date="2025-06-13T22:32:00Z" w:id="877">
              <w:rPr>
                <w:rFonts w:ascii="Times New Roman" w:hAnsi="Times New Roman" w:eastAsia="Times New Roman" w:cs="Times New Roman"/>
                <w:b/>
                <w:bCs/>
              </w:rPr>
            </w:rPrChange>
          </w:rPr>
          <w:t xml:space="preserve">, o </w:t>
        </w:r>
        <w:r w:rsidRPr="70C60923" w:rsidR="38952C39">
          <w:rPr>
            <w:rFonts w:ascii="Times New Roman" w:hAnsi="Times New Roman" w:eastAsia="Times New Roman" w:cs="Times New Roman"/>
            <w:rPrChange w:author="VIRGINIA MARIA MONDEGO FERREIRA" w:date="2025-06-13T22:32:00Z" w:id="878">
              <w:rPr>
                <w:rFonts w:ascii="Times New Roman" w:hAnsi="Times New Roman" w:eastAsia="Times New Roman" w:cs="Times New Roman"/>
                <w:b/>
                <w:bCs/>
              </w:rPr>
            </w:rPrChange>
          </w:rPr>
          <w:t xml:space="preserve">usuário </w:t>
        </w:r>
        <w:r w:rsidRPr="70C60923" w:rsidR="45075634">
          <w:rPr>
            <w:rFonts w:ascii="Times New Roman" w:hAnsi="Times New Roman" w:eastAsia="Times New Roman" w:cs="Times New Roman"/>
            <w:rPrChange w:author="VIRGINIA MARIA MONDEGO FERREIRA" w:date="2025-06-13T22:32:00Z" w:id="879">
              <w:rPr>
                <w:rFonts w:ascii="Times New Roman" w:hAnsi="Times New Roman" w:eastAsia="Times New Roman" w:cs="Times New Roman"/>
                <w:b/>
                <w:bCs/>
              </w:rPr>
            </w:rPrChange>
          </w:rPr>
          <w:t>vai para o estado “</w:t>
        </w:r>
      </w:ins>
      <w:ins w:author="VIRGINIA MARIA MONDEGO FERREIRA" w:date="2025-06-13T21:57:00Z" w:id="880">
        <w:r w:rsidRPr="70C60923" w:rsidR="45075634">
          <w:rPr>
            <w:rFonts w:ascii="Times New Roman" w:hAnsi="Times New Roman" w:eastAsia="Times New Roman" w:cs="Times New Roman"/>
            <w:rPrChange w:author="VIRGINIA MARIA MONDEGO FERREIRA" w:date="2025-06-13T22:32:00Z" w:id="881">
              <w:rPr>
                <w:rFonts w:ascii="Times New Roman" w:hAnsi="Times New Roman" w:eastAsia="Times New Roman" w:cs="Times New Roman"/>
                <w:b/>
                <w:bCs/>
              </w:rPr>
            </w:rPrChange>
          </w:rPr>
          <w:t>Logado” e seu estado finaliza</w:t>
        </w:r>
      </w:ins>
      <w:ins w:author="VIRGINIA MARIA MONDEGO FERREIRA" w:date="2025-06-13T22:09:00Z" w:id="882">
        <w:r w:rsidRPr="70C60923" w:rsidR="4E37C813">
          <w:rPr>
            <w:rFonts w:ascii="Times New Roman" w:hAnsi="Times New Roman" w:eastAsia="Times New Roman" w:cs="Times New Roman"/>
            <w:rPrChange w:author="VIRGINIA MARIA MONDEGO FERREIRA" w:date="2025-06-13T22:32:00Z" w:id="883">
              <w:rPr>
                <w:rFonts w:ascii="Times New Roman" w:hAnsi="Times New Roman" w:eastAsia="Times New Roman" w:cs="Times New Roman"/>
                <w:b/>
                <w:bCs/>
              </w:rPr>
            </w:rPrChange>
          </w:rPr>
          <w:t xml:space="preserve"> </w:t>
        </w:r>
      </w:ins>
      <w:ins w:author="VIRGINIA MARIA MONDEGO FERREIRA" w:date="2025-06-13T21:57:00Z" w:id="884">
        <w:r w:rsidRPr="70C60923" w:rsidR="45075634">
          <w:rPr>
            <w:rFonts w:ascii="Times New Roman" w:hAnsi="Times New Roman" w:eastAsia="Times New Roman" w:cs="Times New Roman"/>
            <w:rPrChange w:author="VIRGINIA MARIA MONDEGO FERREIRA" w:date="2025-06-13T22:32:00Z" w:id="885">
              <w:rPr>
                <w:rFonts w:ascii="Times New Roman" w:hAnsi="Times New Roman" w:eastAsia="Times New Roman" w:cs="Times New Roman"/>
                <w:b/>
                <w:bCs/>
              </w:rPr>
            </w:rPrChange>
          </w:rPr>
          <w:t>ou volta para “Deslogado” se n</w:t>
        </w:r>
      </w:ins>
      <w:ins w:author="VIRGINIA MARIA MONDEGO FERREIRA" w:date="2025-06-13T22:03:00Z" w:id="886">
        <w:r w:rsidRPr="70C60923" w:rsidR="493644E0">
          <w:rPr>
            <w:rFonts w:ascii="Times New Roman" w:hAnsi="Times New Roman" w:eastAsia="Times New Roman" w:cs="Times New Roman"/>
            <w:rPrChange w:author="VIRGINIA MARIA MONDEGO FERREIRA" w:date="2025-06-13T22:32:00Z" w:id="887">
              <w:rPr>
                <w:rFonts w:ascii="Times New Roman" w:hAnsi="Times New Roman" w:eastAsia="Times New Roman" w:cs="Times New Roman"/>
                <w:b/>
                <w:bCs/>
              </w:rPr>
            </w:rPrChange>
          </w:rPr>
          <w:t xml:space="preserve">ão for. Seu estado finaliza em “Deslogado” se o usuário não optar por fazer login novamente. </w:t>
        </w:r>
      </w:ins>
      <w:ins w:author="VIRGINIA MARIA MONDEGO FERREIRA" w:date="2025-06-13T22:05:00Z" w:id="888">
        <w:r w:rsidRPr="70C60923" w:rsidR="04A5C301">
          <w:rPr>
            <w:rFonts w:ascii="Times New Roman" w:hAnsi="Times New Roman" w:eastAsia="Times New Roman" w:cs="Times New Roman"/>
            <w:rPrChange w:author="VIRGINIA MARIA MONDEGO FERREIRA" w:date="2025-06-13T22:32:00Z" w:id="889">
              <w:rPr>
                <w:rFonts w:ascii="Times New Roman" w:hAnsi="Times New Roman" w:eastAsia="Times New Roman" w:cs="Times New Roman"/>
                <w:b/>
                <w:bCs/>
              </w:rPr>
            </w:rPrChange>
          </w:rPr>
          <w:t xml:space="preserve">Se as credenciais iniciais </w:t>
        </w:r>
      </w:ins>
      <w:ins w:author="VIRGINIA MARIA MONDEGO FERREIRA" w:date="2025-06-13T22:06:00Z" w:id="890">
        <w:r w:rsidRPr="70C60923" w:rsidR="04A5C301">
          <w:rPr>
            <w:rFonts w:ascii="Times New Roman" w:hAnsi="Times New Roman" w:eastAsia="Times New Roman" w:cs="Times New Roman"/>
            <w:rPrChange w:author="VIRGINIA MARIA MONDEGO FERREIRA" w:date="2025-06-13T22:32:00Z" w:id="891">
              <w:rPr>
                <w:rFonts w:ascii="Times New Roman" w:hAnsi="Times New Roman" w:eastAsia="Times New Roman" w:cs="Times New Roman"/>
                <w:b/>
                <w:bCs/>
              </w:rPr>
            </w:rPrChange>
          </w:rPr>
          <w:t>forem</w:t>
        </w:r>
      </w:ins>
      <w:ins w:author="VIRGINIA MARIA MONDEGO FERREIRA" w:date="2025-06-13T22:07:00Z" w:id="892">
        <w:r w:rsidRPr="70C60923" w:rsidR="258F2A58">
          <w:rPr>
            <w:rFonts w:ascii="Times New Roman" w:hAnsi="Times New Roman" w:eastAsia="Times New Roman" w:cs="Times New Roman"/>
            <w:rPrChange w:author="VIRGINIA MARIA MONDEGO FERREIRA" w:date="2025-06-13T22:32:00Z" w:id="893">
              <w:rPr>
                <w:rFonts w:ascii="Times New Roman" w:hAnsi="Times New Roman" w:eastAsia="Times New Roman" w:cs="Times New Roman"/>
                <w:b/>
                <w:bCs/>
              </w:rPr>
            </w:rPrChange>
          </w:rPr>
          <w:t xml:space="preserve"> inválidas, seu estado transita para “Não cadastrado”. Desse último estado, uma ação </w:t>
        </w:r>
      </w:ins>
      <w:ins w:author="VIRGINIA MARIA MONDEGO FERREIRA" w:date="2025-06-13T22:08:00Z" w:id="894">
        <w:r w:rsidRPr="70C60923" w:rsidR="258F2A58">
          <w:rPr>
            <w:rFonts w:ascii="Times New Roman" w:hAnsi="Times New Roman" w:eastAsia="Times New Roman" w:cs="Times New Roman"/>
            <w:rPrChange w:author="VIRGINIA MARIA MONDEGO FERREIRA" w:date="2025-06-13T22:32:00Z" w:id="895">
              <w:rPr>
                <w:rFonts w:ascii="Times New Roman" w:hAnsi="Times New Roman" w:eastAsia="Times New Roman" w:cs="Times New Roman"/>
                <w:b/>
                <w:bCs/>
              </w:rPr>
            </w:rPrChange>
          </w:rPr>
          <w:t>“</w:t>
        </w:r>
        <w:r w:rsidRPr="70C60923" w:rsidR="15B0F8BA">
          <w:rPr>
            <w:rFonts w:ascii="Times New Roman" w:hAnsi="Times New Roman" w:eastAsia="Times New Roman" w:cs="Times New Roman"/>
            <w:rPrChange w:author="VIRGINIA MARIA MONDEGO FERREIRA" w:date="2025-06-13T22:32:00Z" w:id="896">
              <w:rPr>
                <w:rFonts w:ascii="Times New Roman" w:hAnsi="Times New Roman" w:eastAsia="Times New Roman" w:cs="Times New Roman"/>
                <w:b/>
                <w:bCs/>
              </w:rPr>
            </w:rPrChange>
          </w:rPr>
          <w:t>Fazer cadastro” pode levar ao estado “Cadastrado” após ter sucesso, ou permanecer em “Não Cadastrado”</w:t>
        </w:r>
      </w:ins>
      <w:ins w:author="VIRGINIA MARIA MONDEGO FERREIRA" w:date="2025-06-13T22:09:00Z" w:id="897">
        <w:r w:rsidRPr="70C60923" w:rsidR="15B0F8BA">
          <w:rPr>
            <w:rFonts w:ascii="Times New Roman" w:hAnsi="Times New Roman" w:eastAsia="Times New Roman" w:cs="Times New Roman"/>
            <w:rPrChange w:author="VIRGINIA MARIA MONDEGO FERREIRA" w:date="2025-06-13T22:32:00Z" w:id="898">
              <w:rPr>
                <w:rFonts w:ascii="Times New Roman" w:hAnsi="Times New Roman" w:eastAsia="Times New Roman" w:cs="Times New Roman"/>
                <w:b/>
                <w:bCs/>
              </w:rPr>
            </w:rPrChange>
          </w:rPr>
          <w:t xml:space="preserve"> se falhar</w:t>
        </w:r>
        <w:r w:rsidRPr="70C60923" w:rsidR="20109455">
          <w:rPr>
            <w:rFonts w:ascii="Times New Roman" w:hAnsi="Times New Roman" w:eastAsia="Times New Roman" w:cs="Times New Roman"/>
            <w:rPrChange w:author="VIRGINIA MARIA MONDEGO FERREIRA" w:date="2025-06-13T22:32:00Z" w:id="899">
              <w:rPr>
                <w:rFonts w:ascii="Times New Roman" w:hAnsi="Times New Roman" w:eastAsia="Times New Roman" w:cs="Times New Roman"/>
                <w:b/>
                <w:bCs/>
              </w:rPr>
            </w:rPrChange>
          </w:rPr>
          <w:t xml:space="preserve">. </w:t>
        </w:r>
      </w:ins>
    </w:p>
    <w:p w:rsidRPr="00584D84" w:rsidR="00584D84" w:rsidRDefault="74DF1D99" w14:paraId="72065626" w14:textId="7BB79978">
      <w:pPr>
        <w:jc w:val="center"/>
        <w:rPr>
          <w:ins w:author="VIRGINIA MARIA MONDEGO FERREIRA" w:date="2025-06-13T22:11:00Z" w16du:dateUtc="2025-06-13T22:11:46Z" w:id="900"/>
          <w:rFonts w:ascii="Times New Roman" w:hAnsi="Times New Roman" w:eastAsia="Times New Roman" w:cs="Times New Roman"/>
          <w:rPrChange w:author="VIRGINIA MARIA MONDEGO FERREIRA" w:date="2025-06-13T22:32:00Z" w:id="901">
            <w:rPr>
              <w:ins w:author="VIRGINIA MARIA MONDEGO FERREIRA" w:date="2025-06-13T22:11:00Z" w16du:dateUtc="2025-06-13T22:11:46Z" w:id="902"/>
              <w:rFonts w:ascii="Times New Roman" w:hAnsi="Times New Roman" w:eastAsia="Times New Roman" w:cs="Times New Roman"/>
              <w:b/>
              <w:bCs/>
            </w:rPr>
          </w:rPrChange>
        </w:rPr>
        <w:pPrChange w:author="VIRGINIA MARIA MONDEGO FERREIRA" w:date="2025-06-13T22:11:00Z" w:id="903">
          <w:pPr>
            <w:jc w:val="both"/>
          </w:pPr>
        </w:pPrChange>
      </w:pPr>
      <w:ins w:author="VIRGINIA MARIA MONDEGO FERREIRA" w:date="2025-06-13T22:11:00Z" w:id="904">
        <w:r w:rsidRPr="0DB4FDCD">
          <w:rPr>
            <w:rFonts w:ascii="Times New Roman" w:hAnsi="Times New Roman" w:eastAsia="Times New Roman" w:cs="Times New Roman"/>
            <w:rPrChange w:author="VIRGINIA MARIA MONDEGO FERREIRA" w:date="2025-06-13T22:32:00Z" w:id="905">
              <w:rPr>
                <w:rFonts w:ascii="Times New Roman" w:hAnsi="Times New Roman" w:eastAsia="Times New Roman" w:cs="Times New Roman"/>
                <w:b/>
                <w:bCs/>
              </w:rPr>
            </w:rPrChange>
          </w:rPr>
          <w:t>Imagem 13: Diagrama de Estado</w:t>
        </w:r>
      </w:ins>
      <w:ins w:author="VIRGINIA MARIA MONDEGO FERREIRA" w:date="2025-06-13T22:39:00Z" w:id="906">
        <w:r w:rsidRPr="0DB4FDCD" w:rsidR="6600D959">
          <w:rPr>
            <w:rFonts w:ascii="Times New Roman" w:hAnsi="Times New Roman" w:eastAsia="Times New Roman" w:cs="Times New Roman"/>
          </w:rPr>
          <w:t>s</w:t>
        </w:r>
      </w:ins>
      <w:ins w:author="VIRGINIA MARIA MONDEGO FERREIRA" w:date="2025-06-13T22:11:00Z" w:id="907">
        <w:r w:rsidRPr="0DB4FDCD">
          <w:rPr>
            <w:rFonts w:ascii="Times New Roman" w:hAnsi="Times New Roman" w:eastAsia="Times New Roman" w:cs="Times New Roman"/>
            <w:rPrChange w:author="VIRGINIA MARIA MONDEGO FERREIRA" w:date="2025-06-13T22:32:00Z" w:id="908">
              <w:rPr>
                <w:rFonts w:ascii="Times New Roman" w:hAnsi="Times New Roman" w:eastAsia="Times New Roman" w:cs="Times New Roman"/>
                <w:b/>
                <w:bCs/>
              </w:rPr>
            </w:rPrChange>
          </w:rPr>
          <w:t xml:space="preserve"> de Compra</w:t>
        </w:r>
      </w:ins>
    </w:p>
    <w:p w:rsidR="00584D84" w:rsidRDefault="74DF1D99" w14:paraId="32D1A860" w14:textId="023A1DE2">
      <w:pPr>
        <w:jc w:val="center"/>
        <w:rPr>
          <w:ins w:author="VIRGINIA MARIA MONDEGO FERREIRA" w:date="2025-06-13T21:36:00Z" w16du:dateUtc="2025-06-13T21:36:48Z" w:id="909"/>
          <w:rFonts w:ascii="Times New Roman" w:hAnsi="Times New Roman" w:eastAsia="Times New Roman" w:cs="Times New Roman"/>
          <w:b/>
          <w:bCs/>
        </w:rPr>
        <w:pPrChange w:author="VIRGINIA MARIA MONDEGO FERREIRA" w:date="2025-06-13T22:12:00Z" w:id="910">
          <w:pPr/>
        </w:pPrChange>
      </w:pPr>
      <w:ins w:author="VIRGINIA MARIA MONDEGO FERREIRA" w:date="2025-06-13T22:12:00Z" w:id="911">
        <w:r>
          <w:rPr>
            <w:noProof/>
          </w:rPr>
          <w:drawing>
            <wp:inline distT="0" distB="0" distL="0" distR="0" wp14:anchorId="465145FC" wp14:editId="4D322706">
              <wp:extent cx="5064636" cy="3545803"/>
              <wp:effectExtent l="0" t="0" r="0" b="0"/>
              <wp:docPr id="126662994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29942" name=""/>
                      <pic:cNvPicPr/>
                    </pic:nvPicPr>
                    <pic:blipFill>
                      <a:blip r:embed="rId15">
                        <a:extLst>
                          <a:ext uri="{28A0092B-C50C-407E-A947-70E740481C1C}">
                            <a14:useLocalDpi xmlns:a14="http://schemas.microsoft.com/office/drawing/2010/main"/>
                          </a:ext>
                        </a:extLst>
                      </a:blip>
                      <a:stretch>
                        <a:fillRect/>
                      </a:stretch>
                    </pic:blipFill>
                    <pic:spPr>
                      <a:xfrm>
                        <a:off x="0" y="0"/>
                        <a:ext cx="5064636" cy="3545803"/>
                      </a:xfrm>
                      <a:prstGeom prst="rect">
                        <a:avLst/>
                      </a:prstGeom>
                    </pic:spPr>
                  </pic:pic>
                </a:graphicData>
              </a:graphic>
            </wp:inline>
          </w:drawing>
        </w:r>
      </w:ins>
    </w:p>
    <w:p w:rsidR="74DF1D99" w:rsidRDefault="74DF1D99" w14:paraId="50BEE347" w14:textId="088B930B">
      <w:pPr>
        <w:jc w:val="center"/>
        <w:rPr>
          <w:ins w:author="VIRGINIA MARIA MONDEGO FERREIRA" w:date="2025-06-13T22:38:00Z" w16du:dateUtc="2025-06-13T22:38:24Z" w:id="912"/>
          <w:rFonts w:ascii="Times New Roman" w:hAnsi="Times New Roman" w:eastAsia="Times New Roman" w:cs="Times New Roman"/>
        </w:rPr>
        <w:pPrChange w:author="VIRGINIA MARIA MONDEGO FERREIRA" w:date="2025-06-13T22:12:00Z" w:id="913">
          <w:pPr/>
        </w:pPrChange>
      </w:pPr>
      <w:ins w:author="VIRGINIA MARIA MONDEGO FERREIRA" w:date="2025-06-13T22:12:00Z" w:id="914">
        <w:r w:rsidRPr="0DB4FDCD">
          <w:rPr>
            <w:rFonts w:ascii="Times New Roman" w:hAnsi="Times New Roman" w:eastAsia="Times New Roman" w:cs="Times New Roman"/>
            <w:rPrChange w:author="VIRGINIA MARIA MONDEGO FERREIRA" w:date="2025-06-13T22:33:00Z" w:id="915">
              <w:rPr>
                <w:rFonts w:ascii="Times New Roman" w:hAnsi="Times New Roman" w:eastAsia="Times New Roman" w:cs="Times New Roman"/>
                <w:b/>
                <w:bCs/>
              </w:rPr>
            </w:rPrChange>
          </w:rPr>
          <w:t>Fonte: Autoria própria</w:t>
        </w:r>
      </w:ins>
      <w:ins w:author="VIRGINIA MARIA MONDEGO FERREIRA" w:date="2025-06-13T22:13:00Z" w:id="916">
        <w:r w:rsidRPr="0DB4FDCD">
          <w:rPr>
            <w:rFonts w:ascii="Times New Roman" w:hAnsi="Times New Roman" w:eastAsia="Times New Roman" w:cs="Times New Roman"/>
            <w:rPrChange w:author="VIRGINIA MARIA MONDEGO FERREIRA" w:date="2025-06-13T22:33:00Z" w:id="917">
              <w:rPr>
                <w:rFonts w:ascii="Times New Roman" w:hAnsi="Times New Roman" w:eastAsia="Times New Roman" w:cs="Times New Roman"/>
                <w:b/>
                <w:bCs/>
              </w:rPr>
            </w:rPrChange>
          </w:rPr>
          <w:t>, 2025</w:t>
        </w:r>
      </w:ins>
    </w:p>
    <w:p w:rsidR="5AB3435E" w:rsidP="0F56D97C" w:rsidRDefault="5AB3435E" w14:paraId="3E7DF70C" w14:textId="4FAAC67D">
      <w:pPr>
        <w:jc w:val="both"/>
        <w:rPr>
          <w:ins w:author="VIRGINIA MARIA MONDEGO FERREIRA" w:date="2025-06-13T22:13:00Z" w16du:dateUtc="2025-06-13T22:13:16Z" w:id="1488991565"/>
          <w:del w:author="RAYLAN BRUNO SANTANA CARVALHO" w:date="2025-06-14T01:45:32.651Z" w16du:dateUtc="2025-06-14T01:45:32.651Z" w:id="1584994644"/>
          <w:rFonts w:ascii="Times New Roman" w:hAnsi="Times New Roman" w:eastAsia="Times New Roman" w:cs="Times New Roman"/>
          <w:rPrChange w:author="VIRGINIA MARIA MONDEGO FERREIRA" w:date="2025-06-13T22:33:00Z" w:id="1646383451">
            <w:rPr>
              <w:ins w:author="VIRGINIA MARIA MONDEGO FERREIRA" w:date="2025-06-13T22:13:00Z" w16du:dateUtc="2025-06-13T22:13:16Z" w:id="766562147"/>
              <w:del w:author="RAYLAN BRUNO SANTANA CARVALHO" w:date="2025-06-14T01:45:32.651Z" w16du:dateUtc="2025-06-14T01:45:32.651Z" w:id="983790008"/>
              <w:rFonts w:ascii="Times New Roman" w:hAnsi="Times New Roman" w:eastAsia="Times New Roman" w:cs="Times New Roman"/>
              <w:b w:val="1"/>
              <w:bCs w:val="1"/>
            </w:rPr>
          </w:rPrChange>
        </w:rPr>
        <w:pPrChange w:author="VIRGINIA MARIA MONDEGO FERREIRA" w:date="2025-06-13T22:38:00Z" w:id="921">
          <w:pPr>
            <w:jc w:val="center"/>
          </w:pPr>
        </w:pPrChange>
      </w:pPr>
      <w:ins w:author="VIRGINIA MARIA MONDEGO FERREIRA" w:date="2025-06-13T22:38:00Z" w:id="922">
        <w:r>
          <w:tab/>
        </w:r>
      </w:ins>
      <w:ins w:author="VIRGINIA MARIA MONDEGO FERREIRA" w:date="2025-06-13T22:39:00Z" w:id="1678076537">
        <w:r w:rsidRPr="0F56D97C" w:rsidR="642C48AA">
          <w:rPr>
            <w:rFonts w:ascii="Times New Roman" w:hAnsi="Times New Roman" w:eastAsia="Times New Roman" w:cs="Times New Roman"/>
          </w:rPr>
          <w:t>Na imagem 13, modela-se o processo do objeto “Compra”</w:t>
        </w:r>
      </w:ins>
      <w:ins w:author="VIRGINIA MARIA MONDEGO FERREIRA" w:date="2025-06-13T22:40:00Z" w:id="760169497">
        <w:r w:rsidRPr="0F56D97C" w:rsidR="642C48AA">
          <w:rPr>
            <w:rFonts w:ascii="Times New Roman" w:hAnsi="Times New Roman" w:eastAsia="Times New Roman" w:cs="Times New Roman"/>
          </w:rPr>
          <w:t>, tra</w:t>
        </w:r>
        <w:r w:rsidRPr="0F56D97C" w:rsidR="02C2D7F8">
          <w:rPr>
            <w:rFonts w:ascii="Times New Roman" w:hAnsi="Times New Roman" w:eastAsia="Times New Roman" w:cs="Times New Roman"/>
          </w:rPr>
          <w:t xml:space="preserve">nsitando do </w:t>
        </w:r>
        <w:r w:rsidRPr="0F56D97C" w:rsidR="02C2D7F8">
          <w:rPr>
            <w:rFonts w:ascii="Times New Roman" w:hAnsi="Times New Roman" w:eastAsia="Times New Roman" w:cs="Times New Roman"/>
          </w:rPr>
          <w:t>pseudo-estado</w:t>
        </w:r>
        <w:r w:rsidRPr="0F56D97C" w:rsidR="02C2D7F8">
          <w:rPr>
            <w:rFonts w:ascii="Times New Roman" w:hAnsi="Times New Roman" w:eastAsia="Times New Roman" w:cs="Times New Roman"/>
          </w:rPr>
          <w:t xml:space="preserve"> inicial </w:t>
        </w:r>
      </w:ins>
      <w:ins w:author="VIRGINIA MARIA MONDEGO FERREIRA" w:date="2025-06-13T22:41:00Z" w:id="545496218">
        <w:r w:rsidRPr="0F56D97C" w:rsidR="02C2D7F8">
          <w:rPr>
            <w:rFonts w:ascii="Times New Roman" w:hAnsi="Times New Roman" w:eastAsia="Times New Roman" w:cs="Times New Roman"/>
          </w:rPr>
          <w:t xml:space="preserve">para “Pendente” com a ação de “Compra Iniciada”. </w:t>
        </w:r>
        <w:r w:rsidRPr="0F56D97C" w:rsidR="6D5F3F1E">
          <w:rPr>
            <w:rFonts w:ascii="Times New Roman" w:hAnsi="Times New Roman" w:eastAsia="Times New Roman" w:cs="Times New Roman"/>
          </w:rPr>
          <w:t xml:space="preserve"> </w:t>
        </w:r>
        <w:r w:rsidRPr="0F56D97C" w:rsidR="02C2D7F8">
          <w:rPr>
            <w:rFonts w:ascii="Times New Roman" w:hAnsi="Times New Roman" w:eastAsia="Times New Roman" w:cs="Times New Roman"/>
          </w:rPr>
          <w:t>Do estado “Pen</w:t>
        </w:r>
        <w:r w:rsidRPr="0F56D97C" w:rsidR="130CCCD7">
          <w:rPr>
            <w:rFonts w:ascii="Times New Roman" w:hAnsi="Times New Roman" w:eastAsia="Times New Roman" w:cs="Times New Roman"/>
          </w:rPr>
          <w:t>dente”</w:t>
        </w:r>
      </w:ins>
      <w:ins w:author="VIRGINIA MARIA MONDEGO FERREIRA" w:date="2025-06-13T22:43:00Z" w:id="1957976973">
        <w:r w:rsidRPr="0F56D97C" w:rsidR="0150E57A">
          <w:rPr>
            <w:rFonts w:ascii="Times New Roman" w:hAnsi="Times New Roman" w:eastAsia="Times New Roman" w:cs="Times New Roman"/>
          </w:rPr>
          <w:t xml:space="preserve">, o usuário </w:t>
        </w:r>
      </w:ins>
      <w:ins w:author="VIRGINIA MARIA MONDEGO FERREIRA" w:date="2025-06-13T22:44:00Z" w:id="1050082540">
        <w:r w:rsidRPr="0F56D97C" w:rsidR="0150E57A">
          <w:rPr>
            <w:rFonts w:ascii="Times New Roman" w:hAnsi="Times New Roman" w:eastAsia="Times New Roman" w:cs="Times New Roman"/>
          </w:rPr>
          <w:t>pode optar por “Cancelar pedido”, movendo a compra para um estado final “C</w:t>
        </w:r>
        <w:r w:rsidRPr="0F56D97C" w:rsidR="3CF31988">
          <w:rPr>
            <w:rFonts w:ascii="Times New Roman" w:hAnsi="Times New Roman" w:eastAsia="Times New Roman" w:cs="Times New Roman"/>
          </w:rPr>
          <w:t>ancelado”. Alternativamente, o usuário</w:t>
        </w:r>
      </w:ins>
      <w:ins w:author="VIRGINIA MARIA MONDEGO FERREIRA" w:date="2025-06-13T22:45:00Z" w:id="241700415">
        <w:r w:rsidRPr="0F56D97C" w:rsidR="3CF31988">
          <w:rPr>
            <w:rFonts w:ascii="Times New Roman" w:hAnsi="Times New Roman" w:eastAsia="Times New Roman" w:cs="Times New Roman"/>
          </w:rPr>
          <w:t xml:space="preserve"> pode “Efetuar pagamento”, o que mantém a compra em um estado “Pendente” enquanto o</w:t>
        </w:r>
        <w:r w:rsidRPr="0F56D97C" w:rsidR="7C9EBA24">
          <w:rPr>
            <w:rFonts w:ascii="Times New Roman" w:hAnsi="Times New Roman" w:eastAsia="Times New Roman" w:cs="Times New Roman"/>
          </w:rPr>
          <w:t xml:space="preserve"> pagamento está sendo processado. A ação </w:t>
        </w:r>
      </w:ins>
      <w:ins w:author="VIRGINIA MARIA MONDEGO FERREIRA" w:date="2025-06-13T22:46:00Z" w:id="1034159122">
        <w:r w:rsidRPr="0F56D97C" w:rsidR="46C91FE9">
          <w:rPr>
            <w:rFonts w:ascii="Times New Roman" w:hAnsi="Times New Roman" w:eastAsia="Times New Roman" w:cs="Times New Roman"/>
          </w:rPr>
          <w:t>“Pro</w:t>
        </w:r>
      </w:ins>
      <w:ins w:author="VIRGINIA MARIA MONDEGO FERREIRA" w:date="2025-06-13T22:47:00Z" w:id="80479556">
        <w:r w:rsidRPr="0F56D97C" w:rsidR="46C91FE9">
          <w:rPr>
            <w:rFonts w:ascii="Times New Roman" w:hAnsi="Times New Roman" w:eastAsia="Times New Roman" w:cs="Times New Roman"/>
          </w:rPr>
          <w:t>cessar pagamento” leva a um ponto de decisão: se “Pagamento confirmado”, a compra atinge o estado final “Concluído”. Se ocorrer um “Erro de API” durante o processamento, a compra retorna ao e</w:t>
        </w:r>
        <w:r w:rsidRPr="0F56D97C" w:rsidR="077B451F">
          <w:rPr>
            <w:rFonts w:ascii="Times New Roman" w:hAnsi="Times New Roman" w:eastAsia="Times New Roman" w:cs="Times New Roman"/>
          </w:rPr>
          <w:t>stado “</w:t>
        </w:r>
      </w:ins>
      <w:ins w:author="VIRGINIA MARIA MONDEGO FERREIRA" w:date="2025-06-13T22:48:00Z" w:id="1608240329">
        <w:r w:rsidRPr="0F56D97C" w:rsidR="077B451F">
          <w:rPr>
            <w:rFonts w:ascii="Times New Roman" w:hAnsi="Times New Roman" w:eastAsia="Times New Roman" w:cs="Times New Roman"/>
          </w:rPr>
          <w:t>Não concluído”, de onde pode potencialmente retornar a “Pendente” para tentar o pagamento novamente.</w:t>
        </w:r>
      </w:ins>
    </w:p>
    <w:p w:rsidR="0DB4FDCD" w:rsidP="0DB4FDCD" w:rsidRDefault="0DB4FDCD" w14:paraId="61551333" w14:textId="0F810D8B">
      <w:pPr>
        <w:jc w:val="center"/>
        <w:rPr>
          <w:ins w:author="VIRGINIA MARIA MONDEGO FERREIRA" w:date="2025-06-13T22:49:00Z" w16du:dateUtc="2025-06-13T22:49:47Z" w:id="1210293665"/>
          <w:del w:author="RAYLAN BRUNO SANTANA CARVALHO" w:date="2025-06-14T01:45:31.849Z" w16du:dateUtc="2025-06-14T01:45:31.85Z" w:id="1569812145"/>
          <w:rFonts w:ascii="Times New Roman" w:hAnsi="Times New Roman" w:eastAsia="Times New Roman" w:cs="Times New Roman"/>
        </w:rPr>
      </w:pPr>
    </w:p>
    <w:p w:rsidR="0DB4FDCD" w:rsidP="0DB4FDCD" w:rsidRDefault="0DB4FDCD" w14:paraId="79BBE092" w14:textId="3808D03F">
      <w:pPr>
        <w:jc w:val="center"/>
        <w:rPr>
          <w:ins w:author="VIRGINIA MARIA MONDEGO FERREIRA" w:date="2025-06-13T22:49:00Z" w16du:dateUtc="2025-06-13T22:49:48Z" w:id="965486703"/>
          <w:del w:author="RAYLAN BRUNO SANTANA CARVALHO" w:date="2025-06-14T01:45:03.462Z" w16du:dateUtc="2025-06-14T01:45:03.462Z" w:id="1625139850"/>
          <w:rFonts w:ascii="Times New Roman" w:hAnsi="Times New Roman" w:eastAsia="Times New Roman" w:cs="Times New Roman"/>
        </w:rPr>
      </w:pPr>
    </w:p>
    <w:p w:rsidR="0DB4FDCD" w:rsidP="0DB4FDCD" w:rsidRDefault="0DB4FDCD" w14:paraId="0B14ECD8" w14:textId="75BF37E8">
      <w:pPr>
        <w:jc w:val="center"/>
        <w:rPr>
          <w:ins w:author="VIRGINIA MARIA MONDEGO FERREIRA" w:date="2025-06-13T22:49:00Z" w16du:dateUtc="2025-06-13T22:49:48Z" w:id="1713352434"/>
          <w:del w:author="RAYLAN BRUNO SANTANA CARVALHO" w:date="2025-06-14T01:45:30.745Z" w16du:dateUtc="2025-06-14T01:45:30.745Z" w:id="2001954492"/>
          <w:rFonts w:ascii="Times New Roman" w:hAnsi="Times New Roman" w:eastAsia="Times New Roman" w:cs="Times New Roman"/>
        </w:rPr>
      </w:pPr>
    </w:p>
    <w:p w:rsidR="0DB4FDCD" w:rsidP="0DB4FDCD" w:rsidRDefault="0DB4FDCD" w14:paraId="73885A66" w14:textId="30F73E64">
      <w:pPr>
        <w:jc w:val="center"/>
        <w:rPr>
          <w:ins w:author="VIRGINIA MARIA MONDEGO FERREIRA" w:date="2025-06-13T22:49:00Z" w16du:dateUtc="2025-06-13T22:49:48Z" w:id="417675919"/>
          <w:del w:author="RAYLAN BRUNO SANTANA CARVALHO" w:date="2025-06-14T01:45:02.898Z" w16du:dateUtc="2025-06-14T01:45:02.898Z" w:id="517361907"/>
          <w:rFonts w:ascii="Times New Roman" w:hAnsi="Times New Roman" w:eastAsia="Times New Roman" w:cs="Times New Roman"/>
        </w:rPr>
      </w:pPr>
    </w:p>
    <w:p w:rsidR="0DB4FDCD" w:rsidP="0DB4FDCD" w:rsidRDefault="0DB4FDCD" w14:paraId="5F820E47" w14:textId="143BAA8A">
      <w:pPr>
        <w:jc w:val="center"/>
        <w:rPr>
          <w:ins w:author="VIRGINIA MARIA MONDEGO FERREIRA" w:date="2025-06-13T22:49:00Z" w16du:dateUtc="2025-06-13T22:49:48Z" w:id="234204204"/>
          <w:del w:author="RAYLAN BRUNO SANTANA CARVALHO" w:date="2025-06-14T01:45:29.374Z" w16du:dateUtc="2025-06-14T01:45:29.374Z" w:id="920785282"/>
          <w:rFonts w:ascii="Times New Roman" w:hAnsi="Times New Roman" w:eastAsia="Times New Roman" w:cs="Times New Roman"/>
        </w:rPr>
      </w:pPr>
    </w:p>
    <w:p w:rsidR="00584D84" w:rsidP="70C60923" w:rsidRDefault="74DF1D99" w14:paraId="38D0F337" w14:textId="0C990F38">
      <w:pPr>
        <w:jc w:val="center"/>
        <w:rPr>
          <w:ins w:author="VIRGINIA MARIA MONDEGO FERREIRA" w:date="2025-06-13T22:13:00Z" w16du:dateUtc="2025-06-13T22:13:44Z" w:id="937"/>
          <w:rFonts w:ascii="Times New Roman" w:hAnsi="Times New Roman" w:eastAsia="Times New Roman" w:cs="Times New Roman"/>
        </w:rPr>
      </w:pPr>
      <w:ins w:author="VIRGINIA MARIA MONDEGO FERREIRA" w:date="2025-06-13T22:13:00Z" w:id="938">
        <w:r w:rsidRPr="0DB4FDCD">
          <w:rPr>
            <w:rFonts w:ascii="Times New Roman" w:hAnsi="Times New Roman" w:eastAsia="Times New Roman" w:cs="Times New Roman"/>
            <w:rPrChange w:author="VIRGINIA MARIA MONDEGO FERREIRA" w:date="2025-06-13T22:33:00Z" w:id="939">
              <w:rPr>
                <w:rFonts w:ascii="Times New Roman" w:hAnsi="Times New Roman" w:eastAsia="Times New Roman" w:cs="Times New Roman"/>
                <w:b/>
                <w:bCs/>
              </w:rPr>
            </w:rPrChange>
          </w:rPr>
          <w:t>Imagem 14: Diagrama de Estado</w:t>
        </w:r>
      </w:ins>
      <w:ins w:author="VIRGINIA MARIA MONDEGO FERREIRA" w:date="2025-06-13T22:38:00Z" w:id="940">
        <w:r w:rsidRPr="0DB4FDCD" w:rsidR="5A344DEB">
          <w:rPr>
            <w:rFonts w:ascii="Times New Roman" w:hAnsi="Times New Roman" w:eastAsia="Times New Roman" w:cs="Times New Roman"/>
          </w:rPr>
          <w:t xml:space="preserve">s </w:t>
        </w:r>
      </w:ins>
      <w:ins w:author="VIRGINIA MARIA MONDEGO FERREIRA" w:date="2025-06-13T22:13:00Z" w:id="941">
        <w:r w:rsidRPr="0DB4FDCD">
          <w:rPr>
            <w:rFonts w:ascii="Times New Roman" w:hAnsi="Times New Roman" w:eastAsia="Times New Roman" w:cs="Times New Roman"/>
            <w:rPrChange w:author="VIRGINIA MARIA MONDEGO FERREIRA" w:date="2025-06-13T22:33:00Z" w:id="942">
              <w:rPr>
                <w:rFonts w:ascii="Times New Roman" w:hAnsi="Times New Roman" w:eastAsia="Times New Roman" w:cs="Times New Roman"/>
                <w:b/>
                <w:bCs/>
              </w:rPr>
            </w:rPrChange>
          </w:rPr>
          <w:t>de Passagem</w:t>
        </w:r>
      </w:ins>
    </w:p>
    <w:p w:rsidR="00584D84" w:rsidRDefault="74DF1D99" w14:paraId="71AD572B" w14:textId="0A990C32">
      <w:pPr>
        <w:jc w:val="center"/>
        <w:rPr>
          <w:ins w:author="VIRGINIA MARIA MONDEGO FERREIRA" w:date="2025-06-13T21:36:00Z" w16du:dateUtc="2025-06-13T21:36:49Z" w:id="943"/>
          <w:rFonts w:ascii="Times New Roman" w:hAnsi="Times New Roman" w:eastAsia="Times New Roman" w:cs="Times New Roman"/>
          <w:b/>
          <w:bCs/>
          <w:u w:val="single"/>
          <w:rPrChange w:author="LILIA ROSA COELHO MOURA" w:date="2025-06-13T23:06:00Z" w:id="944">
            <w:rPr>
              <w:ins w:author="VIRGINIA MARIA MONDEGO FERREIRA" w:date="2025-06-13T21:36:00Z" w16du:dateUtc="2025-06-13T21:36:49Z" w:id="945"/>
              <w:rFonts w:ascii="Times New Roman" w:hAnsi="Times New Roman" w:eastAsia="Times New Roman" w:cs="Times New Roman"/>
              <w:b/>
              <w:bCs/>
            </w:rPr>
          </w:rPrChange>
        </w:rPr>
        <w:pPrChange w:author="VIRGINIA MARIA MONDEGO FERREIRA" w:date="2025-06-13T22:13:00Z" w:id="946">
          <w:pPr/>
        </w:pPrChange>
      </w:pPr>
      <w:ins w:author="VIRGINIA MARIA MONDEGO FERREIRA" w:date="2025-06-13T22:13:00Z" w:id="947">
        <w:r>
          <w:rPr>
            <w:noProof/>
          </w:rPr>
          <w:drawing>
            <wp:inline distT="0" distB="0" distL="0" distR="0" wp14:anchorId="649C099B" wp14:editId="440E0512">
              <wp:extent cx="5324475" cy="3109635"/>
              <wp:effectExtent l="0" t="0" r="0" b="0"/>
              <wp:docPr id="193257254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72549" name=""/>
                      <pic:cNvPicPr/>
                    </pic:nvPicPr>
                    <pic:blipFill>
                      <a:blip r:embed="rId16">
                        <a:extLst>
                          <a:ext uri="{28A0092B-C50C-407E-A947-70E740481C1C}">
                            <a14:useLocalDpi xmlns:a14="http://schemas.microsoft.com/office/drawing/2010/main"/>
                          </a:ext>
                        </a:extLst>
                      </a:blip>
                      <a:stretch>
                        <a:fillRect/>
                      </a:stretch>
                    </pic:blipFill>
                    <pic:spPr>
                      <a:xfrm>
                        <a:off x="0" y="0"/>
                        <a:ext cx="5324475" cy="3109635"/>
                      </a:xfrm>
                      <a:prstGeom prst="rect">
                        <a:avLst/>
                      </a:prstGeom>
                    </pic:spPr>
                  </pic:pic>
                </a:graphicData>
              </a:graphic>
            </wp:inline>
          </w:drawing>
        </w:r>
      </w:ins>
    </w:p>
    <w:p w:rsidRPr="00584D84" w:rsidR="00584D84" w:rsidRDefault="56F865B7" w14:paraId="15FEB358" w14:textId="0E9E44D3">
      <w:pPr>
        <w:jc w:val="center"/>
        <w:rPr>
          <w:ins w:author="VIRGINIA MARIA MONDEGO FERREIRA" w:date="2025-06-13T22:50:00Z" w16du:dateUtc="2025-06-13T22:50:00Z" w:id="948"/>
          <w:rFonts w:ascii="Times New Roman" w:hAnsi="Times New Roman" w:eastAsia="Times New Roman" w:cs="Times New Roman"/>
        </w:rPr>
        <w:pPrChange w:author="VIRGINIA MARIA MONDEGO FERREIRA" w:date="2025-06-13T22:14:00Z" w:id="949">
          <w:pPr/>
        </w:pPrChange>
      </w:pPr>
      <w:ins w:author="VIRGINIA MARIA MONDEGO FERREIRA" w:date="2025-06-13T22:14:00Z" w:id="950">
        <w:r w:rsidRPr="0DB4FDCD">
          <w:rPr>
            <w:rFonts w:ascii="Times New Roman" w:hAnsi="Times New Roman" w:eastAsia="Times New Roman" w:cs="Times New Roman"/>
            <w:rPrChange w:author="VIRGINIA MARIA MONDEGO FERREIRA" w:date="2025-06-13T22:33:00Z" w:id="951">
              <w:rPr>
                <w:rFonts w:ascii="Times New Roman" w:hAnsi="Times New Roman" w:eastAsia="Times New Roman" w:cs="Times New Roman"/>
                <w:b/>
                <w:bCs/>
              </w:rPr>
            </w:rPrChange>
          </w:rPr>
          <w:t>Fonte: Autoria</w:t>
        </w:r>
      </w:ins>
      <w:ins w:author="VIRGINIA MARIA MONDEGO FERREIRA" w:date="2025-06-13T22:15:00Z" w:id="952">
        <w:r w:rsidRPr="0DB4FDCD">
          <w:rPr>
            <w:rFonts w:ascii="Times New Roman" w:hAnsi="Times New Roman" w:eastAsia="Times New Roman" w:cs="Times New Roman"/>
            <w:rPrChange w:author="VIRGINIA MARIA MONDEGO FERREIRA" w:date="2025-06-13T22:33:00Z" w:id="953">
              <w:rPr>
                <w:rFonts w:ascii="Times New Roman" w:hAnsi="Times New Roman" w:eastAsia="Times New Roman" w:cs="Times New Roman"/>
                <w:b/>
                <w:bCs/>
              </w:rPr>
            </w:rPrChange>
          </w:rPr>
          <w:t xml:space="preserve"> própria, 2025</w:t>
        </w:r>
      </w:ins>
    </w:p>
    <w:p w:rsidR="6CCF4E47" w:rsidRDefault="6CCF4E47" w14:paraId="57A729FE" w14:textId="54997101">
      <w:pPr>
        <w:jc w:val="both"/>
        <w:rPr>
          <w:ins w:author="VIRGINIA MARIA MONDEGO FERREIRA" w:date="2025-06-13T22:14:00Z" w16du:dateUtc="2025-06-13T22:14:52Z" w:id="954"/>
          <w:rFonts w:ascii="Times New Roman" w:hAnsi="Times New Roman" w:eastAsia="Times New Roman" w:cs="Times New Roman"/>
          <w:rPrChange w:author="VIRGINIA MARIA MONDEGO FERREIRA" w:date="2025-06-13T22:33:00Z" w:id="955">
            <w:rPr>
              <w:ins w:author="VIRGINIA MARIA MONDEGO FERREIRA" w:date="2025-06-13T22:14:00Z" w16du:dateUtc="2025-06-13T22:14:52Z" w:id="956"/>
              <w:rFonts w:ascii="Times New Roman" w:hAnsi="Times New Roman" w:eastAsia="Times New Roman" w:cs="Times New Roman"/>
              <w:b/>
              <w:bCs/>
            </w:rPr>
          </w:rPrChange>
        </w:rPr>
        <w:pPrChange w:author="VIRGINIA MARIA MONDEGO FERREIRA" w:date="2025-06-13T22:52:00Z" w:id="957">
          <w:pPr>
            <w:jc w:val="center"/>
          </w:pPr>
        </w:pPrChange>
      </w:pPr>
      <w:ins w:author="VIRGINIA MARIA MONDEGO FERREIRA" w:date="2025-06-13T22:52:00Z" w:id="958">
        <w:r>
          <w:tab/>
        </w:r>
        <w:r w:rsidRPr="0DB4FDCD">
          <w:rPr>
            <w:rFonts w:ascii="Times New Roman" w:hAnsi="Times New Roman" w:eastAsia="Times New Roman" w:cs="Times New Roman"/>
          </w:rPr>
          <w:t>O ciclo de vida do objeto “Passagem” co</w:t>
        </w:r>
      </w:ins>
      <w:ins w:author="VIRGINIA MARIA MONDEGO FERREIRA" w:date="2025-06-13T22:53:00Z" w:id="959">
        <w:r w:rsidRPr="0DB4FDCD">
          <w:rPr>
            <w:rFonts w:ascii="Times New Roman" w:hAnsi="Times New Roman" w:eastAsia="Times New Roman" w:cs="Times New Roman"/>
          </w:rPr>
          <w:t>m</w:t>
        </w:r>
      </w:ins>
      <w:ins w:author="VIRGINIA MARIA MONDEGO FERREIRA" w:date="2025-06-13T23:08:00Z" w:id="960">
        <w:r w:rsidRPr="0DB4FDCD" w:rsidR="5B588A72">
          <w:rPr>
            <w:rFonts w:ascii="Times New Roman" w:hAnsi="Times New Roman" w:eastAsia="Times New Roman" w:cs="Times New Roman"/>
          </w:rPr>
          <w:t>eç</w:t>
        </w:r>
      </w:ins>
      <w:ins w:author="VIRGINIA MARIA MONDEGO FERREIRA" w:date="2025-06-13T22:53:00Z" w:id="961">
        <w:r w:rsidRPr="0DB4FDCD">
          <w:rPr>
            <w:rFonts w:ascii="Times New Roman" w:hAnsi="Times New Roman" w:eastAsia="Times New Roman" w:cs="Times New Roman"/>
          </w:rPr>
          <w:t xml:space="preserve">a em um estado inicial, </w:t>
        </w:r>
      </w:ins>
      <w:ins w:author="VIRGINIA MARIA MONDEGO FERREIRA" w:date="2025-06-13T23:09:00Z" w:id="962">
        <w:r w:rsidRPr="0DB4FDCD" w:rsidR="433FF40A">
          <w:rPr>
            <w:rFonts w:ascii="Times New Roman" w:hAnsi="Times New Roman" w:eastAsia="Times New Roman" w:cs="Times New Roman"/>
          </w:rPr>
          <w:t xml:space="preserve">de acordo comma  imagem 14, </w:t>
        </w:r>
      </w:ins>
      <w:ins w:author="VIRGINIA MARIA MONDEGO FERREIRA" w:date="2025-06-13T22:53:00Z" w:id="963">
        <w:r w:rsidRPr="0DB4FDCD">
          <w:rPr>
            <w:rFonts w:ascii="Times New Roman" w:hAnsi="Times New Roman" w:eastAsia="Times New Roman" w:cs="Times New Roman"/>
          </w:rPr>
          <w:t>passando para “Disponível</w:t>
        </w:r>
      </w:ins>
      <w:ins w:author="VIRGINIA MARIA MONDEGO FERREIRA" w:date="2025-06-13T22:54:00Z" w:id="964">
        <w:r w:rsidRPr="0DB4FDCD" w:rsidR="6D3489DC">
          <w:rPr>
            <w:rFonts w:ascii="Times New Roman" w:hAnsi="Times New Roman" w:eastAsia="Times New Roman" w:cs="Times New Roman"/>
          </w:rPr>
          <w:t>” onde pode ser visualizada ou selecion</w:t>
        </w:r>
      </w:ins>
      <w:ins w:author="VIRGINIA MARIA MONDEGO FERREIRA" w:date="2025-06-13T22:55:00Z" w:id="965">
        <w:r w:rsidRPr="0DB4FDCD" w:rsidR="6D3489DC">
          <w:rPr>
            <w:rFonts w:ascii="Times New Roman" w:hAnsi="Times New Roman" w:eastAsia="Times New Roman" w:cs="Times New Roman"/>
          </w:rPr>
          <w:t>ada. Uma vez selecionada, ela transita para “Reservada”</w:t>
        </w:r>
        <w:r w:rsidRPr="0DB4FDCD" w:rsidR="6222AC39">
          <w:rPr>
            <w:rFonts w:ascii="Times New Roman" w:hAnsi="Times New Roman" w:eastAsia="Times New Roman" w:cs="Times New Roman"/>
          </w:rPr>
          <w:t xml:space="preserve">. Segue-se uma tentativa de pagamento, que leva </w:t>
        </w:r>
      </w:ins>
      <w:ins w:author="VIRGINIA MARIA MONDEGO FERREIRA" w:date="2025-06-13T22:56:00Z" w:id="966">
        <w:r w:rsidRPr="0DB4FDCD" w:rsidR="6222AC39">
          <w:rPr>
            <w:rFonts w:ascii="Times New Roman" w:hAnsi="Times New Roman" w:eastAsia="Times New Roman" w:cs="Times New Roman"/>
          </w:rPr>
          <w:t>ao estado “Comprada</w:t>
        </w:r>
      </w:ins>
      <w:ins w:author="VIRGINIA MARIA MONDEGO FERREIRA" w:date="2025-06-13T22:57:00Z" w:id="967">
        <w:r w:rsidRPr="0DB4FDCD" w:rsidR="5694D012">
          <w:rPr>
            <w:rFonts w:ascii="Times New Roman" w:hAnsi="Times New Roman" w:eastAsia="Times New Roman" w:cs="Times New Roman"/>
          </w:rPr>
          <w:t>” se for confirmada, ou a “Não comprada” caso contrário</w:t>
        </w:r>
      </w:ins>
      <w:ins w:author="VIRGINIA MARIA MONDEGO FERREIRA" w:date="2025-06-13T23:00:00Z" w:id="968">
        <w:r w:rsidRPr="0DB4FDCD" w:rsidR="34691DB1">
          <w:rPr>
            <w:rFonts w:ascii="Times New Roman" w:hAnsi="Times New Roman" w:eastAsia="Times New Roman" w:cs="Times New Roman"/>
          </w:rPr>
          <w:t>, retornando ao estado “Disponível”</w:t>
        </w:r>
      </w:ins>
      <w:ins w:author="VIRGINIA MARIA MONDEGO FERREIRA" w:date="2025-06-13T22:57:00Z" w:id="969">
        <w:r w:rsidRPr="0DB4FDCD" w:rsidR="5694D012">
          <w:rPr>
            <w:rFonts w:ascii="Times New Roman" w:hAnsi="Times New Roman" w:eastAsia="Times New Roman" w:cs="Times New Roman"/>
          </w:rPr>
          <w:t>. Uma passagem comprada pode ser “Embarcada”, ap</w:t>
        </w:r>
      </w:ins>
      <w:ins w:author="VIRGINIA MARIA MONDEGO FERREIRA" w:date="2025-06-13T22:58:00Z" w:id="970">
        <w:r w:rsidRPr="0DB4FDCD" w:rsidR="5694D012">
          <w:rPr>
            <w:rFonts w:ascii="Times New Roman" w:hAnsi="Times New Roman" w:eastAsia="Times New Roman" w:cs="Times New Roman"/>
          </w:rPr>
          <w:t xml:space="preserve">ós o evento de embarque bem-sucedido, ou </w:t>
        </w:r>
        <w:r w:rsidRPr="0DB4FDCD" w:rsidR="4E91B6F0">
          <w:rPr>
            <w:rFonts w:ascii="Times New Roman" w:hAnsi="Times New Roman" w:eastAsia="Times New Roman" w:cs="Times New Roman"/>
          </w:rPr>
          <w:t>pode ser “Cancelada” se um cancelamento for solicitado. Uma passagem cancelada pode então ser “Reembolsada”</w:t>
        </w:r>
      </w:ins>
      <w:ins w:author="VIRGINIA MARIA MONDEGO FERREIRA" w:date="2025-06-13T23:00:00Z" w:id="971">
        <w:r w:rsidRPr="0DB4FDCD" w:rsidR="4397B8E4">
          <w:rPr>
            <w:rFonts w:ascii="Times New Roman" w:hAnsi="Times New Roman" w:eastAsia="Times New Roman" w:cs="Times New Roman"/>
          </w:rPr>
          <w:t xml:space="preserve"> e finalizar</w:t>
        </w:r>
      </w:ins>
      <w:ins w:author="VIRGINIA MARIA MONDEGO FERREIRA" w:date="2025-06-13T22:58:00Z" w:id="972">
        <w:r w:rsidRPr="0DB4FDCD" w:rsidR="4E91B6F0">
          <w:rPr>
            <w:rFonts w:ascii="Times New Roman" w:hAnsi="Times New Roman" w:eastAsia="Times New Roman" w:cs="Times New Roman"/>
          </w:rPr>
          <w:t>. Além disso, se uma pas</w:t>
        </w:r>
      </w:ins>
      <w:ins w:author="VIRGINIA MARIA MONDEGO FERREIRA" w:date="2025-06-13T22:59:00Z" w:id="973">
        <w:r w:rsidRPr="0DB4FDCD" w:rsidR="4E91B6F0">
          <w:rPr>
            <w:rFonts w:ascii="Times New Roman" w:hAnsi="Times New Roman" w:eastAsia="Times New Roman" w:cs="Times New Roman"/>
          </w:rPr>
          <w:t xml:space="preserve">sagem comprada não for utilizada até a </w:t>
        </w:r>
        <w:r w:rsidRPr="0DB4FDCD" w:rsidR="2CBE5EC9">
          <w:rPr>
            <w:rFonts w:ascii="Times New Roman" w:hAnsi="Times New Roman" w:eastAsia="Times New Roman" w:cs="Times New Roman"/>
          </w:rPr>
          <w:t xml:space="preserve">data da viagem, ela transita para o estado final “Expirada”. </w:t>
        </w:r>
      </w:ins>
    </w:p>
    <w:p w:rsidR="00584D84" w:rsidRDefault="56F865B7" w14:paraId="1AE84815" w14:textId="5F485CC4">
      <w:pPr>
        <w:jc w:val="center"/>
        <w:rPr>
          <w:ins w:author="VIRGINIA MARIA MONDEGO FERREIRA" w:date="2025-06-13T22:15:00Z" w16du:dateUtc="2025-06-13T22:15:50Z" w:id="974"/>
          <w:rFonts w:ascii="Times New Roman" w:hAnsi="Times New Roman" w:eastAsia="Times New Roman" w:cs="Times New Roman"/>
        </w:rPr>
        <w:pPrChange w:author="VIRGINIA MARIA MONDEGO FERREIRA" w:date="2025-06-13T22:15:00Z" w:id="975">
          <w:pPr/>
        </w:pPrChange>
      </w:pPr>
      <w:ins w:author="VIRGINIA MARIA MONDEGO FERREIRA" w:date="2025-06-13T22:15:00Z" w:id="976">
        <w:r w:rsidRPr="70C60923">
          <w:rPr>
            <w:rFonts w:ascii="Times New Roman" w:hAnsi="Times New Roman" w:eastAsia="Times New Roman" w:cs="Times New Roman"/>
            <w:rPrChange w:author="VIRGINIA MARIA MONDEGO FERREIRA" w:date="2025-06-13T22:33:00Z" w:id="977">
              <w:rPr>
                <w:rFonts w:ascii="Times New Roman" w:hAnsi="Times New Roman" w:eastAsia="Times New Roman" w:cs="Times New Roman"/>
                <w:b/>
                <w:bCs/>
              </w:rPr>
            </w:rPrChange>
          </w:rPr>
          <w:t>Imagem 15: Diagrama de Estado de Chatbot</w:t>
        </w:r>
      </w:ins>
    </w:p>
    <w:p w:rsidRPr="00584D84" w:rsidR="00584D84" w:rsidRDefault="6AF2FF73" w14:paraId="1AE9E442" w14:textId="2C758A46">
      <w:pPr>
        <w:jc w:val="center"/>
        <w:rPr>
          <w:ins w:author="VIRGINIA MARIA MONDEGO FERREIRA" w:date="2025-06-13T23:07:00Z" w16du:dateUtc="2025-06-13T23:07:53Z" w:id="978"/>
          <w:rFonts w:ascii="Times New Roman" w:hAnsi="Times New Roman" w:eastAsia="Times New Roman" w:cs="Times New Roman"/>
        </w:rPr>
        <w:pPrChange w:author="VIRGINIA MARIA MONDEGO FERREIRA" w:date="2025-06-13T22:31:00Z" w:id="979">
          <w:pPr/>
        </w:pPrChange>
      </w:pPr>
      <w:ins w:author="VIRGINIA MARIA MONDEGO FERREIRA" w:date="2025-06-13T22:31:00Z" w:id="980">
        <w:r>
          <w:rPr>
            <w:noProof/>
          </w:rPr>
          <w:drawing>
            <wp:inline distT="0" distB="0" distL="0" distR="0" wp14:anchorId="0CF5C325" wp14:editId="2538E9CE">
              <wp:extent cx="6200775" cy="1289679"/>
              <wp:effectExtent l="0" t="0" r="0" b="0"/>
              <wp:docPr id="140120649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06495" name=""/>
                      <pic:cNvPicPr/>
                    </pic:nvPicPr>
                    <pic:blipFill>
                      <a:blip r:embed="rId17">
                        <a:extLst>
                          <a:ext uri="{28A0092B-C50C-407E-A947-70E740481C1C}">
                            <a14:useLocalDpi xmlns:a14="http://schemas.microsoft.com/office/drawing/2010/main"/>
                          </a:ext>
                        </a:extLst>
                      </a:blip>
                      <a:stretch>
                        <a:fillRect/>
                      </a:stretch>
                    </pic:blipFill>
                    <pic:spPr>
                      <a:xfrm>
                        <a:off x="0" y="0"/>
                        <a:ext cx="6200775" cy="1289679"/>
                      </a:xfrm>
                      <a:prstGeom prst="rect">
                        <a:avLst/>
                      </a:prstGeom>
                    </pic:spPr>
                  </pic:pic>
                </a:graphicData>
              </a:graphic>
            </wp:inline>
          </w:drawing>
        </w:r>
      </w:ins>
      <w:ins w:author="VIRGINIA MARIA MONDEGO FERREIRA" w:date="2025-06-13T22:32:00Z" w:id="981">
        <w:r w:rsidRPr="0DB4FDCD">
          <w:rPr>
            <w:rFonts w:ascii="Times New Roman" w:hAnsi="Times New Roman" w:eastAsia="Times New Roman" w:cs="Times New Roman"/>
          </w:rPr>
          <w:t>Fonte: Autoria própria, 2025</w:t>
        </w:r>
      </w:ins>
    </w:p>
    <w:p w:rsidR="06B43D24" w:rsidRDefault="06B43D24" w14:paraId="4AB94DFB" w14:textId="654B9307">
      <w:pPr>
        <w:jc w:val="both"/>
        <w:rPr>
          <w:ins w:author="VIRGINIA MARIA MONDEGO FERREIRA" w:date="2025-06-13T22:15:00Z" w16du:dateUtc="2025-06-13T22:15:19Z" w:id="982"/>
          <w:rFonts w:ascii="Times New Roman" w:hAnsi="Times New Roman" w:eastAsia="Times New Roman" w:cs="Times New Roman"/>
          <w:rPrChange w:author="VIRGINIA MARIA MONDEGO FERREIRA" w:date="2025-06-13T22:32:00Z" w:id="983">
            <w:rPr>
              <w:ins w:author="VIRGINIA MARIA MONDEGO FERREIRA" w:date="2025-06-13T22:15:00Z" w16du:dateUtc="2025-06-13T22:15:19Z" w:id="984"/>
            </w:rPr>
          </w:rPrChange>
        </w:rPr>
        <w:pPrChange w:author="VIRGINIA MARIA MONDEGO FERREIRA" w:date="2025-06-13T23:07:00Z" w:id="985">
          <w:pPr>
            <w:jc w:val="center"/>
          </w:pPr>
        </w:pPrChange>
      </w:pPr>
      <w:ins w:author="VIRGINIA MARIA MONDEGO FERREIRA" w:date="2025-06-13T23:08:00Z" w:id="986">
        <w:r>
          <w:tab/>
        </w:r>
        <w:r w:rsidRPr="0DB4FDCD">
          <w:rPr>
            <w:rFonts w:ascii="Times New Roman" w:hAnsi="Times New Roman" w:eastAsia="Times New Roman" w:cs="Times New Roman"/>
          </w:rPr>
          <w:t>Demonstra os estados operacionais de chatbot, conforme imagem</w:t>
        </w:r>
      </w:ins>
      <w:ins w:author="VIRGINIA MARIA MONDEGO FERREIRA" w:date="2025-06-13T23:09:00Z" w:id="987">
        <w:r w:rsidRPr="0DB4FDCD" w:rsidR="58915E8B">
          <w:rPr>
            <w:rFonts w:ascii="Times New Roman" w:hAnsi="Times New Roman" w:eastAsia="Times New Roman" w:cs="Times New Roman"/>
          </w:rPr>
          <w:t xml:space="preserve"> 15, iniciando com o evento “Conversa Iniciada”. O chatbot e</w:t>
        </w:r>
      </w:ins>
      <w:ins w:author="VIRGINIA MARIA MONDEGO FERREIRA" w:date="2025-06-13T23:10:00Z" w:id="988">
        <w:r w:rsidRPr="0DB4FDCD" w:rsidR="58915E8B">
          <w:rPr>
            <w:rFonts w:ascii="Times New Roman" w:hAnsi="Times New Roman" w:eastAsia="Times New Roman" w:cs="Times New Roman"/>
          </w:rPr>
          <w:t>ntão entra no estado “Aguardando entrada”. Após esse estado, transi</w:t>
        </w:r>
        <w:r w:rsidRPr="0DB4FDCD" w:rsidR="239E450C">
          <w:rPr>
            <w:rFonts w:ascii="Times New Roman" w:hAnsi="Times New Roman" w:eastAsia="Times New Roman" w:cs="Times New Roman"/>
          </w:rPr>
          <w:t>ta com o evento “Prompt enviado” para “Processando entrada”. Assim qu a entrada é processada, o</w:t>
        </w:r>
      </w:ins>
      <w:ins w:author="VIRGINIA MARIA MONDEGO FERREIRA" w:date="2025-06-13T23:11:00Z" w:id="989">
        <w:r w:rsidRPr="0DB4FDCD" w:rsidR="16F39F33">
          <w:rPr>
            <w:rFonts w:ascii="Times New Roman" w:hAnsi="Times New Roman" w:eastAsia="Times New Roman" w:cs="Times New Roman"/>
          </w:rPr>
          <w:t xml:space="preserve"> estado do</w:t>
        </w:r>
      </w:ins>
      <w:ins w:author="VIRGINIA MARIA MONDEGO FERREIRA" w:date="2025-06-13T23:10:00Z" w:id="990">
        <w:r w:rsidRPr="0DB4FDCD" w:rsidR="239E450C">
          <w:rPr>
            <w:rFonts w:ascii="Times New Roman" w:hAnsi="Times New Roman" w:eastAsia="Times New Roman" w:cs="Times New Roman"/>
          </w:rPr>
          <w:t xml:space="preserve"> chat</w:t>
        </w:r>
      </w:ins>
      <w:ins w:author="VIRGINIA MARIA MONDEGO FERREIRA" w:date="2025-06-13T23:11:00Z" w:id="991">
        <w:r w:rsidRPr="0DB4FDCD" w:rsidR="239E450C">
          <w:rPr>
            <w:rFonts w:ascii="Times New Roman" w:hAnsi="Times New Roman" w:eastAsia="Times New Roman" w:cs="Times New Roman"/>
          </w:rPr>
          <w:t xml:space="preserve">bot se move </w:t>
        </w:r>
        <w:r w:rsidRPr="0DB4FDCD" w:rsidR="65C2BA0A">
          <w:rPr>
            <w:rFonts w:ascii="Times New Roman" w:hAnsi="Times New Roman" w:eastAsia="Times New Roman" w:cs="Times New Roman"/>
          </w:rPr>
          <w:t>com “Resposta</w:t>
        </w:r>
        <w:r w:rsidRPr="0DB4FDCD" w:rsidR="1DB401A5">
          <w:rPr>
            <w:rFonts w:ascii="Times New Roman" w:hAnsi="Times New Roman" w:eastAsia="Times New Roman" w:cs="Times New Roman"/>
          </w:rPr>
          <w:t xml:space="preserve"> gerada” para “Gerando saída”, no qual seu ciclo de interação atual é concluído.</w:t>
        </w:r>
        <w:r w:rsidRPr="0DB4FDCD" w:rsidR="65C2BA0A">
          <w:rPr>
            <w:rFonts w:ascii="Times New Roman" w:hAnsi="Times New Roman" w:eastAsia="Times New Roman" w:cs="Times New Roman"/>
          </w:rPr>
          <w:t xml:space="preserve"> </w:t>
        </w:r>
      </w:ins>
    </w:p>
    <w:p w:rsidR="00584D84" w:rsidP="70C60923" w:rsidRDefault="00584D84" w14:paraId="2052281B" w14:textId="1458A710">
      <w:pPr>
        <w:rPr>
          <w:ins w:author="VIRGINIA MARIA MONDEGO FERREIRA" w:date="2025-06-13T22:32:00Z" w16du:dateUtc="2025-06-13T22:32:02Z" w:id="992"/>
          <w:rFonts w:ascii="Times New Roman" w:hAnsi="Times New Roman" w:eastAsia="Times New Roman" w:cs="Times New Roman"/>
          <w:b/>
          <w:bCs/>
        </w:rPr>
      </w:pPr>
    </w:p>
    <w:p w:rsidR="00584D84" w:rsidP="0F56D97C" w:rsidRDefault="43E6330F" w14:paraId="0643B464" w14:textId="1CFF57C3">
      <w:pPr>
        <w:pStyle w:val="Title"/>
        <w:rPr>
          <w:ins w:author="RAYLAN BRUNO SANTANA CARVALHO" w:date="2025-06-13T18:40:00Z" w16du:dateUtc="2025-06-13T18:40:08Z" w:id="2092331565"/>
          <w:rFonts w:ascii="Times New Roman" w:hAnsi="Times New Roman" w:eastAsia="Times New Roman" w:cs="Times New Roman"/>
          <w:b w:val="1"/>
          <w:bCs w:val="1"/>
        </w:rPr>
        <w:pPrChange w:author="KAUAN GUILHERME ALVES PINHEIRO SANTOS" w:date="2025-06-14T01:54:42.238Z">
          <w:pPr/>
        </w:pPrChange>
      </w:pPr>
      <w:ins w:author="RAYLAN BRUNO SANTANA CARVALHO" w:date="2025-06-13T18:25:00Z" w:id="2027745605">
        <w:r w:rsidRPr="0F56D97C" w:rsidR="43E6330F">
          <w:rPr>
            <w:rPrChange w:author="KAUAN GUILHERME ALVES PINHEIRO SANTOS" w:date="2025-06-14T01:54:42.237Z" w:id="1380953771">
              <w:rPr>
                <w:rFonts w:ascii="Times New Roman" w:hAnsi="Times New Roman" w:eastAsia="Times New Roman" w:cs="Times New Roman"/>
                <w:b w:val="1"/>
                <w:bCs w:val="1"/>
              </w:rPr>
            </w:rPrChange>
          </w:rPr>
          <w:t>4.4 DIAGRAMA DE SEQUÊNCIA</w:t>
        </w:r>
      </w:ins>
    </w:p>
    <w:p w:rsidR="00584D84" w:rsidP="0F56D97C" w:rsidRDefault="77C3E03A" w14:paraId="67230152" w14:textId="565563A6">
      <w:pPr>
        <w:jc w:val="both"/>
        <w:rPr>
          <w:ins w:author="LILIA ROSA COELHO MOURA" w:date="2025-06-13T22:28:00Z" w16du:dateUtc="2025-06-13T22:28:32Z" w:id="2004014138"/>
          <w:del w:author="RAYLAN BRUNO SANTANA CARVALHO" w:date="2025-06-14T01:45:53.989Z" w16du:dateUtc="2025-06-14T01:45:53.989Z" w:id="1167554144"/>
          <w:rFonts w:ascii="Times New Roman" w:hAnsi="Times New Roman" w:eastAsia="Times New Roman" w:cs="Times New Roman"/>
        </w:rPr>
        <w:pPrChange w:author="RAYLAN BRUNO SANTANA CARVALHO" w:date="2025-06-14T01:54:10.253Z">
          <w:pPr/>
        </w:pPrChange>
      </w:pPr>
      <w:ins w:author="RAYLAN BRUNO SANTANA CARVALHO" w:date="2025-06-13T18:40:00Z" w:id="272356568">
        <w:r w:rsidRPr="0F56D97C" w:rsidR="77C3E03A">
          <w:rPr>
            <w:rFonts w:ascii="Times New Roman" w:hAnsi="Times New Roman" w:eastAsia="Times New Roman" w:cs="Times New Roman"/>
            <w:rPrChange w:author="RAYLAN BRUNO SANTANA CARVALHO" w:date="2025-06-13T18:40:00Z" w:id="197412558">
              <w:rPr>
                <w:rFonts w:ascii="Times New Roman" w:hAnsi="Times New Roman" w:eastAsia="Times New Roman" w:cs="Times New Roman"/>
                <w:b w:val="1"/>
                <w:bCs w:val="1"/>
              </w:rPr>
            </w:rPrChange>
          </w:rPr>
          <w:t xml:space="preserve">Esse diagrama mostra a interação entre objetos ou componentes em ordem cronológica. Indica </w:t>
        </w:r>
        <w:r w:rsidRPr="0F56D97C" w:rsidR="77C3E03A">
          <w:rPr>
            <w:rFonts w:ascii="Times New Roman" w:hAnsi="Times New Roman" w:eastAsia="Times New Roman" w:cs="Times New Roman"/>
          </w:rPr>
          <w:t>quem envia mensagens para quem, em qual ordem, e como os elementos colaboram para realizar uma função.</w:t>
        </w:r>
      </w:ins>
    </w:p>
    <w:p w:rsidR="00584D84" w:rsidP="70C60923" w:rsidRDefault="00584D84" w14:paraId="696DE50D" w14:textId="64967701">
      <w:pPr>
        <w:rPr>
          <w:ins w:author="LILIA ROSA COELHO MOURA" w:date="2025-06-13T22:28:00Z" w16du:dateUtc="2025-06-13T22:28:32Z" w:id="610875958"/>
          <w:del w:author="RAYLAN BRUNO SANTANA CARVALHO" w:date="2025-06-14T01:45:53.487Z" w16du:dateUtc="2025-06-14T01:45:53.487Z" w:id="1469194835"/>
          <w:rFonts w:ascii="Times New Roman" w:hAnsi="Times New Roman" w:eastAsia="Times New Roman" w:cs="Times New Roman"/>
        </w:rPr>
      </w:pPr>
    </w:p>
    <w:p w:rsidR="00584D84" w:rsidP="70C60923" w:rsidRDefault="00584D84" w14:paraId="050510B5" w14:textId="7E6D577A">
      <w:pPr>
        <w:rPr>
          <w:ins w:author="LILIA ROSA COELHO MOURA" w:date="2025-06-13T22:28:00Z" w16du:dateUtc="2025-06-13T22:28:32Z" w:id="999"/>
          <w:rFonts w:ascii="Times New Roman" w:hAnsi="Times New Roman" w:eastAsia="Times New Roman" w:cs="Times New Roman"/>
        </w:rPr>
      </w:pPr>
    </w:p>
    <w:p w:rsidR="00584D84" w:rsidRDefault="752490A9" w14:paraId="10B78F91" w14:textId="2B3B4DD0">
      <w:pPr>
        <w:jc w:val="center"/>
        <w:rPr>
          <w:ins w:author="LILIA ROSA COELHO MOURA" w:date="2025-06-13T22:30:00Z" w16du:dateUtc="2025-06-13T22:30:00Z" w:id="1000"/>
          <w:rFonts w:ascii="Times New Roman" w:hAnsi="Times New Roman" w:eastAsia="Times New Roman" w:cs="Times New Roman"/>
        </w:rPr>
        <w:pPrChange w:author="LILIA ROSA COELHO MOURA" w:date="2025-06-13T22:29:00Z" w:id="1001">
          <w:pPr/>
        </w:pPrChange>
      </w:pPr>
      <w:ins w:author="LILIA ROSA COELHO MOURA" w:date="2025-06-13T22:28:00Z" w:id="1002">
        <w:r w:rsidRPr="70C60923">
          <w:rPr>
            <w:rFonts w:ascii="Times New Roman" w:hAnsi="Times New Roman" w:eastAsia="Times New Roman" w:cs="Times New Roman"/>
          </w:rPr>
          <w:t>Imagem 16: D</w:t>
        </w:r>
      </w:ins>
      <w:ins w:author="LILIA ROSA COELHO MOURA" w:date="2025-06-13T22:29:00Z" w:id="1003">
        <w:r w:rsidRPr="70C60923">
          <w:rPr>
            <w:rFonts w:ascii="Times New Roman" w:hAnsi="Times New Roman" w:eastAsia="Times New Roman" w:cs="Times New Roman"/>
          </w:rPr>
          <w:t>iagrama de Sequencia Login</w:t>
        </w:r>
        <w:r w:rsidRPr="70C60923" w:rsidR="69497E93">
          <w:rPr>
            <w:rFonts w:ascii="Times New Roman" w:hAnsi="Times New Roman" w:eastAsia="Times New Roman" w:cs="Times New Roman"/>
          </w:rPr>
          <w:t>/</w:t>
        </w:r>
        <w:r w:rsidRPr="70C60923">
          <w:rPr>
            <w:rFonts w:ascii="Times New Roman" w:hAnsi="Times New Roman" w:eastAsia="Times New Roman" w:cs="Times New Roman"/>
          </w:rPr>
          <w:t>Cadastro</w:t>
        </w:r>
      </w:ins>
    </w:p>
    <w:p w:rsidR="00584D84" w:rsidRDefault="064F582A" w14:paraId="4429D89E" w14:textId="288B9A54">
      <w:pPr>
        <w:jc w:val="center"/>
        <w:rPr>
          <w:ins w:author="LILIA ROSA COELHO MOURA" w:date="2025-06-13T19:53:00Z" w16du:dateUtc="2025-06-13T19:53:58Z" w:id="1004"/>
          <w:rFonts w:ascii="Times New Roman" w:hAnsi="Times New Roman" w:eastAsia="Times New Roman" w:cs="Times New Roman"/>
        </w:rPr>
        <w:pPrChange w:author="LILIA ROSA COELHO MOURA" w:date="2025-06-13T22:32:00Z" w:id="1005">
          <w:pPr/>
        </w:pPrChange>
      </w:pPr>
      <w:ins w:author="LILIA ROSA COELHO MOURA" w:date="2025-06-13T22:32:00Z" w:id="1006">
        <w:r w:rsidRPr="0BC51242">
          <w:rPr>
            <w:rFonts w:ascii="Times New Roman" w:hAnsi="Times New Roman" w:eastAsia="Times New Roman" w:cs="Times New Roman"/>
            <w:rPrChange w:author="KAUAN GUILHERME ALVES PINHEIRO SANTOS" w:date="2025-06-13T20:56:00Z" w16du:dateUtc="2025-06-13T23:56:00Z" w:id="1007">
              <w:rPr/>
            </w:rPrChange>
          </w:rPr>
          <w:t xml:space="preserve">                </w:t>
        </w:r>
      </w:ins>
      <w:r w:rsidR="70C60923">
        <w:rPr>
          <w:noProof/>
        </w:rPr>
        <w:drawing>
          <wp:anchor distT="0" distB="0" distL="114300" distR="114300" simplePos="0" relativeHeight="251658241" behindDoc="0" locked="0" layoutInCell="1" allowOverlap="1" wp14:anchorId="0D28999C" wp14:editId="4403F3C2">
            <wp:simplePos x="0" y="0"/>
            <wp:positionH relativeFrom="column">
              <wp:align>right</wp:align>
            </wp:positionH>
            <wp:positionV relativeFrom="paragraph">
              <wp:posOffset>0</wp:posOffset>
            </wp:positionV>
            <wp:extent cx="5450487" cy="5505450"/>
            <wp:effectExtent l="0" t="0" r="0" b="0"/>
            <wp:wrapSquare wrapText="bothSides"/>
            <wp:docPr id="208031155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15005" name=""/>
                    <pic:cNvPicPr/>
                  </pic:nvPicPr>
                  <pic:blipFill>
                    <a:blip r:embed="rId18">
                      <a:extLst>
                        <a:ext uri="{28A0092B-C50C-407E-A947-70E740481C1C}">
                          <a14:useLocalDpi xmlns:a14="http://schemas.microsoft.com/office/drawing/2010/main"/>
                        </a:ext>
                      </a:extLst>
                    </a:blip>
                    <a:stretch>
                      <a:fillRect/>
                    </a:stretch>
                  </pic:blipFill>
                  <pic:spPr>
                    <a:xfrm>
                      <a:off x="0" y="0"/>
                      <a:ext cx="5450487" cy="5505450"/>
                    </a:xfrm>
                    <a:prstGeom prst="rect">
                      <a:avLst/>
                    </a:prstGeom>
                  </pic:spPr>
                </pic:pic>
              </a:graphicData>
            </a:graphic>
            <wp14:sizeRelH relativeFrom="page">
              <wp14:pctWidth>0</wp14:pctWidth>
            </wp14:sizeRelH>
            <wp14:sizeRelV relativeFrom="page">
              <wp14:pctHeight>0</wp14:pctHeight>
            </wp14:sizeRelV>
          </wp:anchor>
        </w:drawing>
      </w:r>
    </w:p>
    <w:p w:rsidR="00584D84" w:rsidRDefault="596A1295" w14:paraId="0394B3CB" w14:textId="5823B505">
      <w:pPr>
        <w:jc w:val="center"/>
        <w:rPr>
          <w:ins w:author="LILIA ROSA COELHO MOURA" w:date="2025-06-13T22:33:00Z" w16du:dateUtc="2025-06-13T22:33:24Z" w:id="1008"/>
          <w:rFonts w:ascii="Times New Roman" w:hAnsi="Times New Roman" w:eastAsia="Times New Roman" w:cs="Times New Roman"/>
        </w:rPr>
        <w:pPrChange w:author="LILIA ROSA COELHO MOURA" w:date="2025-06-13T22:40:00Z" w:id="1009">
          <w:pPr/>
        </w:pPrChange>
      </w:pPr>
      <w:ins w:author="LILIA ROSA COELHO MOURA" w:date="2025-06-13T22:40:00Z" w:id="1010">
        <w:r w:rsidRPr="0DB4FDCD">
          <w:rPr>
            <w:rFonts w:ascii="Times New Roman" w:hAnsi="Times New Roman" w:eastAsia="Times New Roman" w:cs="Times New Roman"/>
          </w:rPr>
          <w:t>Fonte: Autoria Própria, 2025</w:t>
        </w:r>
      </w:ins>
    </w:p>
    <w:p w:rsidR="00584D84" w:rsidP="0F56D97C" w:rsidRDefault="1643DDFC" w14:paraId="557002A2" w14:textId="27877ADA">
      <w:pPr>
        <w:spacing w:before="240" w:after="240"/>
        <w:ind/>
        <w:jc w:val="both"/>
        <w:rPr>
          <w:ins w:author="LILIA ROSA COELHO MOURA" w:date="2025-06-13T22:41:00Z" w16du:dateUtc="2025-06-13T22:41:50Z" w:id="845213185"/>
          <w:del w:author="RAYLAN BRUNO SANTANA CARVALHO" w:date="2025-06-14T01:46:09.087Z" w16du:dateUtc="2025-06-14T01:46:09.087Z" w:id="492213466"/>
          <w:rFonts w:ascii="Times New Roman" w:hAnsi="Times New Roman" w:eastAsia="Times New Roman" w:cs="Times New Roman"/>
        </w:rPr>
        <w:pPrChange w:author="LILIA ROSA COELHO MOURA" w:date="2025-06-13T22:41:00Z" w:id="1021">
          <w:pPr>
            <w:spacing w:before="240" w:after="240"/>
          </w:pPr>
        </w:pPrChange>
      </w:pPr>
      <w:ins w:author="LILIA ROSA COELHO MOURA" w:date="2025-06-13T22:38:00Z" w:id="613953364">
        <w:r w:rsidRPr="0F56D97C" w:rsidR="6031F6CE">
          <w:rPr>
            <w:rFonts w:ascii="Times New Roman" w:hAnsi="Times New Roman" w:eastAsia="Times New Roman" w:cs="Times New Roman"/>
          </w:rPr>
          <w:t xml:space="preserve">      </w:t>
        </w:r>
      </w:ins>
      <w:ins w:author="LILIA ROSA COELHO MOURA" w:date="2025-06-13T22:41:00Z" w:id="189303335">
        <w:r>
          <w:tab/>
        </w:r>
      </w:ins>
      <w:ins w:author="LILIA ROSA COELHO MOURA" w:date="2025-06-13T22:38:00Z" w:id="1044988628">
        <w:r w:rsidRPr="0F56D97C" w:rsidR="6031F6CE">
          <w:rPr>
            <w:rFonts w:ascii="Times New Roman" w:hAnsi="Times New Roman" w:eastAsia="Times New Roman" w:cs="Times New Roman"/>
          </w:rPr>
          <w:t xml:space="preserve">Este diagrama, </w:t>
        </w:r>
      </w:ins>
      <w:ins w:author="LILIA ROSA COELHO MOURA" w:date="2025-06-13T22:40:00Z" w:id="1785286374">
        <w:r w:rsidRPr="0F56D97C" w:rsidR="1643DDFC">
          <w:rPr>
            <w:rFonts w:ascii="Times New Roman" w:hAnsi="Times New Roman" w:eastAsia="Times New Roman" w:cs="Times New Roman"/>
          </w:rPr>
          <w:t>representa o ciclo de vida das interações do objeto "Usuário" com o sistema, com foco nos processos de cadastro, autenticação tradicional (com e-mail e senha) e autenticação via Google. O fluxo inicia-se quando o usuário preenche o formulário de entrada. Em seguida, o sistema realiza a validação dos dados informados.</w:t>
        </w:r>
      </w:ins>
      <w:ins w:author="LILIA ROSA COELHO MOURA" w:date="2025-06-14T01:20:07.93Z" w:id="1345301368">
        <w:r w:rsidRPr="0F56D97C" w:rsidR="7D597CB3">
          <w:rPr>
            <w:rFonts w:ascii="Times New Roman" w:hAnsi="Times New Roman" w:eastAsia="Times New Roman" w:cs="Times New Roman"/>
          </w:rPr>
          <w:t xml:space="preserve"> </w:t>
        </w:r>
      </w:ins>
      <w:ins w:author="LILIA ROSA COELHO MOURA" w:date="2025-06-13T22:40:00Z" w:id="1674679680">
        <w:r w:rsidRPr="0F56D97C" w:rsidR="1643DDFC">
          <w:rPr>
            <w:rFonts w:ascii="Times New Roman" w:hAnsi="Times New Roman" w:eastAsia="Times New Roman" w:cs="Times New Roman"/>
          </w:rPr>
          <w:t>Caso os dados sejam inválidos, o sistema retorna uma mensagem de erro ao usuário, interrompendo o processo de cadastro. Se os dados forem considerados válidos, o sistema executa o procedimento de registro junto ao banco de dados e, posteriormente, retorna uma mensagem ao usuário informando o sucesso ou falha da operação de cadastro.</w:t>
        </w:r>
      </w:ins>
      <w:ins w:author="LILIA ROSA COELHO MOURA" w:date="2025-06-14T01:20:20.174Z" w:id="1343426648">
        <w:r w:rsidRPr="0F56D97C" w:rsidR="35B6D1B7">
          <w:rPr>
            <w:rFonts w:ascii="Times New Roman" w:hAnsi="Times New Roman" w:eastAsia="Times New Roman" w:cs="Times New Roman"/>
          </w:rPr>
          <w:t xml:space="preserve"> </w:t>
        </w:r>
      </w:ins>
      <w:ins w:author="LILIA ROSA COELHO MOURA" w:date="2025-06-13T22:40:00Z" w:id="1224432406">
        <w:r w:rsidRPr="0F56D97C" w:rsidR="1643DDFC">
          <w:rPr>
            <w:rFonts w:ascii="Times New Roman" w:hAnsi="Times New Roman" w:eastAsia="Times New Roman" w:cs="Times New Roman"/>
          </w:rPr>
          <w:t>Após o cadastro, o usuário pode realizar o login tradicional informando e-mail e senha. O sistema busca os dados no banco e, conforme o resultado da verificação, informa ao usuário se a autenticação foi bem-sucedida ou não. O diagrama contempla ainda a alternativa de login por meio da conta Google. Nesse caso, os dados do usuário são encaminhados para autenticação externa, e o sistema, ao receber a resposta da API, comunica ao usuário o sucesso ou a falha na tentativa de login.</w:t>
        </w:r>
      </w:ins>
    </w:p>
    <w:p w:rsidR="00584D84" w:rsidP="0F56D97C" w:rsidRDefault="00584D84" w14:paraId="44D7CC43" w14:textId="49A1AC9C">
      <w:pPr>
        <w:spacing w:before="240" w:after="240"/>
        <w:ind w:firstLine="0"/>
        <w:jc w:val="both"/>
        <w:rPr>
          <w:ins w:author="LILIA ROSA COELHO MOURA" w:date="2025-06-13T22:41:00Z" w16du:dateUtc="2025-06-13T22:41:50Z" w:id="366017327"/>
          <w:del w:author="RAYLAN BRUNO SANTANA CARVALHO" w:date="2025-06-14T01:46:08.103Z" w16du:dateUtc="2025-06-14T01:46:08.103Z" w:id="1821632011"/>
          <w:rFonts w:ascii="Times New Roman" w:hAnsi="Times New Roman" w:eastAsia="Times New Roman" w:cs="Times New Roman"/>
        </w:rPr>
      </w:pPr>
    </w:p>
    <w:p w:rsidR="00584D84" w:rsidP="0F56D97C" w:rsidRDefault="00584D84" w14:paraId="0CAF9358" w14:textId="4DF0ACC9">
      <w:pPr>
        <w:spacing w:before="240" w:after="240"/>
        <w:ind w:firstLine="0"/>
        <w:jc w:val="both"/>
        <w:rPr>
          <w:ins w:author="LILIA ROSA COELHO MOURA" w:date="2025-06-13T22:41:00Z" w16du:dateUtc="2025-06-13T22:41:51Z" w:id="1880978416"/>
          <w:rFonts w:ascii="Times New Roman" w:hAnsi="Times New Roman" w:eastAsia="Times New Roman" w:cs="Times New Roman"/>
        </w:rPr>
      </w:pPr>
    </w:p>
    <w:p w:rsidR="00584D84" w:rsidP="0F56D97C" w:rsidRDefault="42E4068F" w14:paraId="60A10C7D" w14:textId="312974A1">
      <w:pPr>
        <w:spacing w:before="240" w:after="240"/>
        <w:ind w:firstLine="708"/>
        <w:jc w:val="center"/>
        <w:rPr>
          <w:ins w:author="RAYLAN BRUNO SANTANA CARVALHO" w:date="2025-06-14T01:46:46.415Z" w16du:dateUtc="2025-06-14T01:46:46.416Z" w:id="1541823377"/>
          <w:rFonts w:ascii="Times New Roman" w:hAnsi="Times New Roman" w:eastAsia="Times New Roman" w:cs="Times New Roman"/>
        </w:rPr>
        <w:pPrChange w:author="LILIA ROSA COELHO MOURA" w:date="2025-06-13T22:43:00Z" w:id="1026">
          <w:pPr>
            <w:spacing w:before="240" w:after="240"/>
            <w:ind w:firstLine="708"/>
            <w:jc w:val="both"/>
          </w:pPr>
        </w:pPrChange>
      </w:pPr>
      <w:ins w:author="LILIA ROSA COELHO MOURA" w:date="2025-06-13T22:41:00Z" w:id="1888397228">
        <w:r w:rsidRPr="0F56D97C" w:rsidR="42E4068F">
          <w:rPr>
            <w:rFonts w:ascii="Times New Roman" w:hAnsi="Times New Roman" w:eastAsia="Times New Roman" w:cs="Times New Roman"/>
          </w:rPr>
          <w:t xml:space="preserve">Imagem 17: </w:t>
        </w:r>
      </w:ins>
      <w:ins w:author="LILIA ROSA COELHO MOURA" w:date="2025-06-13T22:42:00Z" w:id="203542451">
        <w:r w:rsidRPr="0F56D97C" w:rsidR="340F99A2">
          <w:rPr>
            <w:rFonts w:ascii="Times New Roman" w:hAnsi="Times New Roman" w:eastAsia="Times New Roman" w:cs="Times New Roman"/>
          </w:rPr>
          <w:t>Diagrama de Sequê</w:t>
        </w:r>
      </w:ins>
      <w:ins w:author="LILIA ROSA COELHO MOURA" w:date="2025-06-13T22:43:00Z" w:id="2061879965">
        <w:r w:rsidRPr="0F56D97C" w:rsidR="340F99A2">
          <w:rPr>
            <w:rFonts w:ascii="Times New Roman" w:hAnsi="Times New Roman" w:eastAsia="Times New Roman" w:cs="Times New Roman"/>
          </w:rPr>
          <w:t xml:space="preserve">ncia de Buscar </w:t>
        </w:r>
      </w:ins>
      <w:ins w:author="RAYLAN BRUNO SANTANA CARVALHO" w:date="2025-06-13T23:25:00Z" w:id="1995931753">
        <w:r w:rsidRPr="0F56D97C" w:rsidR="5727283C">
          <w:rPr>
            <w:rFonts w:ascii="Times New Roman" w:hAnsi="Times New Roman" w:eastAsia="Times New Roman" w:cs="Times New Roman"/>
          </w:rPr>
          <w:t>pelo Formulário</w:t>
        </w:r>
      </w:ins>
      <w:ins w:author="LILIA ROSA COELHO MOURA" w:date="2025-06-13T22:43:00Z" w:id="1424732123">
        <w:del w:author="RAYLAN BRUNO SANTANA CARVALHO" w:date="2025-06-13T23:25:00Z" w:id="479251021">
          <w:r w:rsidRPr="0F56D97C" w:rsidDel="00584D84">
            <w:rPr>
              <w:rFonts w:ascii="Times New Roman" w:hAnsi="Times New Roman" w:eastAsia="Times New Roman" w:cs="Times New Roman"/>
            </w:rPr>
            <w:delText>Viagem</w:delText>
          </w:r>
        </w:del>
      </w:ins>
    </w:p>
    <w:p w:rsidR="00584D84" w:rsidP="0F56D97C" w:rsidRDefault="340F99A2" w14:paraId="28193607" w14:textId="664207F4">
      <w:pPr>
        <w:pStyle w:val="Normal"/>
        <w:spacing w:before="240" w:after="240"/>
        <w:ind w:firstLine="0"/>
        <w:jc w:val="center"/>
        <w:rPr>
          <w:ins w:author="LILIA ROSA COELHO MOURA" w:date="2025-06-13T22:44:00Z" w16du:dateUtc="2025-06-13T22:44:47Z" w:id="888319537"/>
          <w:rFonts w:ascii="Times New Roman" w:hAnsi="Times New Roman" w:eastAsia="Times New Roman" w:cs="Times New Roman"/>
        </w:rPr>
      </w:pPr>
      <w:ins w:author="LILIA ROSA COELHO MOURA" w:date="2025-06-13T22:43:00Z" w:id="1456036228">
        <w:r w:rsidR="340F99A2">
          <w:drawing>
            <wp:inline wp14:editId="6DB7CB82" wp14:anchorId="7747CCF0">
              <wp:extent cx="3925375" cy="3794746"/>
              <wp:effectExtent l="0" t="0" r="0" b="0"/>
              <wp:docPr id="909687613" name="drawing" title="Inserindo imagem..."/>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09687613" name=""/>
                      <pic:cNvPicPr/>
                    </pic:nvPicPr>
                    <pic:blipFill>
                      <a:blip xmlns:r="http://schemas.openxmlformats.org/officeDocument/2006/relationships" r:embed="rId19">
                        <a:extLst>
                          <a:ext uri="{28A0092B-C50C-407E-A947-70E740481C1C}">
                            <a14:useLocalDpi xmlns:a14="http://schemas.microsoft.com/office/drawing/2010/main"/>
                          </a:ext>
                        </a:extLst>
                      </a:blip>
                      <a:stretch>
                        <a:fillRect/>
                      </a:stretch>
                    </pic:blipFill>
                    <pic:spPr>
                      <a:xfrm>
                        <a:off x="0" y="0"/>
                        <a:ext cx="3925375" cy="3794746"/>
                      </a:xfrm>
                      <a:prstGeom prst="rect">
                        <a:avLst/>
                      </a:prstGeom>
                    </pic:spPr>
                  </pic:pic>
                </a:graphicData>
              </a:graphic>
            </wp:inline>
          </w:drawing>
        </w:r>
      </w:ins>
    </w:p>
    <w:p w:rsidR="00584D84" w:rsidRDefault="340F99A2" w14:paraId="5CB5EAF4" w14:textId="6B5DB113">
      <w:pPr>
        <w:spacing w:before="240" w:after="240"/>
        <w:jc w:val="center"/>
        <w:rPr>
          <w:ins w:author="LILIA ROSA COELHO MOURA" w:date="2025-06-13T22:45:00Z" w16du:dateUtc="2025-06-13T22:45:18Z" w:id="1038"/>
          <w:rFonts w:ascii="Times New Roman" w:hAnsi="Times New Roman" w:eastAsia="Times New Roman" w:cs="Times New Roman"/>
        </w:rPr>
        <w:pPrChange w:author="LILIA ROSA COELHO MOURA" w:date="2025-06-13T22:45:00Z" w:id="1039">
          <w:pPr>
            <w:spacing w:before="240" w:after="240"/>
          </w:pPr>
        </w:pPrChange>
      </w:pPr>
      <w:ins w:author="LILIA ROSA COELHO MOURA" w:date="2025-06-13T22:44:00Z" w:id="1040">
        <w:r w:rsidRPr="0DB4FDCD">
          <w:rPr>
            <w:rFonts w:ascii="Times New Roman" w:hAnsi="Times New Roman" w:eastAsia="Times New Roman" w:cs="Times New Roman"/>
          </w:rPr>
          <w:t>Fonte: Au</w:t>
        </w:r>
      </w:ins>
      <w:ins w:author="LILIA ROSA COELHO MOURA" w:date="2025-06-13T22:45:00Z" w:id="1041">
        <w:r w:rsidRPr="0DB4FDCD">
          <w:rPr>
            <w:rFonts w:ascii="Times New Roman" w:hAnsi="Times New Roman" w:eastAsia="Times New Roman" w:cs="Times New Roman"/>
          </w:rPr>
          <w:t>toria Própria, 2025</w:t>
        </w:r>
      </w:ins>
    </w:p>
    <w:p w:rsidR="00584D84" w:rsidP="0F56D97C" w:rsidRDefault="4D7DD1B2" w14:paraId="5404CA71" w14:textId="2EFFA180">
      <w:pPr>
        <w:spacing w:before="240" w:after="240"/>
        <w:ind w:firstLine="708"/>
        <w:jc w:val="both"/>
        <w:rPr>
          <w:ins w:author="LILIA ROSA COELHO MOURA" w:date="2025-06-13T22:47:00Z" w16du:dateUtc="2025-06-13T22:47:51Z" w:id="1092685827"/>
          <w:rFonts w:ascii="Times New Roman" w:hAnsi="Times New Roman" w:eastAsia="Times New Roman" w:cs="Times New Roman"/>
        </w:rPr>
        <w:pPrChange w:author="LILIA ROSA COELHO MOURA" w:date="2025-06-13T22:47:00Z" w:id="1051">
          <w:pPr>
            <w:spacing w:before="240" w:after="240"/>
            <w:jc w:val="center"/>
          </w:pPr>
        </w:pPrChange>
      </w:pPr>
      <w:ins w:author="LILIA ROSA COELHO MOURA" w:date="2025-06-13T22:45:00Z" w:id="1509505092">
        <w:r w:rsidRPr="0F56D97C" w:rsidR="340F99A2">
          <w:rPr>
            <w:rFonts w:ascii="Times New Roman" w:hAnsi="Times New Roman" w:eastAsia="Times New Roman" w:cs="Times New Roman"/>
          </w:rPr>
          <w:t>Este</w:t>
        </w:r>
      </w:ins>
      <w:ins w:author="LILIA ROSA COELHO MOURA" w:date="2025-06-13T22:46:00Z" w:id="775224681">
        <w:r w:rsidRPr="0F56D97C" w:rsidR="4D7DD1B2">
          <w:rPr>
            <w:rFonts w:ascii="Times New Roman" w:hAnsi="Times New Roman" w:eastAsia="Times New Roman" w:cs="Times New Roman"/>
          </w:rPr>
          <w:t xml:space="preserve"> diagrama, </w:t>
        </w:r>
      </w:ins>
      <w:ins w:author="LILIA ROSA COELHO MOURA" w:date="2025-06-13T22:47:00Z" w:id="1453623270">
        <w:r w:rsidRPr="0F56D97C" w:rsidR="4D7DD1B2">
          <w:rPr>
            <w:rFonts w:ascii="Times New Roman" w:hAnsi="Times New Roman" w:eastAsia="Times New Roman" w:cs="Times New Roman"/>
          </w:rPr>
          <w:t>descreve o fluxo de interação entre o usuário, o sistema e a API de viagens durante o processo de busca de voos por meio de um formulário. O processo tem início quando o usuário envia os dados da viagem desejada. O sistema, então, realiza a validação dessas informações.</w:t>
        </w:r>
      </w:ins>
      <w:ins w:author="LILIA ROSA COELHO MOURA" w:date="2025-06-14T01:23:09.878Z" w:id="164488930">
        <w:r w:rsidRPr="0F56D97C" w:rsidR="64F549C2">
          <w:rPr>
            <w:rFonts w:ascii="Times New Roman" w:hAnsi="Times New Roman" w:eastAsia="Times New Roman" w:cs="Times New Roman"/>
          </w:rPr>
          <w:t xml:space="preserve"> </w:t>
        </w:r>
      </w:ins>
      <w:ins w:author="LILIA ROSA COELHO MOURA" w:date="2025-06-13T22:47:00Z" w:id="672647828">
        <w:r w:rsidRPr="0F56D97C" w:rsidR="4D7DD1B2">
          <w:rPr>
            <w:rFonts w:ascii="Times New Roman" w:hAnsi="Times New Roman" w:eastAsia="Times New Roman" w:cs="Times New Roman"/>
          </w:rPr>
          <w:t>Caso os dados informados estejam incorretos ou incompletos, o sistema interrompe o fluxo e envia ao usuário uma mensagem de erro de validação. Por outro lado, se os dados forem válidos, o sistema prossegue com a solicitação de busca junto à API de viagens.</w:t>
        </w:r>
      </w:ins>
      <w:ins w:author="LILIA ROSA COELHO MOURA" w:date="2025-06-14T01:23:06.372Z" w:id="299072361">
        <w:r w:rsidRPr="0F56D97C" w:rsidR="2FF9C525">
          <w:rPr>
            <w:rFonts w:ascii="Times New Roman" w:hAnsi="Times New Roman" w:eastAsia="Times New Roman" w:cs="Times New Roman"/>
          </w:rPr>
          <w:t xml:space="preserve"> </w:t>
        </w:r>
      </w:ins>
      <w:ins w:author="LILIA ROSA COELHO MOURA" w:date="2025-06-13T22:47:00Z" w:id="612475032">
        <w:r w:rsidRPr="0F56D97C" w:rsidR="4D7DD1B2">
          <w:rPr>
            <w:rFonts w:ascii="Times New Roman" w:hAnsi="Times New Roman" w:eastAsia="Times New Roman" w:cs="Times New Roman"/>
          </w:rPr>
          <w:t>Se a resposta da API indicar falha na busca, o sistema comunica ao usuário o erro ocorrido. Em caso de sucesso, os dados dos voos são retornados ao sistema, que, por sua vez, realiza a exibição das opções disponíveis ao usuário. Ao longo de todo o processo, são previstas mensagens de retorno explícitas em cada ponto de decisão, assegurando ao usuário um feedback claro e imediato sobre o resultado de suas ações.</w:t>
        </w:r>
      </w:ins>
    </w:p>
    <w:p w:rsidR="00584D84" w:rsidP="0DB4FDCD" w:rsidRDefault="00584D84" w14:paraId="6668BFCD" w14:textId="33C0EA3C">
      <w:pPr>
        <w:spacing w:before="240" w:after="240"/>
        <w:ind w:firstLine="708"/>
        <w:jc w:val="both"/>
        <w:rPr>
          <w:ins w:author="LILIA ROSA COELHO MOURA" w:date="2025-06-13T22:47:00Z" w16du:dateUtc="2025-06-13T22:47:51Z" w:id="1053"/>
          <w:rFonts w:ascii="Times New Roman" w:hAnsi="Times New Roman" w:eastAsia="Times New Roman" w:cs="Times New Roman"/>
        </w:rPr>
      </w:pPr>
    </w:p>
    <w:p w:rsidR="00584D84" w:rsidP="0F56D97C" w:rsidRDefault="4D7DD1B2" w14:paraId="01313CB3" w14:textId="5E3B9F64">
      <w:pPr>
        <w:spacing w:before="240" w:after="240"/>
        <w:ind w:firstLine="708"/>
        <w:jc w:val="center"/>
        <w:rPr>
          <w:ins w:author="LILIA ROSA COELHO MOURA" w:date="2025-06-13T22:51:00Z" w16du:dateUtc="2025-06-13T22:51:50Z" w:id="1825020280"/>
          <w:rFonts w:ascii="Times New Roman" w:hAnsi="Times New Roman" w:eastAsia="Times New Roman" w:cs="Times New Roman"/>
        </w:rPr>
        <w:pPrChange w:author="RAYLAN BRUNO SANTANA CARVALHO" w:date="2025-06-13T23:25:00Z" w:id="1055">
          <w:pPr>
            <w:spacing w:before="240" w:after="240"/>
            <w:ind w:firstLine="708"/>
            <w:jc w:val="both"/>
          </w:pPr>
        </w:pPrChange>
      </w:pPr>
      <w:ins w:author="LILIA ROSA COELHO MOURA" w:date="2025-06-13T22:47:00Z" w:id="76820091">
        <w:r w:rsidRPr="0F56D97C" w:rsidR="4D7DD1B2">
          <w:rPr>
            <w:rFonts w:ascii="Times New Roman" w:hAnsi="Times New Roman" w:eastAsia="Times New Roman" w:cs="Times New Roman"/>
          </w:rPr>
          <w:t>Imagem 18: Diagrama de Sequ</w:t>
        </w:r>
      </w:ins>
      <w:ins w:author="LILIA ROSA COELHO MOURA" w:date="2025-06-13T22:48:00Z" w:id="562026368">
        <w:r w:rsidRPr="0F56D97C" w:rsidR="4D7DD1B2">
          <w:rPr>
            <w:rFonts w:ascii="Times New Roman" w:hAnsi="Times New Roman" w:eastAsia="Times New Roman" w:cs="Times New Roman"/>
          </w:rPr>
          <w:t xml:space="preserve">ência Buscar </w:t>
        </w:r>
      </w:ins>
      <w:r w:rsidRPr="0F56D97C" w:rsidR="6A6FB674">
        <w:rPr>
          <w:rFonts w:ascii="Times New Roman" w:hAnsi="Times New Roman" w:eastAsia="Times New Roman" w:cs="Times New Roman"/>
        </w:rPr>
        <w:t xml:space="preserve">pelo </w:t>
      </w:r>
      <w:ins w:author="LILIA ROSA COELHO MOURA" w:date="2025-06-13T22:48:00Z" w:id="1737544702">
        <w:r w:rsidRPr="0F56D97C" w:rsidR="4D7DD1B2">
          <w:rPr>
            <w:rFonts w:ascii="Times New Roman" w:hAnsi="Times New Roman" w:eastAsia="Times New Roman" w:cs="Times New Roman"/>
          </w:rPr>
          <w:t>Chatb</w:t>
        </w:r>
      </w:ins>
      <w:ins w:author="LILIA ROSA COELHO MOURA" w:date="2025-06-13T22:51:00Z" w:id="640714461">
        <w:r w:rsidRPr="0F56D97C" w:rsidR="4119A0F9">
          <w:rPr>
            <w:rFonts w:ascii="Times New Roman" w:hAnsi="Times New Roman" w:eastAsia="Times New Roman" w:cs="Times New Roman"/>
          </w:rPr>
          <w:t>ot</w:t>
        </w:r>
      </w:ins>
    </w:p>
    <w:p w:rsidR="00584D84" w:rsidRDefault="4119A0F9" w14:paraId="047566EE" w14:textId="0A2055E3">
      <w:pPr>
        <w:spacing w:before="240" w:after="240"/>
        <w:jc w:val="center"/>
        <w:rPr>
          <w:ins w:author="LILIA ROSA COELHO MOURA" w:date="2025-06-13T22:53:00Z" w16du:dateUtc="2025-06-13T22:53:12Z" w:id="1062"/>
          <w:rFonts w:ascii="Times New Roman" w:hAnsi="Times New Roman" w:eastAsia="Times New Roman" w:cs="Times New Roman"/>
        </w:rPr>
        <w:pPrChange w:author="LILIA ROSA COELHO MOURA" w:date="2025-06-13T22:53:00Z" w:id="1063">
          <w:pPr/>
        </w:pPrChange>
      </w:pPr>
      <w:del w:author="LILIA ROSA COELHO MOURA" w:date="2025-06-13T22:52:00Z" w:id="1064">
        <w:r>
          <w:rPr>
            <w:noProof/>
          </w:rPr>
          <w:drawing>
            <wp:inline distT="0" distB="0" distL="0" distR="0" wp14:anchorId="5B009D28" wp14:editId="71D9F6A1">
              <wp:extent cx="5724525" cy="5162550"/>
              <wp:effectExtent l="0" t="0" r="0" b="0"/>
              <wp:docPr id="1272674937" name="drawing" title="Inserindo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74937" name=""/>
                      <pic:cNvPicPr/>
                    </pic:nvPicPr>
                    <pic:blipFill>
                      <a:blip r:embed="rId20">
                        <a:extLst>
                          <a:ext uri="{28A0092B-C50C-407E-A947-70E740481C1C}">
                            <a14:useLocalDpi xmlns:a14="http://schemas.microsoft.com/office/drawing/2010/main" val="0"/>
                          </a:ext>
                        </a:extLst>
                      </a:blip>
                      <a:stretch>
                        <a:fillRect/>
                      </a:stretch>
                    </pic:blipFill>
                    <pic:spPr>
                      <a:xfrm>
                        <a:off x="0" y="0"/>
                        <a:ext cx="5724525" cy="5162550"/>
                      </a:xfrm>
                      <a:prstGeom prst="rect">
                        <a:avLst/>
                      </a:prstGeom>
                    </pic:spPr>
                  </pic:pic>
                </a:graphicData>
              </a:graphic>
            </wp:inline>
          </w:drawing>
        </w:r>
      </w:del>
      <w:ins w:author="LILIA ROSA COELHO MOURA" w:date="2025-06-13T22:52:00Z" w:id="1065">
        <w:r w:rsidRPr="0BC51242">
          <w:rPr>
            <w:rFonts w:ascii="Times New Roman" w:hAnsi="Times New Roman" w:eastAsia="Times New Roman" w:cs="Times New Roman"/>
            <w:rPrChange w:author="KAUAN GUILHERME ALVES PINHEIRO SANTOS" w:date="2025-06-13T20:56:00Z" w16du:dateUtc="2025-06-13T23:56:00Z" w:id="1066">
              <w:rPr/>
            </w:rPrChange>
          </w:rPr>
          <w:t>Fonte: Autor</w:t>
        </w:r>
      </w:ins>
      <w:ins w:author="LILIA ROSA COELHO MOURA" w:date="2025-06-13T22:53:00Z" w:id="1067">
        <w:r w:rsidRPr="0BC51242">
          <w:rPr>
            <w:rFonts w:ascii="Times New Roman" w:hAnsi="Times New Roman" w:eastAsia="Times New Roman" w:cs="Times New Roman"/>
            <w:rPrChange w:author="KAUAN GUILHERME ALVES PINHEIRO SANTOS" w:date="2025-06-13T20:56:00Z" w16du:dateUtc="2025-06-13T23:56:00Z" w:id="1068">
              <w:rPr/>
            </w:rPrChange>
          </w:rPr>
          <w:t>ia Pr</w:t>
        </w:r>
        <w:r w:rsidRPr="0BC51242">
          <w:rPr>
            <w:rFonts w:hint="eastAsia" w:ascii="Times New Roman" w:hAnsi="Times New Roman" w:eastAsia="Times New Roman" w:cs="Times New Roman"/>
            <w:rPrChange w:author="KAUAN GUILHERME ALVES PINHEIRO SANTOS" w:date="2025-06-13T20:56:00Z" w16du:dateUtc="2025-06-13T23:56:00Z" w:id="1069">
              <w:rPr>
                <w:rFonts w:hint="eastAsia"/>
              </w:rPr>
            </w:rPrChange>
          </w:rPr>
          <w:t>ó</w:t>
        </w:r>
        <w:r w:rsidRPr="0BC51242">
          <w:rPr>
            <w:rFonts w:ascii="Times New Roman" w:hAnsi="Times New Roman" w:eastAsia="Times New Roman" w:cs="Times New Roman"/>
            <w:rPrChange w:author="KAUAN GUILHERME ALVES PINHEIRO SANTOS" w:date="2025-06-13T20:56:00Z" w16du:dateUtc="2025-06-13T23:56:00Z" w:id="1070">
              <w:rPr/>
            </w:rPrChange>
          </w:rPr>
          <w:t>pria</w:t>
        </w:r>
      </w:ins>
    </w:p>
    <w:p w:rsidR="00584D84" w:rsidP="0F56D97C" w:rsidRDefault="6E8A08FF" w14:paraId="219D4A75" w14:textId="64984724">
      <w:pPr>
        <w:spacing w:before="240" w:after="240"/>
        <w:ind w:firstLine="708"/>
        <w:jc w:val="both"/>
        <w:rPr>
          <w:ins w:author="LILIA ROSA COELHO MOURA" w:date="2025-06-13T22:54:00Z" w16du:dateUtc="2025-06-13T22:54:35Z" w:id="1796644293"/>
          <w:del w:author="RAYLAN BRUNO SANTANA CARVALHO" w:date="2025-06-14T01:47:20.318Z" w16du:dateUtc="2025-06-14T01:47:20.318Z" w:id="420260885"/>
          <w:rFonts w:ascii="Times New Roman" w:hAnsi="Times New Roman" w:eastAsia="Times New Roman" w:cs="Times New Roman"/>
          <w:rPrChange w:author="KAUAN GUILHERME ALVES PINHEIRO SANTOS" w:date="2025-06-13T20:56:00Z" w16du:dateUtc="2025-06-13T23:56:00Z" w:id="1523373756">
            <w:rPr>
              <w:ins w:author="LILIA ROSA COELHO MOURA" w:date="2025-06-13T22:54:00Z" w16du:dateUtc="2025-06-13T22:54:35Z" w:id="921212687"/>
              <w:del w:author="RAYLAN BRUNO SANTANA CARVALHO" w:date="2025-06-14T01:47:20.318Z" w16du:dateUtc="2025-06-14T01:47:20.318Z" w:id="473624855"/>
              <w:rFonts w:ascii="Aptos" w:hAnsi="Aptos" w:eastAsia="Aptos" w:cs="Aptos"/>
            </w:rPr>
          </w:rPrChange>
        </w:rPr>
        <w:pPrChange w:author="LILIA ROSA COELHO MOURA" w:date="2025-06-13T22:54:00Z" w:id="1089">
          <w:pPr>
            <w:spacing w:before="240" w:after="240"/>
            <w:jc w:val="center"/>
          </w:pPr>
        </w:pPrChange>
      </w:pPr>
      <w:ins w:author="LILIA ROSA COELHO MOURA" w:date="2025-06-13T22:53:00Z" w:id="1031433650">
        <w:r w:rsidRPr="0F56D97C" w:rsidR="6E8A08FF">
          <w:rPr>
            <w:rFonts w:ascii="Times New Roman" w:hAnsi="Times New Roman" w:eastAsia="Times New Roman" w:cs="Times New Roman"/>
            <w:rPrChange w:author="KAUAN GUILHERME ALVES PINHEIRO SANTOS" w:date="2025-06-13T20:56:00Z" w:id="1049411856"/>
          </w:rPr>
          <w:t>Es</w:t>
        </w:r>
      </w:ins>
      <w:ins w:author="LILIA ROSA COELHO MOURA" w:date="2025-06-13T22:54:00Z" w:id="229027567">
        <w:r w:rsidRPr="0F56D97C" w:rsidR="6E8A08FF">
          <w:rPr>
            <w:rFonts w:ascii="Times New Roman" w:hAnsi="Times New Roman" w:eastAsia="Times New Roman" w:cs="Times New Roman"/>
            <w:rPrChange w:author="KAUAN GUILHERME ALVES PINHEIRO SANTOS" w:date="2025-06-13T20:56:00Z" w:id="1486954038"/>
          </w:rPr>
          <w:t xml:space="preserve">te diagrama </w:t>
        </w:r>
        <w:r w:rsidRPr="0F56D97C" w:rsidR="6E8A08FF">
          <w:rPr>
            <w:rFonts w:ascii="Times New Roman" w:hAnsi="Times New Roman" w:eastAsia="Times New Roman" w:cs="Times New Roman"/>
            <w:rPrChange w:author="KAUAN GUILHERME ALVES PINHEIRO SANTOS" w:date="2025-06-13T20:56:00Z" w:id="632032220">
              <w:rPr>
                <w:rFonts w:ascii="Aptos" w:hAnsi="Aptos" w:eastAsia="Aptos" w:cs="Aptos"/>
              </w:rPr>
            </w:rPrChange>
          </w:rPr>
          <w:t xml:space="preserve">representa o fluxo de interação entre o usuário, o </w:t>
        </w:r>
        <w:r w:rsidRPr="0F56D97C" w:rsidR="6E8A08FF">
          <w:rPr>
            <w:rFonts w:ascii="Times New Roman" w:hAnsi="Times New Roman" w:eastAsia="Times New Roman" w:cs="Times New Roman"/>
            <w:rPrChange w:author="KAUAN GUILHERME ALVES PINHEIRO SANTOS" w:date="2025-06-13T20:56:00Z" w:id="125842436">
              <w:rPr>
                <w:rFonts w:ascii="Aptos" w:hAnsi="Aptos" w:eastAsia="Aptos" w:cs="Aptos"/>
              </w:rPr>
            </w:rPrChange>
          </w:rPr>
          <w:t>chatbot</w:t>
        </w:r>
        <w:r w:rsidRPr="0F56D97C" w:rsidR="6E8A08FF">
          <w:rPr>
            <w:rFonts w:ascii="Times New Roman" w:hAnsi="Times New Roman" w:eastAsia="Times New Roman" w:cs="Times New Roman"/>
            <w:rPrChange w:author="KAUAN GUILHERME ALVES PINHEIRO SANTOS" w:date="2025-06-13T20:56:00Z" w:id="1675587078">
              <w:rPr>
                <w:rFonts w:ascii="Aptos" w:hAnsi="Aptos" w:eastAsia="Aptos" w:cs="Aptos"/>
              </w:rPr>
            </w:rPrChange>
          </w:rPr>
          <w:t xml:space="preserve"> e a API de viagens durante o processo de busca de viagens via assistente virtual. O processo é iterativo e começa quando o usuário envia uma mensagem com dados ainda incompletos sobre a viagem desejada.</w:t>
        </w:r>
      </w:ins>
      <w:ins w:author="LILIA ROSA COELHO MOURA" w:date="2025-06-14T01:20:37.045Z" w:id="1206126336">
        <w:r w:rsidRPr="0F56D97C" w:rsidR="648DE6B8">
          <w:rPr>
            <w:rFonts w:ascii="Times New Roman" w:hAnsi="Times New Roman" w:eastAsia="Times New Roman" w:cs="Times New Roman"/>
          </w:rPr>
          <w:t xml:space="preserve"> </w:t>
        </w:r>
      </w:ins>
      <w:ins w:author="LILIA ROSA COELHO MOURA" w:date="2025-06-13T22:54:00Z" w:id="1276987083">
        <w:r w:rsidRPr="0F56D97C" w:rsidR="6E8A08FF">
          <w:rPr>
            <w:rFonts w:ascii="Times New Roman" w:hAnsi="Times New Roman" w:eastAsia="Times New Roman" w:cs="Times New Roman"/>
            <w:rPrChange w:author="KAUAN GUILHERME ALVES PINHEIRO SANTOS" w:date="2025-06-13T20:56:00Z" w:id="2015775046">
              <w:rPr>
                <w:rFonts w:ascii="Aptos" w:hAnsi="Aptos" w:eastAsia="Aptos" w:cs="Aptos"/>
              </w:rPr>
            </w:rPrChange>
          </w:rPr>
          <w:t xml:space="preserve">O </w:t>
        </w:r>
        <w:r w:rsidRPr="0F56D97C" w:rsidR="6E8A08FF">
          <w:rPr>
            <w:rFonts w:ascii="Times New Roman" w:hAnsi="Times New Roman" w:eastAsia="Times New Roman" w:cs="Times New Roman"/>
            <w:rPrChange w:author="KAUAN GUILHERME ALVES PINHEIRO SANTOS" w:date="2025-06-13T20:56:00Z" w:id="857588938">
              <w:rPr>
                <w:rFonts w:ascii="Aptos" w:hAnsi="Aptos" w:eastAsia="Aptos" w:cs="Aptos"/>
              </w:rPr>
            </w:rPrChange>
          </w:rPr>
          <w:t>chatbot</w:t>
        </w:r>
        <w:r w:rsidRPr="0F56D97C" w:rsidR="6E8A08FF">
          <w:rPr>
            <w:rFonts w:ascii="Times New Roman" w:hAnsi="Times New Roman" w:eastAsia="Times New Roman" w:cs="Times New Roman"/>
            <w:rPrChange w:author="KAUAN GUILHERME ALVES PINHEIRO SANTOS" w:date="2025-06-13T20:56:00Z" w:id="1111340010">
              <w:rPr>
                <w:rFonts w:ascii="Aptos" w:hAnsi="Aptos" w:eastAsia="Aptos" w:cs="Aptos"/>
              </w:rPr>
            </w:rPrChange>
          </w:rPr>
          <w:t xml:space="preserve"> processa a mensagem inicial e retorna uma resposta parcial, solicitando mais informações. Este ciclo se repete até que os dados da viagem estejam completos. Em seguida, o </w:t>
        </w:r>
        <w:r w:rsidRPr="0F56D97C" w:rsidR="6E8A08FF">
          <w:rPr>
            <w:rFonts w:ascii="Times New Roman" w:hAnsi="Times New Roman" w:eastAsia="Times New Roman" w:cs="Times New Roman"/>
            <w:rPrChange w:author="KAUAN GUILHERME ALVES PINHEIRO SANTOS" w:date="2025-06-13T20:56:00Z" w:id="1232327955">
              <w:rPr>
                <w:rFonts w:ascii="Aptos" w:hAnsi="Aptos" w:eastAsia="Aptos" w:cs="Aptos"/>
              </w:rPr>
            </w:rPrChange>
          </w:rPr>
          <w:t>chatbot</w:t>
        </w:r>
        <w:r w:rsidRPr="0F56D97C" w:rsidR="6E8A08FF">
          <w:rPr>
            <w:rFonts w:ascii="Times New Roman" w:hAnsi="Times New Roman" w:eastAsia="Times New Roman" w:cs="Times New Roman"/>
            <w:rPrChange w:author="KAUAN GUILHERME ALVES PINHEIRO SANTOS" w:date="2025-06-13T20:56:00Z" w:id="1542639085">
              <w:rPr>
                <w:rFonts w:ascii="Aptos" w:hAnsi="Aptos" w:eastAsia="Aptos" w:cs="Aptos"/>
              </w:rPr>
            </w:rPrChange>
          </w:rPr>
          <w:t xml:space="preserve"> constrói o contexto da viagem a partir das informações fornecidas. Caso o contexto ainda seja insuficiente, um novo ciclo de interação com o usuário é iniciado até que todos os parâmetros estejam adequadamente definidos.</w:t>
        </w:r>
      </w:ins>
      <w:ins w:author="LILIA ROSA COELHO MOURA" w:date="2025-06-14T01:20:44.714Z" w:id="834867047">
        <w:r w:rsidRPr="0F56D97C" w:rsidR="5A39E52B">
          <w:rPr>
            <w:rFonts w:ascii="Times New Roman" w:hAnsi="Times New Roman" w:eastAsia="Times New Roman" w:cs="Times New Roman"/>
          </w:rPr>
          <w:t xml:space="preserve"> </w:t>
        </w:r>
      </w:ins>
      <w:ins w:author="LILIA ROSA COELHO MOURA" w:date="2025-06-13T22:54:00Z" w:id="112132967">
        <w:r w:rsidRPr="0F56D97C" w:rsidR="6E8A08FF">
          <w:rPr>
            <w:rFonts w:ascii="Times New Roman" w:hAnsi="Times New Roman" w:eastAsia="Times New Roman" w:cs="Times New Roman"/>
            <w:rPrChange w:author="KAUAN GUILHERME ALVES PINHEIRO SANTOS" w:date="2025-06-13T20:56:00Z" w:id="51320231">
              <w:rPr>
                <w:rFonts w:ascii="Aptos" w:hAnsi="Aptos" w:eastAsia="Aptos" w:cs="Aptos"/>
              </w:rPr>
            </w:rPrChange>
          </w:rPr>
          <w:t xml:space="preserve">Com os dados e o contexto prontos, o </w:t>
        </w:r>
        <w:r w:rsidRPr="0F56D97C" w:rsidR="6E8A08FF">
          <w:rPr>
            <w:rFonts w:ascii="Times New Roman" w:hAnsi="Times New Roman" w:eastAsia="Times New Roman" w:cs="Times New Roman"/>
            <w:rPrChange w:author="KAUAN GUILHERME ALVES PINHEIRO SANTOS" w:date="2025-06-13T20:56:00Z" w:id="1423507785">
              <w:rPr>
                <w:rFonts w:ascii="Aptos" w:hAnsi="Aptos" w:eastAsia="Aptos" w:cs="Aptos"/>
              </w:rPr>
            </w:rPrChange>
          </w:rPr>
          <w:t>chatbot</w:t>
        </w:r>
        <w:r w:rsidRPr="0F56D97C" w:rsidR="6E8A08FF">
          <w:rPr>
            <w:rFonts w:ascii="Times New Roman" w:hAnsi="Times New Roman" w:eastAsia="Times New Roman" w:cs="Times New Roman"/>
            <w:rPrChange w:author="KAUAN GUILHERME ALVES PINHEIRO SANTOS" w:date="2025-06-13T20:56:00Z" w:id="2034177281">
              <w:rPr>
                <w:rFonts w:ascii="Aptos" w:hAnsi="Aptos" w:eastAsia="Aptos" w:cs="Aptos"/>
              </w:rPr>
            </w:rPrChange>
          </w:rPr>
          <w:t xml:space="preserve"> realiza uma consulta à API de viagens. A resposta recebida pode conter uma lista de resultados ou indicar uma falha. Se a lista estiver vazia ou ocorrer algum erro, o sistema informa o usuário sobre a ausência de resultados. Em casos bem-sucedidos, o </w:t>
        </w:r>
        <w:r w:rsidRPr="0F56D97C" w:rsidR="6E8A08FF">
          <w:rPr>
            <w:rFonts w:ascii="Times New Roman" w:hAnsi="Times New Roman" w:eastAsia="Times New Roman" w:cs="Times New Roman"/>
            <w:rPrChange w:author="KAUAN GUILHERME ALVES PINHEIRO SANTOS" w:date="2025-06-13T20:56:00Z" w:id="2035820273">
              <w:rPr>
                <w:rFonts w:ascii="Aptos" w:hAnsi="Aptos" w:eastAsia="Aptos" w:cs="Aptos"/>
              </w:rPr>
            </w:rPrChange>
          </w:rPr>
          <w:t>chatbot</w:t>
        </w:r>
        <w:r w:rsidRPr="0F56D97C" w:rsidR="6E8A08FF">
          <w:rPr>
            <w:rFonts w:ascii="Times New Roman" w:hAnsi="Times New Roman" w:eastAsia="Times New Roman" w:cs="Times New Roman"/>
            <w:rPrChange w:author="KAUAN GUILHERME ALVES PINHEIRO SANTOS" w:date="2025-06-13T20:56:00Z" w:id="1586189536">
              <w:rPr>
                <w:rFonts w:ascii="Aptos" w:hAnsi="Aptos" w:eastAsia="Aptos" w:cs="Aptos"/>
              </w:rPr>
            </w:rPrChange>
          </w:rPr>
          <w:t xml:space="preserve"> exibe os resultados disponíveis.</w:t>
        </w:r>
      </w:ins>
    </w:p>
    <w:p w:rsidR="00584D84" w:rsidP="0F56D97C" w:rsidRDefault="00584D84" w14:paraId="66696E77" w14:textId="6CE9240E">
      <w:pPr>
        <w:spacing w:before="240" w:after="240"/>
        <w:ind w:firstLine="0"/>
        <w:jc w:val="both"/>
        <w:rPr>
          <w:ins w:author="LILIA ROSA COELHO MOURA" w:date="2025-06-13T22:54:00Z" w16du:dateUtc="2025-06-13T22:54:35Z" w:id="565241206"/>
          <w:rFonts w:ascii="Times New Roman" w:hAnsi="Times New Roman" w:eastAsia="Times New Roman" w:cs="Times New Roman"/>
          <w:rPrChange w:author="KAUAN GUILHERME ALVES PINHEIRO SANTOS" w:date="2025-06-13T20:56:00Z" w16du:dateUtc="2025-06-13T23:56:00Z" w:id="1531911292">
            <w:rPr>
              <w:ins w:author="LILIA ROSA COELHO MOURA" w:date="2025-06-13T22:54:00Z" w16du:dateUtc="2025-06-13T22:54:35Z" w:id="1476285526"/>
              <w:rFonts w:ascii="Aptos" w:hAnsi="Aptos" w:eastAsia="Aptos" w:cs="Aptos"/>
            </w:rPr>
          </w:rPrChange>
        </w:rPr>
      </w:pPr>
    </w:p>
    <w:p w:rsidR="00584D84" w:rsidRDefault="6E8A08FF" w14:paraId="02D70A1A" w14:textId="3526D3A2">
      <w:pPr>
        <w:spacing w:before="240" w:after="240"/>
        <w:ind w:firstLine="708"/>
        <w:jc w:val="center"/>
        <w:rPr>
          <w:ins w:author="LILIA ROSA COELHO MOURA" w:date="2025-06-13T22:56:00Z" w16du:dateUtc="2025-06-13T22:56:33Z" w:id="1095"/>
          <w:rFonts w:ascii="Times New Roman" w:hAnsi="Times New Roman" w:eastAsia="Times New Roman" w:cs="Times New Roman"/>
          <w:rPrChange w:author="KAUAN GUILHERME ALVES PINHEIRO SANTOS" w:date="2025-06-13T20:56:00Z" w16du:dateUtc="2025-06-13T23:56:00Z" w:id="1096">
            <w:rPr>
              <w:ins w:author="LILIA ROSA COELHO MOURA" w:date="2025-06-13T22:56:00Z" w16du:dateUtc="2025-06-13T22:56:33Z" w:id="1097"/>
              <w:rFonts w:ascii="Aptos" w:hAnsi="Aptos" w:eastAsia="Aptos" w:cs="Aptos"/>
            </w:rPr>
          </w:rPrChange>
        </w:rPr>
        <w:pPrChange w:author="LILIA ROSA COELHO MOURA" w:date="2025-06-13T22:55:00Z" w:id="1098">
          <w:pPr>
            <w:spacing w:before="240" w:after="240"/>
            <w:ind w:firstLine="708"/>
            <w:jc w:val="both"/>
          </w:pPr>
        </w:pPrChange>
      </w:pPr>
      <w:ins w:author="LILIA ROSA COELHO MOURA" w:date="2025-06-13T22:54:00Z" w:id="1099">
        <w:r w:rsidRPr="0BC51242">
          <w:rPr>
            <w:rFonts w:ascii="Times New Roman" w:hAnsi="Times New Roman" w:eastAsia="Times New Roman" w:cs="Times New Roman"/>
            <w:rPrChange w:author="KAUAN GUILHERME ALVES PINHEIRO SANTOS" w:date="2025-06-13T20:56:00Z" w16du:dateUtc="2025-06-13T23:56:00Z" w:id="1100">
              <w:rPr>
                <w:rFonts w:ascii="Aptos" w:hAnsi="Aptos" w:eastAsia="Aptos" w:cs="Aptos"/>
              </w:rPr>
            </w:rPrChange>
          </w:rPr>
          <w:t xml:space="preserve">Imagem 19: Diagrama de </w:t>
        </w:r>
      </w:ins>
      <w:ins w:author="LILIA ROSA COELHO MOURA" w:date="2025-06-13T22:55:00Z" w:id="1101">
        <w:r w:rsidRPr="0BC51242">
          <w:rPr>
            <w:rFonts w:ascii="Times New Roman" w:hAnsi="Times New Roman" w:eastAsia="Times New Roman" w:cs="Times New Roman"/>
            <w:rPrChange w:author="KAUAN GUILHERME ALVES PINHEIRO SANTOS" w:date="2025-06-13T20:56:00Z" w16du:dateUtc="2025-06-13T23:56:00Z" w:id="1102">
              <w:rPr>
                <w:rFonts w:ascii="Aptos" w:hAnsi="Aptos" w:eastAsia="Aptos" w:cs="Aptos"/>
              </w:rPr>
            </w:rPrChange>
          </w:rPr>
          <w:t>Sequência</w:t>
        </w:r>
      </w:ins>
      <w:ins w:author="LILIA ROSA COELHO MOURA" w:date="2025-06-13T22:54:00Z" w:id="1103">
        <w:r w:rsidRPr="0BC51242">
          <w:rPr>
            <w:rFonts w:ascii="Times New Roman" w:hAnsi="Times New Roman" w:eastAsia="Times New Roman" w:cs="Times New Roman"/>
            <w:rPrChange w:author="KAUAN GUILHERME ALVES PINHEIRO SANTOS" w:date="2025-06-13T20:56:00Z" w16du:dateUtc="2025-06-13T23:56:00Z" w:id="1104">
              <w:rPr>
                <w:rFonts w:ascii="Aptos" w:hAnsi="Aptos" w:eastAsia="Aptos" w:cs="Aptos"/>
              </w:rPr>
            </w:rPrChange>
          </w:rPr>
          <w:t xml:space="preserve"> </w:t>
        </w:r>
      </w:ins>
      <w:ins w:author="LILIA ROSA COELHO MOURA" w:date="2025-06-13T22:55:00Z" w:id="1105">
        <w:r w:rsidRPr="0BC51242">
          <w:rPr>
            <w:rFonts w:ascii="Times New Roman" w:hAnsi="Times New Roman" w:eastAsia="Times New Roman" w:cs="Times New Roman"/>
            <w:rPrChange w:author="KAUAN GUILHERME ALVES PINHEIRO SANTOS" w:date="2025-06-13T20:56:00Z" w16du:dateUtc="2025-06-13T23:56:00Z" w:id="1106">
              <w:rPr>
                <w:rFonts w:ascii="Aptos" w:hAnsi="Aptos" w:eastAsia="Aptos" w:cs="Aptos"/>
              </w:rPr>
            </w:rPrChange>
          </w:rPr>
          <w:t xml:space="preserve">de Comprar </w:t>
        </w:r>
      </w:ins>
      <w:ins w:author="LILIA ROSA COELHO MOURA" w:date="2025-06-13T22:56:00Z" w:id="1107">
        <w:r w:rsidRPr="0BC51242" w:rsidR="4F54D763">
          <w:rPr>
            <w:rFonts w:ascii="Times New Roman" w:hAnsi="Times New Roman" w:eastAsia="Times New Roman" w:cs="Times New Roman"/>
            <w:rPrChange w:author="KAUAN GUILHERME ALVES PINHEIRO SANTOS" w:date="2025-06-13T20:56:00Z" w16du:dateUtc="2025-06-13T23:56:00Z" w:id="1108">
              <w:rPr>
                <w:rFonts w:ascii="Aptos" w:hAnsi="Aptos" w:eastAsia="Aptos" w:cs="Aptos"/>
              </w:rPr>
            </w:rPrChange>
          </w:rPr>
          <w:t>Passagem</w:t>
        </w:r>
      </w:ins>
    </w:p>
    <w:p w:rsidR="00584D84" w:rsidP="0DB4FDCD" w:rsidRDefault="00584D84" w14:paraId="6F0C7162" w14:textId="42FC413D">
      <w:pPr>
        <w:spacing w:before="240" w:after="240"/>
        <w:ind w:firstLine="708"/>
        <w:jc w:val="center"/>
        <w:rPr>
          <w:ins w:author="LILIA ROSA COELHO MOURA" w:date="2025-06-13T22:56:00Z" w16du:dateUtc="2025-06-13T22:56:33Z" w:id="1109"/>
          <w:rFonts w:ascii="Times New Roman" w:hAnsi="Times New Roman" w:eastAsia="Times New Roman" w:cs="Times New Roman"/>
          <w:rPrChange w:author="KAUAN GUILHERME ALVES PINHEIRO SANTOS" w:date="2025-06-13T20:56:00Z" w16du:dateUtc="2025-06-13T23:56:00Z" w:id="1110">
            <w:rPr>
              <w:ins w:author="LILIA ROSA COELHO MOURA" w:date="2025-06-13T22:56:00Z" w16du:dateUtc="2025-06-13T22:56:33Z" w:id="1111"/>
              <w:rFonts w:ascii="Aptos" w:hAnsi="Aptos" w:eastAsia="Aptos" w:cs="Aptos"/>
            </w:rPr>
          </w:rPrChange>
        </w:rPr>
      </w:pPr>
    </w:p>
    <w:p w:rsidR="00584D84" w:rsidRDefault="4F54D763" w14:paraId="5D58FB22" w14:textId="158B91DD">
      <w:pPr>
        <w:spacing w:before="240" w:after="240"/>
        <w:jc w:val="center"/>
        <w:rPr>
          <w:ins w:author="LILIA ROSA COELHO MOURA" w:date="2025-06-13T22:54:00Z" w16du:dateUtc="2025-06-13T22:54:09Z" w:id="1112"/>
          <w:rFonts w:ascii="Times New Roman" w:hAnsi="Times New Roman" w:eastAsia="Times New Roman" w:cs="Times New Roman"/>
          <w:rPrChange w:author="KAUAN GUILHERME ALVES PINHEIRO SANTOS" w:date="2025-06-13T20:56:00Z" w16du:dateUtc="2025-06-13T23:56:00Z" w:id="1113">
            <w:rPr>
              <w:ins w:author="LILIA ROSA COELHO MOURA" w:date="2025-06-13T22:54:00Z" w16du:dateUtc="2025-06-13T22:54:09Z" w:id="1114"/>
              <w:rFonts w:ascii="Aptos" w:hAnsi="Aptos" w:eastAsia="Aptos" w:cs="Aptos"/>
            </w:rPr>
          </w:rPrChange>
        </w:rPr>
        <w:pPrChange w:author="LILIA ROSA COELHO MOURA" w:date="2025-06-13T22:56:00Z" w:id="1115">
          <w:pPr/>
        </w:pPrChange>
      </w:pPr>
      <w:ins w:author="LILIA ROSA COELHO MOURA" w:date="2025-06-13T22:56:00Z" w:id="1116">
        <w:r>
          <w:rPr>
            <w:noProof/>
          </w:rPr>
          <w:drawing>
            <wp:inline distT="0" distB="0" distL="0" distR="0" wp14:anchorId="2C749E5A" wp14:editId="01FA19EC">
              <wp:extent cx="4591050" cy="5724525"/>
              <wp:effectExtent l="0" t="0" r="0" b="0"/>
              <wp:docPr id="80402471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24713" name=""/>
                      <pic:cNvPicPr/>
                    </pic:nvPicPr>
                    <pic:blipFill>
                      <a:blip r:embed="rId21">
                        <a:extLst>
                          <a:ext uri="{28A0092B-C50C-407E-A947-70E740481C1C}">
                            <a14:useLocalDpi xmlns:a14="http://schemas.microsoft.com/office/drawing/2010/main" val="0"/>
                          </a:ext>
                        </a:extLst>
                      </a:blip>
                      <a:stretch>
                        <a:fillRect/>
                      </a:stretch>
                    </pic:blipFill>
                    <pic:spPr>
                      <a:xfrm>
                        <a:off x="0" y="0"/>
                        <a:ext cx="4591050" cy="5724525"/>
                      </a:xfrm>
                      <a:prstGeom prst="rect">
                        <a:avLst/>
                      </a:prstGeom>
                    </pic:spPr>
                  </pic:pic>
                </a:graphicData>
              </a:graphic>
            </wp:inline>
          </w:drawing>
        </w:r>
      </w:ins>
    </w:p>
    <w:p w:rsidR="00584D84" w:rsidP="0DB4FDCD" w:rsidRDefault="4F54D763" w14:paraId="70ACFBE1" w14:textId="79C0459B">
      <w:pPr>
        <w:spacing w:before="240" w:after="240"/>
        <w:jc w:val="center"/>
        <w:rPr>
          <w:ins w:author="LILIA ROSA COELHO MOURA" w:date="2025-06-13T22:57:00Z" w16du:dateUtc="2025-06-13T22:57:14Z" w:id="1117"/>
          <w:rFonts w:ascii="Times New Roman" w:hAnsi="Times New Roman" w:eastAsia="Times New Roman" w:cs="Times New Roman"/>
        </w:rPr>
      </w:pPr>
      <w:ins w:author="LILIA ROSA COELHO MOURA" w:date="2025-06-13T22:56:00Z" w:id="1118">
        <w:r w:rsidRPr="0BC51242">
          <w:rPr>
            <w:rFonts w:ascii="Times New Roman" w:hAnsi="Times New Roman" w:eastAsia="Times New Roman" w:cs="Times New Roman"/>
            <w:rPrChange w:author="KAUAN GUILHERME ALVES PINHEIRO SANTOS" w:date="2025-06-13T20:56:00Z" w16du:dateUtc="2025-06-13T23:56:00Z" w:id="1119">
              <w:rPr/>
            </w:rPrChange>
          </w:rPr>
          <w:t>Fo</w:t>
        </w:r>
      </w:ins>
      <w:ins w:author="LILIA ROSA COELHO MOURA" w:date="2025-06-13T22:57:00Z" w:id="1120">
        <w:r w:rsidRPr="0BC51242">
          <w:rPr>
            <w:rFonts w:ascii="Times New Roman" w:hAnsi="Times New Roman" w:eastAsia="Times New Roman" w:cs="Times New Roman"/>
            <w:rPrChange w:author="KAUAN GUILHERME ALVES PINHEIRO SANTOS" w:date="2025-06-13T20:56:00Z" w16du:dateUtc="2025-06-13T23:56:00Z" w:id="1121">
              <w:rPr/>
            </w:rPrChange>
          </w:rPr>
          <w:t>nte: Autoria Pr</w:t>
        </w:r>
        <w:r w:rsidRPr="0BC51242">
          <w:rPr>
            <w:rFonts w:hint="eastAsia" w:ascii="Times New Roman" w:hAnsi="Times New Roman" w:eastAsia="Times New Roman" w:cs="Times New Roman"/>
            <w:rPrChange w:author="KAUAN GUILHERME ALVES PINHEIRO SANTOS" w:date="2025-06-13T20:56:00Z" w16du:dateUtc="2025-06-13T23:56:00Z" w:id="1122">
              <w:rPr>
                <w:rFonts w:hint="eastAsia"/>
              </w:rPr>
            </w:rPrChange>
          </w:rPr>
          <w:t>ó</w:t>
        </w:r>
        <w:r w:rsidRPr="0BC51242">
          <w:rPr>
            <w:rFonts w:ascii="Times New Roman" w:hAnsi="Times New Roman" w:eastAsia="Times New Roman" w:cs="Times New Roman"/>
            <w:rPrChange w:author="KAUAN GUILHERME ALVES PINHEIRO SANTOS" w:date="2025-06-13T20:56:00Z" w16du:dateUtc="2025-06-13T23:56:00Z" w:id="1123">
              <w:rPr/>
            </w:rPrChange>
          </w:rPr>
          <w:t>pria, 2025</w:t>
        </w:r>
      </w:ins>
    </w:p>
    <w:p w:rsidR="00584D84" w:rsidRDefault="4F54D763" w14:paraId="13B9BCFD" w14:textId="2BF2E3D5">
      <w:pPr>
        <w:spacing w:before="240" w:after="240"/>
        <w:ind w:firstLine="708"/>
        <w:jc w:val="both"/>
        <w:rPr>
          <w:ins w:author="LILIA ROSA COELHO MOURA" w:date="2025-06-13T22:57:00Z" w16du:dateUtc="2025-06-13T22:57:58Z" w:id="1124"/>
          <w:rFonts w:ascii="Times New Roman" w:hAnsi="Times New Roman" w:eastAsia="Times New Roman" w:cs="Times New Roman"/>
          <w:rPrChange w:author="KAUAN GUILHERME ALVES PINHEIRO SANTOS" w:date="2025-06-13T20:56:00Z" w16du:dateUtc="2025-06-13T23:56:00Z" w:id="1125">
            <w:rPr>
              <w:ins w:author="LILIA ROSA COELHO MOURA" w:date="2025-06-13T22:57:00Z" w16du:dateUtc="2025-06-13T22:57:58Z" w:id="1126"/>
              <w:rFonts w:ascii="Aptos" w:hAnsi="Aptos" w:eastAsia="Aptos" w:cs="Aptos"/>
            </w:rPr>
          </w:rPrChange>
        </w:rPr>
        <w:pPrChange w:author="LILIA ROSA COELHO MOURA" w:date="2025-06-13T22:58:00Z" w:id="1127">
          <w:pPr>
            <w:spacing w:before="240" w:after="240"/>
            <w:jc w:val="center"/>
          </w:pPr>
        </w:pPrChange>
      </w:pPr>
      <w:ins w:author="LILIA ROSA COELHO MOURA" w:date="2025-06-13T22:57:00Z" w:id="1128">
        <w:r w:rsidRPr="0BC51242">
          <w:rPr>
            <w:rFonts w:ascii="Times New Roman" w:hAnsi="Times New Roman" w:eastAsia="Times New Roman" w:cs="Times New Roman"/>
            <w:rPrChange w:author="KAUAN GUILHERME ALVES PINHEIRO SANTOS" w:date="2025-06-13T20:56:00Z" w16du:dateUtc="2025-06-13T23:56:00Z" w:id="1129">
              <w:rPr/>
            </w:rPrChange>
          </w:rPr>
          <w:t xml:space="preserve">Este diagrama </w:t>
        </w:r>
        <w:r w:rsidRPr="0BC51242">
          <w:rPr>
            <w:rFonts w:ascii="Times New Roman" w:hAnsi="Times New Roman" w:eastAsia="Times New Roman" w:cs="Times New Roman"/>
            <w:rPrChange w:author="KAUAN GUILHERME ALVES PINHEIRO SANTOS" w:date="2025-06-13T20:56:00Z" w16du:dateUtc="2025-06-13T23:56:00Z" w:id="1130">
              <w:rPr>
                <w:rFonts w:ascii="Aptos" w:hAnsi="Aptos" w:eastAsia="Aptos" w:cs="Aptos"/>
              </w:rPr>
            </w:rPrChange>
          </w:rPr>
          <w:t>representa o fluxo de interação entre o usuário, o chatbot e a API de viagens durante o processo de busca de viagens via assistente virtual. O processo é iterativo e começa quando o usuário envia uma mensagem com dados ainda incompletos sobre a viagem desejada.</w:t>
        </w:r>
      </w:ins>
    </w:p>
    <w:p w:rsidR="00584D84" w:rsidP="0F56D97C" w:rsidRDefault="4F54D763" w14:paraId="16032956" w14:textId="668603CC">
      <w:pPr>
        <w:spacing w:before="240" w:after="240"/>
        <w:ind w:firstLine="708"/>
        <w:jc w:val="both"/>
        <w:rPr>
          <w:ins w:author="LILIA ROSA COELHO MOURA" w:date="2025-06-13T22:58:00Z" w16du:dateUtc="2025-06-13T22:58:34Z" w:id="638438187"/>
          <w:rFonts w:ascii="Times New Roman" w:hAnsi="Times New Roman" w:eastAsia="Times New Roman" w:cs="Times New Roman"/>
          <w:rPrChange w:author="KAUAN GUILHERME ALVES PINHEIRO SANTOS" w:date="2025-06-13T20:56:00Z" w16du:dateUtc="2025-06-13T23:56:00Z" w:id="419096492">
            <w:rPr>
              <w:ins w:author="LILIA ROSA COELHO MOURA" w:date="2025-06-13T22:58:00Z" w16du:dateUtc="2025-06-13T22:58:34Z" w:id="2034613317"/>
              <w:rFonts w:ascii="Aptos" w:hAnsi="Aptos" w:eastAsia="Aptos" w:cs="Aptos"/>
            </w:rPr>
          </w:rPrChange>
        </w:rPr>
        <w:pPrChange w:author="LILIA ROSA COELHO MOURA" w:date="2025-06-13T22:58:00Z" w:id="1140">
          <w:pPr/>
        </w:pPrChange>
      </w:pPr>
      <w:ins w:author="LILIA ROSA COELHO MOURA" w:date="2025-06-13T22:57:00Z" w:id="1964802355">
        <w:r w:rsidRPr="0F56D97C" w:rsidR="4F54D763">
          <w:rPr>
            <w:rFonts w:ascii="Times New Roman" w:hAnsi="Times New Roman" w:eastAsia="Times New Roman" w:cs="Times New Roman"/>
            <w:rPrChange w:author="KAUAN GUILHERME ALVES PINHEIRO SANTOS" w:date="2025-06-13T20:56:00Z" w:id="1644357009">
              <w:rPr>
                <w:rFonts w:ascii="Aptos" w:hAnsi="Aptos" w:eastAsia="Aptos" w:cs="Aptos"/>
              </w:rPr>
            </w:rPrChange>
          </w:rPr>
          <w:t xml:space="preserve">O </w:t>
        </w:r>
        <w:r w:rsidRPr="0F56D97C" w:rsidR="4F54D763">
          <w:rPr>
            <w:rFonts w:ascii="Times New Roman" w:hAnsi="Times New Roman" w:eastAsia="Times New Roman" w:cs="Times New Roman"/>
            <w:rPrChange w:author="KAUAN GUILHERME ALVES PINHEIRO SANTOS" w:date="2025-06-13T20:56:00Z" w:id="687690990">
              <w:rPr>
                <w:rFonts w:ascii="Aptos" w:hAnsi="Aptos" w:eastAsia="Aptos" w:cs="Aptos"/>
              </w:rPr>
            </w:rPrChange>
          </w:rPr>
          <w:t>chatbot</w:t>
        </w:r>
        <w:r w:rsidRPr="0F56D97C" w:rsidR="4F54D763">
          <w:rPr>
            <w:rFonts w:ascii="Times New Roman" w:hAnsi="Times New Roman" w:eastAsia="Times New Roman" w:cs="Times New Roman"/>
            <w:rPrChange w:author="KAUAN GUILHERME ALVES PINHEIRO SANTOS" w:date="2025-06-13T20:56:00Z" w:id="1227757685">
              <w:rPr>
                <w:rFonts w:ascii="Aptos" w:hAnsi="Aptos" w:eastAsia="Aptos" w:cs="Aptos"/>
              </w:rPr>
            </w:rPrChange>
          </w:rPr>
          <w:t xml:space="preserve"> processa a mensagem inicial e retorna uma resposta parcial, solicitando mais informações. Este ciclo se repete até que os dados da viagem estejam completos. Em seguida, o </w:t>
        </w:r>
        <w:r w:rsidRPr="0F56D97C" w:rsidR="4F54D763">
          <w:rPr>
            <w:rFonts w:ascii="Times New Roman" w:hAnsi="Times New Roman" w:eastAsia="Times New Roman" w:cs="Times New Roman"/>
            <w:rPrChange w:author="KAUAN GUILHERME ALVES PINHEIRO SANTOS" w:date="2025-06-13T20:56:00Z" w:id="771147065">
              <w:rPr>
                <w:rFonts w:ascii="Aptos" w:hAnsi="Aptos" w:eastAsia="Aptos" w:cs="Aptos"/>
              </w:rPr>
            </w:rPrChange>
          </w:rPr>
          <w:t>chatbot</w:t>
        </w:r>
        <w:r w:rsidRPr="0F56D97C" w:rsidR="4F54D763">
          <w:rPr>
            <w:rFonts w:ascii="Times New Roman" w:hAnsi="Times New Roman" w:eastAsia="Times New Roman" w:cs="Times New Roman"/>
            <w:rPrChange w:author="KAUAN GUILHERME ALVES PINHEIRO SANTOS" w:date="2025-06-13T20:56:00Z" w:id="751742389">
              <w:rPr>
                <w:rFonts w:ascii="Aptos" w:hAnsi="Aptos" w:eastAsia="Aptos" w:cs="Aptos"/>
              </w:rPr>
            </w:rPrChange>
          </w:rPr>
          <w:t xml:space="preserve"> constrói o contexto da viagem a partir das informações fornecidas. Caso o contexto ainda seja insuficiente, um novo ciclo de interação com o usuário é iniciado até que todos os parâmetros estejam adequadamente definidos.</w:t>
        </w:r>
      </w:ins>
      <w:ins w:author="LILIA ROSA COELHO MOURA" w:date="2025-06-14T01:20:58.185Z" w:id="1807413677">
        <w:r w:rsidRPr="0F56D97C" w:rsidR="1FF40391">
          <w:rPr>
            <w:rFonts w:ascii="Times New Roman" w:hAnsi="Times New Roman" w:eastAsia="Times New Roman" w:cs="Times New Roman"/>
          </w:rPr>
          <w:t xml:space="preserve"> </w:t>
        </w:r>
      </w:ins>
      <w:ins w:author="LILIA ROSA COELHO MOURA" w:date="2025-06-13T22:57:00Z" w:id="1872589748">
        <w:r w:rsidRPr="0F56D97C" w:rsidR="4F54D763">
          <w:rPr>
            <w:rFonts w:ascii="Times New Roman" w:hAnsi="Times New Roman" w:eastAsia="Times New Roman" w:cs="Times New Roman"/>
            <w:rPrChange w:author="KAUAN GUILHERME ALVES PINHEIRO SANTOS" w:date="2025-06-13T20:56:00Z" w:id="1298922175">
              <w:rPr>
                <w:rFonts w:ascii="Aptos" w:hAnsi="Aptos" w:eastAsia="Aptos" w:cs="Aptos"/>
              </w:rPr>
            </w:rPrChange>
          </w:rPr>
          <w:t xml:space="preserve">Com os dados e o contexto prontos, o </w:t>
        </w:r>
        <w:r w:rsidRPr="0F56D97C" w:rsidR="4F54D763">
          <w:rPr>
            <w:rFonts w:ascii="Times New Roman" w:hAnsi="Times New Roman" w:eastAsia="Times New Roman" w:cs="Times New Roman"/>
            <w:rPrChange w:author="KAUAN GUILHERME ALVES PINHEIRO SANTOS" w:date="2025-06-13T20:56:00Z" w:id="2138469884">
              <w:rPr>
                <w:rFonts w:ascii="Aptos" w:hAnsi="Aptos" w:eastAsia="Aptos" w:cs="Aptos"/>
              </w:rPr>
            </w:rPrChange>
          </w:rPr>
          <w:t>chatbot</w:t>
        </w:r>
        <w:r w:rsidRPr="0F56D97C" w:rsidR="4F54D763">
          <w:rPr>
            <w:rFonts w:ascii="Times New Roman" w:hAnsi="Times New Roman" w:eastAsia="Times New Roman" w:cs="Times New Roman"/>
            <w:rPrChange w:author="KAUAN GUILHERME ALVES PINHEIRO SANTOS" w:date="2025-06-13T20:56:00Z" w:id="128412142">
              <w:rPr>
                <w:rFonts w:ascii="Aptos" w:hAnsi="Aptos" w:eastAsia="Aptos" w:cs="Aptos"/>
              </w:rPr>
            </w:rPrChange>
          </w:rPr>
          <w:t xml:space="preserve"> realiza uma consulta à API de viagens. A resposta recebida pode conter uma lista de resultados ou indicar uma falha. Se a lista estiver vazia ou ocorrer algum erro, o sistema informa o usuário sobre a ausência de resultados. Em casos bem-sucedidos, o </w:t>
        </w:r>
        <w:r w:rsidRPr="0F56D97C" w:rsidR="4F54D763">
          <w:rPr>
            <w:rFonts w:ascii="Times New Roman" w:hAnsi="Times New Roman" w:eastAsia="Times New Roman" w:cs="Times New Roman"/>
            <w:rPrChange w:author="KAUAN GUILHERME ALVES PINHEIRO SANTOS" w:date="2025-06-13T20:56:00Z" w:id="1826644497">
              <w:rPr>
                <w:rFonts w:ascii="Aptos" w:hAnsi="Aptos" w:eastAsia="Aptos" w:cs="Aptos"/>
              </w:rPr>
            </w:rPrChange>
          </w:rPr>
          <w:t>chatbot</w:t>
        </w:r>
        <w:r w:rsidRPr="0F56D97C" w:rsidR="4F54D763">
          <w:rPr>
            <w:rFonts w:ascii="Times New Roman" w:hAnsi="Times New Roman" w:eastAsia="Times New Roman" w:cs="Times New Roman"/>
            <w:rPrChange w:author="KAUAN GUILHERME ALVES PINHEIRO SANTOS" w:date="2025-06-13T20:56:00Z" w:id="564922760">
              <w:rPr>
                <w:rFonts w:ascii="Aptos" w:hAnsi="Aptos" w:eastAsia="Aptos" w:cs="Aptos"/>
              </w:rPr>
            </w:rPrChange>
          </w:rPr>
          <w:t xml:space="preserve"> exibe os resultados disponíveis.</w:t>
        </w:r>
      </w:ins>
    </w:p>
    <w:p w:rsidR="00584D84" w:rsidP="0DB4FDCD" w:rsidRDefault="00584D84" w14:paraId="783B8F8D" w14:textId="78262C9B">
      <w:pPr>
        <w:spacing w:before="240" w:after="240"/>
        <w:ind w:firstLine="708"/>
        <w:jc w:val="both"/>
        <w:rPr>
          <w:ins w:author="LILIA ROSA COELHO MOURA" w:date="2025-06-13T22:57:00Z" w16du:dateUtc="2025-06-13T22:57:58Z" w:id="1143"/>
          <w:rFonts w:ascii="Times New Roman" w:hAnsi="Times New Roman" w:eastAsia="Times New Roman" w:cs="Times New Roman"/>
          <w:rPrChange w:author="KAUAN GUILHERME ALVES PINHEIRO SANTOS" w:date="2025-06-13T20:56:00Z" w16du:dateUtc="2025-06-13T23:56:00Z" w:id="1144">
            <w:rPr>
              <w:ins w:author="LILIA ROSA COELHO MOURA" w:date="2025-06-13T22:57:00Z" w16du:dateUtc="2025-06-13T22:57:58Z" w:id="1145"/>
              <w:rFonts w:ascii="Aptos" w:hAnsi="Aptos" w:eastAsia="Aptos" w:cs="Aptos"/>
            </w:rPr>
          </w:rPrChange>
        </w:rPr>
      </w:pPr>
    </w:p>
    <w:p w:rsidR="00584D84" w:rsidRDefault="4F54D763" w14:paraId="13F14782" w14:textId="26678372">
      <w:pPr>
        <w:spacing w:before="240" w:after="240"/>
        <w:jc w:val="center"/>
        <w:rPr>
          <w:ins w:author="LILIA ROSA COELHO MOURA" w:date="2025-06-13T22:59:00Z" w16du:dateUtc="2025-06-13T22:59:55Z" w:id="1146"/>
          <w:rFonts w:ascii="Times New Roman" w:hAnsi="Times New Roman" w:eastAsia="Times New Roman" w:cs="Times New Roman"/>
          <w:rPrChange w:author="KAUAN GUILHERME ALVES PINHEIRO SANTOS" w:date="2025-06-13T20:56:00Z" w16du:dateUtc="2025-06-13T23:56:00Z" w:id="1147">
            <w:rPr>
              <w:ins w:author="LILIA ROSA COELHO MOURA" w:date="2025-06-13T22:59:00Z" w16du:dateUtc="2025-06-13T22:59:55Z" w:id="1148"/>
            </w:rPr>
          </w:rPrChange>
        </w:rPr>
        <w:pPrChange w:author="LILIA ROSA COELHO MOURA" w:date="2025-06-13T22:58:00Z" w:id="1149">
          <w:pPr>
            <w:spacing w:before="240" w:after="240"/>
            <w:jc w:val="both"/>
          </w:pPr>
        </w:pPrChange>
      </w:pPr>
      <w:ins w:author="LILIA ROSA COELHO MOURA" w:date="2025-06-13T22:58:00Z" w:id="1150">
        <w:r w:rsidRPr="0BC51242">
          <w:rPr>
            <w:rFonts w:ascii="Times New Roman" w:hAnsi="Times New Roman" w:eastAsia="Times New Roman" w:cs="Times New Roman"/>
            <w:rPrChange w:author="KAUAN GUILHERME ALVES PINHEIRO SANTOS" w:date="2025-06-13T20:56:00Z" w16du:dateUtc="2025-06-13T23:56:00Z" w:id="1151">
              <w:rPr>
                <w:rFonts w:ascii="Aptos" w:hAnsi="Aptos" w:eastAsia="Aptos" w:cs="Aptos"/>
              </w:rPr>
            </w:rPrChange>
          </w:rPr>
          <w:t>Imagem 20: Diagrama de Sequência de Selecionar Viagem</w:t>
        </w:r>
      </w:ins>
      <w:ins w:author="LILIA ROSA COELHO MOURA" w:date="2025-06-13T22:59:00Z" w:id="1152">
        <w:r w:rsidR="43D4D48F">
          <w:rPr>
            <w:noProof/>
          </w:rPr>
          <w:drawing>
            <wp:inline distT="0" distB="0" distL="0" distR="0" wp14:anchorId="402F23B6" wp14:editId="7B5F5831">
              <wp:extent cx="2419350" cy="4572000"/>
              <wp:effectExtent l="0" t="0" r="0" b="0"/>
              <wp:docPr id="92912688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26880" name=""/>
                      <pic:cNvPicPr/>
                    </pic:nvPicPr>
                    <pic:blipFill>
                      <a:blip r:embed="rId22">
                        <a:extLst>
                          <a:ext uri="{28A0092B-C50C-407E-A947-70E740481C1C}">
                            <a14:useLocalDpi xmlns:a14="http://schemas.microsoft.com/office/drawing/2010/main" val="0"/>
                          </a:ext>
                        </a:extLst>
                      </a:blip>
                      <a:stretch>
                        <a:fillRect/>
                      </a:stretch>
                    </pic:blipFill>
                    <pic:spPr>
                      <a:xfrm>
                        <a:off x="0" y="0"/>
                        <a:ext cx="2419350" cy="4572000"/>
                      </a:xfrm>
                      <a:prstGeom prst="rect">
                        <a:avLst/>
                      </a:prstGeom>
                    </pic:spPr>
                  </pic:pic>
                </a:graphicData>
              </a:graphic>
            </wp:inline>
          </w:drawing>
        </w:r>
      </w:ins>
    </w:p>
    <w:p w:rsidR="00584D84" w:rsidP="0DB4FDCD" w:rsidRDefault="43D4D48F" w14:paraId="0AA76358" w14:textId="09FD1324">
      <w:pPr>
        <w:spacing w:before="240" w:after="240"/>
        <w:jc w:val="center"/>
        <w:rPr>
          <w:ins w:author="LILIA ROSA COELHO MOURA" w:date="2025-06-13T23:00:00Z" w16du:dateUtc="2025-06-13T23:00:10Z" w:id="1153"/>
          <w:rFonts w:ascii="Times New Roman" w:hAnsi="Times New Roman" w:eastAsia="Times New Roman" w:cs="Times New Roman"/>
        </w:rPr>
      </w:pPr>
      <w:ins w:author="LILIA ROSA COELHO MOURA" w:date="2025-06-13T22:59:00Z" w:id="1154">
        <w:r w:rsidRPr="0BC51242">
          <w:rPr>
            <w:rFonts w:ascii="Times New Roman" w:hAnsi="Times New Roman" w:eastAsia="Times New Roman" w:cs="Times New Roman"/>
            <w:rPrChange w:author="KAUAN GUILHERME ALVES PINHEIRO SANTOS" w:date="2025-06-13T20:56:00Z" w16du:dateUtc="2025-06-13T23:56:00Z" w:id="1155">
              <w:rPr/>
            </w:rPrChange>
          </w:rPr>
          <w:t>Fonte:</w:t>
        </w:r>
      </w:ins>
      <w:ins w:author="LILIA ROSA COELHO MOURA" w:date="2025-06-13T23:00:00Z" w:id="1156">
        <w:r w:rsidRPr="0BC51242">
          <w:rPr>
            <w:rFonts w:ascii="Times New Roman" w:hAnsi="Times New Roman" w:eastAsia="Times New Roman" w:cs="Times New Roman"/>
            <w:rPrChange w:author="KAUAN GUILHERME ALVES PINHEIRO SANTOS" w:date="2025-06-13T20:56:00Z" w16du:dateUtc="2025-06-13T23:56:00Z" w:id="1157">
              <w:rPr/>
            </w:rPrChange>
          </w:rPr>
          <w:t xml:space="preserve"> Autoria </w:t>
        </w:r>
        <w:del w:author="RAYLAN BRUNO SANTANA CARVALHO" w:date="2025-06-13T23:25:00Z" w:id="1158">
          <w:r w:rsidRPr="0BC51242" w:rsidDel="43D4D48F" w:rsidR="00584D84">
            <w:rPr>
              <w:rFonts w:ascii="Times New Roman" w:hAnsi="Times New Roman" w:eastAsia="Times New Roman" w:cs="Times New Roman"/>
              <w:rPrChange w:author="KAUAN GUILHERME ALVES PINHEIRO SANTOS" w:date="2025-06-13T20:56:00Z" w16du:dateUtc="2025-06-13T23:56:00Z" w:id="1159">
                <w:rPr/>
              </w:rPrChange>
            </w:rPr>
            <w:delText>Pr</w:delText>
          </w:r>
          <w:r w:rsidRPr="0BC51242" w:rsidDel="43D4D48F" w:rsidR="00584D84">
            <w:rPr>
              <w:rFonts w:hint="eastAsia" w:ascii="Times New Roman" w:hAnsi="Times New Roman" w:eastAsia="Times New Roman" w:cs="Times New Roman"/>
              <w:rPrChange w:author="KAUAN GUILHERME ALVES PINHEIRO SANTOS" w:date="2025-06-13T20:56:00Z" w16du:dateUtc="2025-06-13T23:56:00Z" w:id="1160">
                <w:rPr>
                  <w:rFonts w:hint="eastAsia"/>
                </w:rPr>
              </w:rPrChange>
            </w:rPr>
            <w:delText>ó</w:delText>
          </w:r>
          <w:r w:rsidRPr="0BC51242" w:rsidDel="43D4D48F" w:rsidR="00584D84">
            <w:rPr>
              <w:rFonts w:ascii="Times New Roman" w:hAnsi="Times New Roman" w:eastAsia="Times New Roman" w:cs="Times New Roman"/>
              <w:rPrChange w:author="KAUAN GUILHERME ALVES PINHEIRO SANTOS" w:date="2025-06-13T20:56:00Z" w16du:dateUtc="2025-06-13T23:56:00Z" w:id="1161">
                <w:rPr/>
              </w:rPrChange>
            </w:rPr>
            <w:delText>pria ,</w:delText>
          </w:r>
        </w:del>
      </w:ins>
      <w:ins w:author="RAYLAN BRUNO SANTANA CARVALHO" w:date="2025-06-13T23:25:00Z" w:id="1162">
        <w:r w:rsidRPr="0BC51242" w:rsidR="408ADF45">
          <w:rPr>
            <w:rFonts w:ascii="Times New Roman" w:hAnsi="Times New Roman" w:eastAsia="Times New Roman" w:cs="Times New Roman"/>
            <w:rPrChange w:author="KAUAN GUILHERME ALVES PINHEIRO SANTOS" w:date="2025-06-13T20:56:00Z" w16du:dateUtc="2025-06-13T23:56:00Z" w:id="1163">
              <w:rPr/>
            </w:rPrChange>
          </w:rPr>
          <w:t>Pr</w:t>
        </w:r>
        <w:r w:rsidRPr="0BC51242" w:rsidR="408ADF45">
          <w:rPr>
            <w:rFonts w:hint="eastAsia" w:ascii="Times New Roman" w:hAnsi="Times New Roman" w:eastAsia="Times New Roman" w:cs="Times New Roman"/>
            <w:rPrChange w:author="KAUAN GUILHERME ALVES PINHEIRO SANTOS" w:date="2025-06-13T20:56:00Z" w16du:dateUtc="2025-06-13T23:56:00Z" w:id="1164">
              <w:rPr>
                <w:rFonts w:hint="eastAsia"/>
              </w:rPr>
            </w:rPrChange>
          </w:rPr>
          <w:t>ó</w:t>
        </w:r>
        <w:r w:rsidRPr="0BC51242" w:rsidR="408ADF45">
          <w:rPr>
            <w:rFonts w:ascii="Times New Roman" w:hAnsi="Times New Roman" w:eastAsia="Times New Roman" w:cs="Times New Roman"/>
            <w:rPrChange w:author="KAUAN GUILHERME ALVES PINHEIRO SANTOS" w:date="2025-06-13T20:56:00Z" w16du:dateUtc="2025-06-13T23:56:00Z" w:id="1165">
              <w:rPr/>
            </w:rPrChange>
          </w:rPr>
          <w:t>pria,</w:t>
        </w:r>
      </w:ins>
      <w:ins w:author="LILIA ROSA COELHO MOURA" w:date="2025-06-13T23:00:00Z" w:id="1166">
        <w:r w:rsidRPr="0BC51242">
          <w:rPr>
            <w:rFonts w:ascii="Times New Roman" w:hAnsi="Times New Roman" w:eastAsia="Times New Roman" w:cs="Times New Roman"/>
            <w:rPrChange w:author="KAUAN GUILHERME ALVES PINHEIRO SANTOS" w:date="2025-06-13T20:56:00Z" w16du:dateUtc="2025-06-13T23:56:00Z" w:id="1167">
              <w:rPr/>
            </w:rPrChange>
          </w:rPr>
          <w:t xml:space="preserve"> 2025</w:t>
        </w:r>
      </w:ins>
    </w:p>
    <w:p w:rsidR="00584D84" w:rsidP="0F56D97C" w:rsidRDefault="43D4D48F" w14:paraId="385485B6" w14:textId="75EE3FC9">
      <w:pPr>
        <w:spacing w:before="240" w:after="240"/>
        <w:ind w:firstLine="708"/>
        <w:jc w:val="both"/>
        <w:rPr>
          <w:ins w:author="LILIA ROSA COELHO MOURA" w:date="2025-06-13T23:01:00Z" w16du:dateUtc="2025-06-13T23:01:05Z" w:id="843618127"/>
          <w:rFonts w:ascii="Times New Roman" w:hAnsi="Times New Roman" w:eastAsia="Times New Roman" w:cs="Times New Roman"/>
          <w:rPrChange w:author="LILIA ROSA COELHO MOURA" w:date="2025-06-14T01:22:26.245Z" w16du:dateUtc="2025-06-13T23:56:00Z" w:id="1467149542">
            <w:rPr>
              <w:ins w:author="LILIA ROSA COELHO MOURA" w:date="2025-06-13T23:01:00Z" w16du:dateUtc="2025-06-13T23:01:05Z" w:id="1259722008"/>
              <w:rFonts w:ascii="Aptos" w:hAnsi="Aptos" w:eastAsia="Aptos" w:cs="Aptos"/>
            </w:rPr>
          </w:rPrChange>
        </w:rPr>
        <w:pPrChange w:author="LILIA ROSA COELHO MOURA" w:date="2025-06-14T01:21:27.046Z" w:id="1184">
          <w:pPr>
            <w:spacing w:before="240" w:after="240"/>
            <w:jc w:val="center"/>
          </w:pPr>
        </w:pPrChange>
      </w:pPr>
      <w:ins w:author="LILIA ROSA COELHO MOURA" w:date="2025-06-13T23:00:00Z" w:id="1143696004">
        <w:r w:rsidRPr="0F56D97C" w:rsidR="43D4D48F">
          <w:rPr>
            <w:rFonts w:ascii="Times New Roman" w:hAnsi="Times New Roman" w:eastAsia="Times New Roman" w:cs="Times New Roman"/>
            <w:rPrChange w:author="LILIA ROSA COELHO MOURA" w:date="2025-06-14T01:22:26.211Z" w:id="521749375"/>
          </w:rPr>
          <w:t xml:space="preserve">Este diagrama representa </w:t>
        </w:r>
        <w:r w:rsidRPr="0F56D97C" w:rsidR="43D4D48F">
          <w:rPr>
            <w:rFonts w:ascii="Times New Roman" w:hAnsi="Times New Roman" w:eastAsia="Times New Roman" w:cs="Times New Roman"/>
            <w:rPrChange w:author="KAUAN GUILHERME ALVES PINHEIRO SANTOS" w:date="2025-06-13T20:56:00Z" w:id="872138535">
              <w:rPr>
                <w:rFonts w:ascii="Aptos" w:hAnsi="Aptos" w:eastAsia="Aptos" w:cs="Aptos"/>
              </w:rPr>
            </w:rPrChange>
          </w:rPr>
          <w:t>o processo de seleção de uma viagem por parte do usuário. O fluxo tem início com a solicitação de viagem, momento em que o sistema retorna a lista de voos disponíveis. Após a escolha de um voo, o sistema fornece as classes disponíveis, seguidas da exibição de assentos, permitindo ao usuário escolher sua preferência.</w:t>
        </w:r>
      </w:ins>
      <w:ins w:author="LILIA ROSA COELHO MOURA" w:date="2025-06-14T01:21:33.103Z" w:id="1095052267">
        <w:r w:rsidRPr="0F56D97C" w:rsidR="34004858">
          <w:rPr>
            <w:rFonts w:ascii="Times New Roman" w:hAnsi="Times New Roman" w:eastAsia="Times New Roman" w:cs="Times New Roman"/>
            <w:rPrChange w:author="LILIA ROSA COELHO MOURA" w:date="2025-06-14T01:22:26.221Z" w:id="1883606726">
              <w:rPr>
                <w:rFonts w:ascii="Times New Roman" w:hAnsi="Times New Roman" w:eastAsia="Times New Roman" w:cs="Times New Roman"/>
              </w:rPr>
            </w:rPrChange>
          </w:rPr>
          <w:t xml:space="preserve"> </w:t>
        </w:r>
      </w:ins>
      <w:ins w:author="LILIA ROSA COELHO MOURA" w:date="2025-06-13T23:00:00Z" w:id="214069859">
        <w:r w:rsidRPr="0F56D97C" w:rsidR="43D4D48F">
          <w:rPr>
            <w:rFonts w:ascii="Times New Roman" w:hAnsi="Times New Roman" w:eastAsia="Times New Roman" w:cs="Times New Roman"/>
            <w:rPrChange w:author="KAUAN GUILHERME ALVES PINHEIRO SANTOS" w:date="2025-06-13T20:56:00Z" w:id="444270372">
              <w:rPr>
                <w:rFonts w:ascii="Aptos" w:hAnsi="Aptos" w:eastAsia="Aptos" w:cs="Aptos"/>
              </w:rPr>
            </w:rPrChange>
          </w:rPr>
          <w:t>Em seguida, o sistema apresenta as opções de despacho de bagagem, possibilitando ao usuário selecionar a que melhor lhe convém. Após essas definições, é exibido o formulário para preenchimento dos dados do passageiro, encerrando assim a preparação da viagem.</w:t>
        </w:r>
      </w:ins>
      <w:ins w:author="LILIA ROSA COELHO MOURA" w:date="2025-06-14T01:21:36.872Z" w:id="67951336">
        <w:r w:rsidRPr="0F56D97C" w:rsidR="2D19E6F3">
          <w:rPr>
            <w:rFonts w:ascii="Times New Roman" w:hAnsi="Times New Roman" w:eastAsia="Times New Roman" w:cs="Times New Roman"/>
            <w:rPrChange w:author="LILIA ROSA COELHO MOURA" w:date="2025-06-14T01:22:26.232Z" w:id="402568365">
              <w:rPr>
                <w:rFonts w:ascii="Times New Roman" w:hAnsi="Times New Roman" w:eastAsia="Times New Roman" w:cs="Times New Roman"/>
              </w:rPr>
            </w:rPrChange>
          </w:rPr>
          <w:t xml:space="preserve"> </w:t>
        </w:r>
      </w:ins>
      <w:ins w:author="LILIA ROSA COELHO MOURA" w:date="2025-06-13T23:00:00Z" w:id="428802225">
        <w:r w:rsidRPr="0F56D97C" w:rsidR="43D4D48F">
          <w:rPr>
            <w:rFonts w:ascii="Times New Roman" w:hAnsi="Times New Roman" w:eastAsia="Times New Roman" w:cs="Times New Roman"/>
            <w:rPrChange w:author="KAUAN GUILHERME ALVES PINHEIRO SANTOS" w:date="2025-06-13T20:56:00Z" w:id="1157200024">
              <w:rPr>
                <w:rFonts w:ascii="Aptos" w:hAnsi="Aptos" w:eastAsia="Aptos" w:cs="Aptos"/>
              </w:rPr>
            </w:rPrChange>
          </w:rPr>
          <w:t>Há ainda uma verificação sobre a possibilidade de cancelamento do voo. Caso o usuário opte por cancelar, o sistema finaliza a operação e retorna uma confirmação. Se o cancelamento não for solicitado, o sistema prossegue com a exibição do resumo da viagem.</w:t>
        </w:r>
      </w:ins>
    </w:p>
    <w:p w:rsidR="00584D84" w:rsidP="0F56D97C" w:rsidRDefault="43D4D48F" w14:paraId="6513AFEB" w14:textId="7B3BD261">
      <w:pPr>
        <w:spacing w:before="240" w:after="240"/>
        <w:ind w:firstLine="708"/>
        <w:jc w:val="center"/>
        <w:rPr>
          <w:ins w:author="LILIA ROSA COELHO MOURA" w:date="2025-06-13T23:01:00Z" w16du:dateUtc="2025-06-13T23:01:41Z" w:id="1733441944"/>
          <w:rFonts w:ascii="Times New Roman" w:hAnsi="Times New Roman" w:eastAsia="Times New Roman" w:cs="Times New Roman"/>
          <w:rPrChange w:author="KAUAN GUILHERME ALVES PINHEIRO SANTOS" w:date="2025-06-13T20:56:00Z" w16du:dateUtc="2025-06-13T23:56:00Z" w:id="721106083">
            <w:rPr>
              <w:ins w:author="LILIA ROSA COELHO MOURA" w:date="2025-06-13T23:01:00Z" w16du:dateUtc="2025-06-13T23:01:41Z" w:id="1618062876"/>
              <w:rFonts w:ascii="Aptos" w:hAnsi="Aptos" w:eastAsia="Aptos" w:cs="Aptos"/>
            </w:rPr>
          </w:rPrChange>
        </w:rPr>
        <w:pPrChange w:author="LILIA ROSA COELHO MOURA" w:date="2025-06-13T23:01:00Z" w:id="1190">
          <w:pPr>
            <w:spacing w:before="240" w:after="240"/>
            <w:ind w:firstLine="708"/>
            <w:jc w:val="both"/>
          </w:pPr>
        </w:pPrChange>
      </w:pPr>
      <w:ins w:author="LILIA ROSA COELHO MOURA" w:date="2025-06-13T23:01:00Z" w:id="1510573111">
        <w:r w:rsidRPr="0F56D97C" w:rsidR="43D4D48F">
          <w:rPr>
            <w:rFonts w:ascii="Times New Roman" w:hAnsi="Times New Roman" w:eastAsia="Times New Roman" w:cs="Times New Roman"/>
            <w:rPrChange w:author="LILIA ROSA COELHO MOURA" w:date="2025-06-14T01:22:26.251Z" w:id="1309578718">
              <w:rPr>
                <w:rFonts w:ascii="Aptos" w:hAnsi="Aptos" w:eastAsia="Aptos" w:cs="Aptos"/>
              </w:rPr>
            </w:rPrChange>
          </w:rPr>
          <w:t>Imagem 21: Diagrama de Sequência de Histórico de Compras</w:t>
        </w:r>
      </w:ins>
    </w:p>
    <w:p w:rsidR="00584D84" w:rsidP="0F56D97C" w:rsidRDefault="62E1BE38" w14:paraId="381CE8BB" w14:textId="31BEAB0B">
      <w:pPr>
        <w:spacing w:before="240" w:after="240"/>
        <w:jc w:val="center"/>
        <w:rPr>
          <w:ins w:author="LILIA ROSA COELHO MOURA" w:date="2025-06-13T23:03:00Z" w16du:dateUtc="2025-06-13T23:03:42Z" w:id="991350178"/>
          <w:rFonts w:ascii="Times New Roman" w:hAnsi="Times New Roman" w:eastAsia="Times New Roman" w:cs="Times New Roman"/>
          <w:rPrChange w:author="KAUAN GUILHERME ALVES PINHEIRO SANTOS" w:date="2025-06-13T20:56:00Z" w16du:dateUtc="2025-06-13T23:56:00Z" w:id="1076260906">
            <w:rPr>
              <w:ins w:author="LILIA ROSA COELHO MOURA" w:date="2025-06-13T23:03:00Z" w16du:dateUtc="2025-06-13T23:03:42Z" w:id="1476460771"/>
              <w:rFonts w:ascii="Aptos" w:hAnsi="Aptos" w:eastAsia="Aptos" w:cs="Aptos"/>
            </w:rPr>
          </w:rPrChange>
        </w:rPr>
        <w:pPrChange w:author="LILIA ROSA COELHO MOURA" w:date="2025-06-13T23:03:00Z" w:id="1196">
          <w:pPr/>
        </w:pPrChange>
      </w:pPr>
      <w:ins w:author="LILIA ROSA COELHO MOURA" w:date="2025-06-13T23:02:00Z" w:id="1458845819">
        <w:r w:rsidR="62E1BE38">
          <w:drawing>
            <wp:inline wp14:editId="117A9FB4" wp14:anchorId="738EC2C8">
              <wp:extent cx="4067175" cy="4572000"/>
              <wp:effectExtent l="0" t="0" r="0" b="0"/>
              <wp:docPr id="118505985" name="drawing" title="Inserindo imagem..."/>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8505985" name=""/>
                      <pic:cNvPicPr/>
                    </pic:nvPicPr>
                    <pic:blipFill>
                      <a:blip xmlns:r="http://schemas.openxmlformats.org/officeDocument/2006/relationships" r:embed="rId23">
                        <a:extLst>
                          <a:ext uri="{28A0092B-C50C-407E-A947-70E740481C1C}">
                            <a14:useLocalDpi xmlns:a14="http://schemas.microsoft.com/office/drawing/2010/main" val="0"/>
                          </a:ext>
                        </a:extLst>
                      </a:blip>
                      <a:stretch>
                        <a:fillRect/>
                      </a:stretch>
                    </pic:blipFill>
                    <pic:spPr>
                      <a:xfrm>
                        <a:off x="0" y="0"/>
                        <a:ext cx="4067175" cy="4572000"/>
                      </a:xfrm>
                      <a:prstGeom prst="rect">
                        <a:avLst/>
                      </a:prstGeom>
                    </pic:spPr>
                  </pic:pic>
                </a:graphicData>
              </a:graphic>
            </wp:inline>
          </w:drawing>
        </w:r>
      </w:ins>
    </w:p>
    <w:p w:rsidR="00584D84" w:rsidP="0DB4FDCD" w:rsidRDefault="62E1BE38" w14:paraId="2925B590" w14:textId="34D19BE6">
      <w:pPr>
        <w:spacing w:before="240" w:after="240"/>
        <w:jc w:val="center"/>
        <w:rPr>
          <w:ins w:author="LILIA ROSA COELHO MOURA" w:date="2025-06-13T23:05:00Z" w16du:dateUtc="2025-06-13T23:05:51Z" w:id="1481447088"/>
          <w:rFonts w:ascii="Times New Roman" w:hAnsi="Times New Roman" w:eastAsia="Times New Roman" w:cs="Times New Roman"/>
          <w:rPrChange w:author="LILIA ROSA COELHO MOURA" w:date="2025-06-14T01:22:07.396Z" w16du:dateUtc="2025-06-13T23:56:00Z" w:id="962803087">
            <w:rPr>
              <w:ins w:author="LILIA ROSA COELHO MOURA" w:date="2025-06-13T23:05:00Z" w16du:dateUtc="2025-06-13T23:05:51Z" w:id="257464168"/>
              <w:rFonts w:ascii="Aptos" w:hAnsi="Aptos" w:eastAsia="Aptos" w:cs="Aptos"/>
            </w:rPr>
          </w:rPrChange>
        </w:rPr>
      </w:pPr>
      <w:ins w:author="LILIA ROSA COELHO MOURA" w:date="2025-06-13T23:03:00Z" w:id="764437748">
        <w:r w:rsidRPr="0F56D97C" w:rsidR="62E1BE38">
          <w:rPr>
            <w:rFonts w:ascii="Times New Roman" w:hAnsi="Times New Roman" w:eastAsia="Times New Roman" w:cs="Times New Roman"/>
            <w:rPrChange w:author="LILIA ROSA COELHO MOURA" w:date="2025-06-14T01:22:07.395Z" w:id="279004825">
              <w:rPr>
                <w:rFonts w:ascii="Aptos" w:hAnsi="Aptos" w:eastAsia="Aptos" w:cs="Aptos"/>
              </w:rPr>
            </w:rPrChange>
          </w:rPr>
          <w:t>Fonte: Autoria Própria, 202</w:t>
        </w:r>
      </w:ins>
      <w:ins w:author="LILIA ROSA COELHO MOURA" w:date="2025-06-13T23:05:00Z" w:id="1863078018">
        <w:r w:rsidRPr="0F56D97C" w:rsidR="1BCB22CF">
          <w:rPr>
            <w:rFonts w:ascii="Times New Roman" w:hAnsi="Times New Roman" w:eastAsia="Times New Roman" w:cs="Times New Roman"/>
            <w:rPrChange w:author="KAUAN GUILHERME ALVES PINHEIRO SANTOS" w:date="2025-06-13T20:56:00Z" w:id="987561828">
              <w:rPr>
                <w:rFonts w:ascii="Aptos" w:hAnsi="Aptos" w:eastAsia="Aptos" w:cs="Aptos"/>
              </w:rPr>
            </w:rPrChange>
          </w:rPr>
          <w:t>5</w:t>
        </w:r>
      </w:ins>
    </w:p>
    <w:p w:rsidR="534A1F80" w:rsidP="0F56D97C" w:rsidRDefault="534A1F80" w14:paraId="6CFF7688" w14:textId="57343335">
      <w:pPr>
        <w:spacing w:before="240" w:after="240"/>
        <w:ind w:firstLine="708"/>
        <w:jc w:val="both"/>
        <w:rPr>
          <w:ins w:author="RAYLAN BRUNO SANTANA CARVALHO" w:date="2025-06-14T01:36:24.667Z" w16du:dateUtc="2025-06-14T01:36:24.667Z" w:id="657591234"/>
          <w:rFonts w:ascii="Times New Roman" w:hAnsi="Times New Roman" w:eastAsia="Times New Roman" w:cs="Times New Roman"/>
          <w:b w:val="1"/>
          <w:bCs w:val="1"/>
          <w:rPrChange w:author="" w16du:dateUtc="2025-06-13T23:56:00Z" w:id="1014024262"/>
        </w:rPr>
        <w:pPrChange w:author="LILIA ROSA COELHO MOURA" w:date="2025-06-13T23:06:00Z" w:id="1250">
          <w:pPr/>
        </w:pPrChange>
      </w:pPr>
      <w:ins w:author="LILIA ROSA COELHO MOURA" w:date="2025-06-13T23:05:00Z" w:id="1036619102">
        <w:r w:rsidRPr="0F56D97C" w:rsidR="1BCB22CF">
          <w:rPr>
            <w:rFonts w:ascii="Times New Roman" w:hAnsi="Times New Roman" w:eastAsia="Times New Roman" w:cs="Times New Roman"/>
            <w:rPrChange w:author="LILIA ROSA COELHO MOURA" w:date="2025-06-14T01:22:01.877Z" w:id="909081991">
              <w:rPr>
                <w:rFonts w:ascii="Aptos" w:hAnsi="Aptos" w:eastAsia="Aptos" w:cs="Aptos"/>
              </w:rPr>
            </w:rPrChange>
          </w:rPr>
          <w:t>Este diagrama representa o processo de visualização do histórico de compras por parte do usuário. O fluxo tem início quando o usuário solicita o acesso ao histórico, ação que aciona o sistema para exibir os dados disponíveis.</w:t>
        </w:r>
      </w:ins>
      <w:ins w:author="LILIA ROSA COELHO MOURA" w:date="2025-06-14T01:21:49.084Z" w:id="183695815">
        <w:r w:rsidRPr="0F56D97C" w:rsidR="5103DA1C">
          <w:rPr>
            <w:rFonts w:ascii="Times New Roman" w:hAnsi="Times New Roman" w:eastAsia="Times New Roman" w:cs="Times New Roman"/>
            <w:rPrChange w:author="LILIA ROSA COELHO MOURA" w:date="2025-06-14T01:22:01.879Z" w:id="136794617">
              <w:rPr>
                <w:rFonts w:ascii="Times New Roman" w:hAnsi="Times New Roman" w:eastAsia="Times New Roman" w:cs="Times New Roman"/>
              </w:rPr>
            </w:rPrChange>
          </w:rPr>
          <w:t xml:space="preserve"> </w:t>
        </w:r>
      </w:ins>
      <w:ins w:author="LILIA ROSA COELHO MOURA" w:date="2025-06-13T23:05:00Z" w:id="582329778">
        <w:r w:rsidRPr="0F56D97C" w:rsidR="1BCB22CF">
          <w:rPr>
            <w:rFonts w:ascii="Times New Roman" w:hAnsi="Times New Roman" w:eastAsia="Times New Roman" w:cs="Times New Roman"/>
            <w:rPrChange w:author="KAUAN GUILHERME ALVES PINHEIRO SANTOS" w:date="2025-06-13T20:56:00Z" w:id="1318541806">
              <w:rPr>
                <w:rFonts w:ascii="Aptos" w:hAnsi="Aptos" w:eastAsia="Aptos" w:cs="Aptos"/>
              </w:rPr>
            </w:rPrChange>
          </w:rPr>
          <w:t>Em seguida, o sistema realiza uma</w:t>
        </w:r>
        <w:del w:author="RAYLAN BRUNO SANTANA CARVALHO" w:date="2025-06-14T01:36:40.043Z" w:id="102760833">
          <w:r w:rsidRPr="0F56D97C" w:rsidDel="1BCB22CF">
            <w:rPr>
              <w:rFonts w:ascii="Times New Roman" w:hAnsi="Times New Roman" w:eastAsia="Times New Roman" w:cs="Times New Roman"/>
              <w:rPrChange w:author="KAUAN GUILHERME ALVES PINHEIRO SANTOS" w:date="2025-06-13T20:56:00Z" w:id="1651854688">
                <w:rPr>
                  <w:rFonts w:ascii="Aptos" w:hAnsi="Aptos" w:eastAsia="Aptos" w:cs="Aptos"/>
                </w:rPr>
              </w:rPrChange>
            </w:rPr>
            <w:delText xml:space="preserve"> </w:delText>
          </w:r>
        </w:del>
        <w:r w:rsidRPr="0F56D97C" w:rsidR="1BCB22CF">
          <w:rPr>
            <w:rFonts w:ascii="Times New Roman" w:hAnsi="Times New Roman" w:eastAsia="Times New Roman" w:cs="Times New Roman"/>
            <w:rPrChange w:author="KAUAN GUILHERME ALVES PINHEIRO SANTOS" w:date="2025-06-13T20:56:00Z" w:id="822760821">
              <w:rPr>
                <w:rFonts w:ascii="Aptos" w:hAnsi="Aptos" w:eastAsia="Aptos" w:cs="Aptos"/>
              </w:rPr>
            </w:rPrChange>
          </w:rPr>
          <w:t>verificação condicional. Caso o histórico esteja vazio, é retornada uma mensagem de erro informando a ausência de registros. Caso contrário, o sistema apresenta uma lista com as compras realizadas.</w:t>
        </w:r>
      </w:ins>
      <w:ins w:author="LILIA ROSA COELHO MOURA" w:date="2025-06-14T01:21:45.096Z" w:id="1397614393">
        <w:r w:rsidRPr="0F56D97C" w:rsidR="017BE8B8">
          <w:rPr>
            <w:rFonts w:ascii="Times New Roman" w:hAnsi="Times New Roman" w:eastAsia="Times New Roman" w:cs="Times New Roman"/>
            <w:rPrChange w:author="LILIA ROSA COELHO MOURA" w:date="2025-06-14T01:22:01.883Z" w:id="1842505462">
              <w:rPr>
                <w:rFonts w:ascii="Times New Roman" w:hAnsi="Times New Roman" w:eastAsia="Times New Roman" w:cs="Times New Roman"/>
              </w:rPr>
            </w:rPrChange>
          </w:rPr>
          <w:t xml:space="preserve"> </w:t>
        </w:r>
      </w:ins>
      <w:ins w:author="LILIA ROSA COELHO MOURA" w:date="2025-06-13T23:05:00Z" w:id="1693001210">
        <w:r w:rsidRPr="0F56D97C" w:rsidR="1BCB22CF">
          <w:rPr>
            <w:rFonts w:ascii="Times New Roman" w:hAnsi="Times New Roman" w:eastAsia="Times New Roman" w:cs="Times New Roman"/>
            <w:rPrChange w:author="KAUAN GUILHERME ALVES PINHEIRO SANTOS" w:date="2025-06-13T20:56:00Z" w:id="1681314804">
              <w:rPr>
                <w:rFonts w:ascii="Aptos" w:hAnsi="Aptos" w:eastAsia="Aptos" w:cs="Aptos"/>
              </w:rPr>
            </w:rPrChange>
          </w:rPr>
          <w:t xml:space="preserve">Com a lista em mãos, o usuário pode aplicar filtros de busca para localizar compras específicas. O sistema, então, retorna uma nova lista contendo apenas os resultados que </w:t>
        </w:r>
        <w:r w:rsidRPr="0F56D97C" w:rsidR="1BCB22CF">
          <w:rPr>
            <w:rFonts w:ascii="Times New Roman" w:hAnsi="Times New Roman" w:eastAsia="Times New Roman" w:cs="Times New Roman"/>
            <w:u w:val="single"/>
            <w:rPrChange w:author="LILIA ROSA COELHO MOURA" w:date="2025-06-14T01:25:00.427Z" w:id="1477647443">
              <w:rPr>
                <w:rFonts w:ascii="Aptos" w:hAnsi="Aptos" w:eastAsia="Aptos" w:cs="Aptos"/>
              </w:rPr>
            </w:rPrChange>
          </w:rPr>
          <w:t>atendem</w:t>
        </w:r>
        <w:r w:rsidRPr="0F56D97C" w:rsidR="1BCB22CF">
          <w:rPr>
            <w:rFonts w:ascii="Times New Roman" w:hAnsi="Times New Roman" w:eastAsia="Times New Roman" w:cs="Times New Roman"/>
            <w:rPrChange w:author="KAUAN GUILHERME ALVES PINHEIRO SANTOS" w:date="2025-06-13T20:56:00Z" w:id="889525527">
              <w:rPr>
                <w:rFonts w:ascii="Aptos" w:hAnsi="Aptos" w:eastAsia="Aptos" w:cs="Aptos"/>
              </w:rPr>
            </w:rPrChange>
          </w:rPr>
          <w:t xml:space="preserve"> aos critérios definido</w:t>
        </w:r>
      </w:ins>
      <w:r w:rsidRPr="0F56D97C" w:rsidR="4C6E36A5">
        <w:rPr>
          <w:rFonts w:ascii="Times New Roman" w:hAnsi="Times New Roman" w:eastAsia="Times New Roman" w:cs="Times New Roman"/>
          <w:rPrChange w:author="KAUAN GUILHERME ALVES PINHEIRO SANTOS" w:date="2025-06-13T20:56:00Z" w:id="1596918176">
            <w:rPr>
              <w:rFonts w:ascii="Aptos" w:hAnsi="Aptos" w:eastAsia="Aptos" w:cs="Aptos"/>
            </w:rPr>
          </w:rPrChange>
        </w:rPr>
        <w:t>s</w:t>
      </w:r>
    </w:p>
    <w:p w:rsidR="534A1F80" w:rsidP="0F56D97C" w:rsidRDefault="534A1F80" w14:paraId="61F7932F" w14:textId="3AEF3D7D">
      <w:pPr>
        <w:pStyle w:val="Title"/>
        <w:rPr>
          <w:ins w:author="RAYLAN BRUNO SANTANA CARVALHO" w:date="2025-06-14T01:47:37.582Z" w16du:dateUtc="2025-06-14T01:47:37.582Z" w:id="738988094"/>
          <w:rFonts w:ascii="Times New Roman" w:hAnsi="Times New Roman" w:eastAsia="Times New Roman" w:cs="Times New Roman"/>
          <w:rPrChange w:author="" w16du:dateUtc="2025-06-13T23:56:00Z" w:id="293428037"/>
        </w:rPr>
        <w:pPrChange w:author="KAUAN GUILHERME ALVES PINHEIRO SANTOS" w:date="2025-06-14T01:54:56.038Z">
          <w:pPr>
            <w:spacing w:before="240" w:after="240"/>
            <w:ind w:firstLine="0"/>
            <w:jc w:val="both"/>
          </w:pPr>
        </w:pPrChange>
      </w:pPr>
      <w:ins w:author="RAYLAN BRUNO SANTANA CARVALHO" w:date="2025-06-13T18:25:00Z" w:id="375766783">
        <w:r w:rsidRPr="0F56D97C" w:rsidR="43E6330F">
          <w:rPr>
            <w:rPrChange w:author="KAUAN GUILHERME ALVES PINHEIRO SANTOS" w:date="2025-06-14T01:54:56.037Z" w:id="265580168">
              <w:rPr>
                <w:rFonts w:ascii="Times New Roman" w:hAnsi="Times New Roman" w:eastAsia="Times New Roman" w:cs="Times New Roman"/>
                <w:b w:val="1"/>
                <w:bCs w:val="1"/>
              </w:rPr>
            </w:rPrChange>
          </w:rPr>
          <w:t>4.5 DIAGRAMA DE CLASSES</w:t>
        </w:r>
      </w:ins>
      <w:del w:author="RAYLAN BRUNO SANTANA CARVALHO" w:date="2025-06-14T01:47:44.475Z" w:id="1803644911">
        <w:r w:rsidRPr="0F56D97C" w:rsidDel="4216A477">
          <w:rPr>
            <w:rPrChange w:author="KAUAN GUILHERME ALVES PINHEIRO SANTOS" w:date="2025-06-14T01:54:56.037Z" w:id="206934231">
              <w:rPr>
                <w:rFonts w:ascii="Times New Roman" w:hAnsi="Times New Roman" w:eastAsia="Times New Roman" w:cs="Times New Roman"/>
              </w:rPr>
            </w:rPrChange>
          </w:rPr>
          <w:delText xml:space="preserve"> </w:delText>
        </w:r>
      </w:del>
    </w:p>
    <w:p w:rsidR="534A1F80" w:rsidP="0F56D97C" w:rsidRDefault="534A1F80" w14:paraId="0B70C111" w14:textId="77CEECD5">
      <w:pPr>
        <w:ind w:firstLine="708"/>
        <w:jc w:val="both"/>
        <w:rPr>
          <w:ins w:author="KAUAN GUILHERME ALVES PINHEIRO SANTOS" w:date="2025-06-13T23:36:00Z" w16du:dateUtc="2025-06-13T23:36:51Z" w:id="2107410101"/>
          <w:rFonts w:ascii="Times New Roman" w:hAnsi="Times New Roman" w:eastAsia="Times New Roman" w:cs="Times New Roman"/>
        </w:rPr>
      </w:pPr>
      <w:ins w:author="KAUAN GUILHERME ALVES PINHEIRO SANTOS" w:date="2025-06-13T23:36:00Z" w:id="1504608799">
        <w:r w:rsidRPr="0F56D97C" w:rsidR="4216A477">
          <w:rPr>
            <w:rFonts w:ascii="Times New Roman" w:hAnsi="Times New Roman" w:eastAsia="Times New Roman" w:cs="Times New Roman"/>
          </w:rPr>
          <w:t xml:space="preserve">Esse diagrama representa as estruturas estáticas do sistema, mostrando as classes, seus atributos, métodos e os relacionamentos entre elas (como herança, associação etc.). No contexto do desenvolvimento de software, serve como uma espécie de “mapa” conceitual que ilustra como os diferentes componentes de um sistema de relacionam. </w:t>
        </w:r>
      </w:ins>
    </w:p>
    <w:p w:rsidR="4216A477" w:rsidRDefault="4216A477" w14:paraId="6FD9D45A" w14:textId="64ED8436">
      <w:pPr>
        <w:ind w:firstLine="708"/>
        <w:jc w:val="both"/>
        <w:rPr>
          <w:ins w:author="KAUAN GUILHERME ALVES PINHEIRO SANTOS" w:date="2025-06-13T21:03:00Z" w16du:dateUtc="2025-06-13T21:03:15Z" w:id="1255"/>
          <w:rFonts w:ascii="Times New Roman" w:hAnsi="Times New Roman" w:eastAsia="Times New Roman" w:cs="Times New Roman"/>
        </w:rPr>
        <w:pPrChange w:author="KAUAN GUILHERME ALVES PINHEIRO SANTOS" w:date="2025-06-13T23:36:00Z" w:id="1256">
          <w:pPr/>
        </w:pPrChange>
      </w:pPr>
      <w:ins w:author="KAUAN GUILHERME ALVES PINHEIRO SANTOS" w:date="2025-06-13T23:36:00Z" w:id="1257">
        <w:r w:rsidRPr="0BC51242">
          <w:rPr>
            <w:rFonts w:ascii="Times New Roman" w:hAnsi="Times New Roman" w:eastAsia="Times New Roman" w:cs="Times New Roman"/>
          </w:rPr>
          <w:t>A estrutura principal do SkAI reflete a arquitetura de um assistente virtual de inteligente que tem o objetivo de auxiliar os usuários a encontrarem as melhores opções de voos, utilizando um chatbot integrado com inteligência artificial (IA).</w:t>
        </w:r>
      </w:ins>
    </w:p>
    <w:p w:rsidR="00584D84" w:rsidP="0F56D97C" w:rsidRDefault="21F95FDF" w14:paraId="0B50819E" w14:textId="5C59FC37">
      <w:pPr>
        <w:jc w:val="center"/>
        <w:rPr>
          <w:ins w:author="KAUAN GUILHERME ALVES PINHEIRO SANTOS" w:date="2025-06-13T21:05:00Z" w16du:dateUtc="2025-06-13T21:05:40Z" w:id="1799134048"/>
          <w:rFonts w:ascii="Times New Roman" w:hAnsi="Times New Roman" w:eastAsia="Times New Roman" w:cs="Times New Roman"/>
        </w:rPr>
        <w:pPrChange w:author="KAUAN GUILHERME ALVES PINHEIRO SANTOS" w:date="2025-06-13T21:08:00Z" w:id="1259">
          <w:pPr/>
        </w:pPrChange>
      </w:pPr>
      <w:ins w:author="KAUAN GUILHERME ALVES PINHEIRO SANTOS" w:date="2025-06-13T21:08:00Z" w:id="461355986">
        <w:r w:rsidRPr="0F56D97C" w:rsidR="21F95FDF">
          <w:rPr>
            <w:rFonts w:ascii="Times New Roman" w:hAnsi="Times New Roman" w:eastAsia="Times New Roman" w:cs="Times New Roman"/>
            <w:rPrChange w:author="KAUAN GUILHERME ALVES PINHEIRO SANTOS" w:date="2025-06-13T20:56:00Z" w:id="619556045"/>
          </w:rPr>
          <w:t>Imagem</w:t>
        </w:r>
      </w:ins>
      <w:ins w:author="KAUAN GUILHERME ALVES PINHEIRO SANTOS" w:date="2025-06-13T21:03:00Z" w:id="808705248">
        <w:r w:rsidRPr="0F56D97C" w:rsidR="679E9A03">
          <w:rPr>
            <w:rFonts w:ascii="Times New Roman" w:hAnsi="Times New Roman" w:eastAsia="Times New Roman" w:cs="Times New Roman"/>
            <w:rPrChange w:author="KAUAN GUILHERME ALVES PINHEIRO SANTOS" w:date="2025-06-13T20:56:00Z" w:id="1883445088"/>
          </w:rPr>
          <w:t xml:space="preserve"> </w:t>
        </w:r>
      </w:ins>
      <w:r w:rsidRPr="0F56D97C" w:rsidR="5C40CEBB">
        <w:rPr>
          <w:rFonts w:ascii="Times New Roman" w:hAnsi="Times New Roman" w:eastAsia="Times New Roman" w:cs="Times New Roman"/>
        </w:rPr>
        <w:t>22</w:t>
      </w:r>
      <w:ins w:author="KAUAN GUILHERME ALVES PINHEIRO SANTOS" w:date="2025-06-13T21:03:00Z" w:id="872356410">
        <w:r w:rsidRPr="0F56D97C" w:rsidR="679E9A03">
          <w:rPr>
            <w:rFonts w:ascii="Times New Roman" w:hAnsi="Times New Roman" w:eastAsia="Times New Roman" w:cs="Times New Roman"/>
            <w:rPrChange w:author="KAUAN GUILHERME ALVES PINHEIRO SANTOS" w:date="2025-06-13T20:56:00Z" w:id="802769839"/>
          </w:rPr>
          <w:t xml:space="preserve"> </w:t>
        </w:r>
        <w:r w:rsidRPr="0F56D97C" w:rsidR="679E9A03">
          <w:rPr>
            <w:rFonts w:ascii="Times New Roman" w:hAnsi="Times New Roman" w:eastAsia="Times New Roman" w:cs="Times New Roman"/>
            <w:rPrChange w:author="KAUAN GUILHERME ALVES PINHEIRO SANTOS" w:date="2025-06-13T20:56:00Z" w:id="251835269"/>
          </w:rPr>
          <w:t>–</w:t>
        </w:r>
        <w:r w:rsidRPr="0F56D97C" w:rsidR="679E9A03">
          <w:rPr>
            <w:rFonts w:ascii="Times New Roman" w:hAnsi="Times New Roman" w:eastAsia="Times New Roman" w:cs="Times New Roman"/>
            <w:rPrChange w:author="KAUAN GUILHERME ALVES PINHEIRO SANTOS" w:date="2025-06-13T20:56:00Z" w:id="2125600695"/>
          </w:rPr>
          <w:t xml:space="preserve"> Diagrama de classes</w:t>
        </w:r>
      </w:ins>
      <w:ins w:author="KAUAN GUILHERME ALVES PINHEIRO SANTOS" w:date="2025-06-13T21:08:00Z" w:id="698213864">
        <w:r w:rsidRPr="0F56D97C" w:rsidR="17D55417">
          <w:rPr>
            <w:rFonts w:ascii="Times New Roman" w:hAnsi="Times New Roman" w:eastAsia="Times New Roman" w:cs="Times New Roman"/>
            <w:rPrChange w:author="KAUAN GUILHERME ALVES PINHEIRO SANTOS" w:date="2025-06-13T20:56:00Z" w:id="1595037172"/>
          </w:rPr>
          <w:t xml:space="preserve"> (a)</w:t>
        </w:r>
      </w:ins>
      <w:r>
        <w:br/>
      </w:r>
      <w:ins w:author="RAYLAN BRUNO SANTANA CARVALHO" w:date="2025-06-14T02:02:58.216Z" w:id="1616535459">
        <w:r w:rsidR="2219A0B7">
          <w:drawing>
            <wp:inline wp14:editId="1F040AC0" wp14:anchorId="34339AA9">
              <wp:extent cx="4857768" cy="4430023"/>
              <wp:effectExtent l="0" t="0" r="0" b="0"/>
              <wp:docPr id="195542647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55426472" name=""/>
                      <pic:cNvPicPr/>
                    </pic:nvPicPr>
                    <pic:blipFill>
                      <a:blip xmlns:r="http://schemas.openxmlformats.org/officeDocument/2006/relationships" r:embed="rId888861655">
                        <a:extLst>
                          <a:ext uri="{28A0092B-C50C-407E-A947-70E740481C1C}">
                            <a14:useLocalDpi xmlns:a14="http://schemas.microsoft.com/office/drawing/2010/main"/>
                          </a:ext>
                        </a:extLst>
                      </a:blip>
                      <a:stretch>
                        <a:fillRect/>
                      </a:stretch>
                      <a:srcRect l="0" t="0" r="47088" b="0"/>
                    </pic:blipFill>
                    <pic:spPr>
                      <a:xfrm rot="0">
                        <a:off x="0" y="0"/>
                        <a:ext cx="4857768" cy="4430023"/>
                      </a:xfrm>
                      <a:prstGeom prst="rect">
                        <a:avLst/>
                      </a:prstGeom>
                    </pic:spPr>
                  </pic:pic>
                </a:graphicData>
              </a:graphic>
            </wp:inline>
          </w:drawing>
        </w:r>
      </w:ins>
      <w:r>
        <w:br/>
      </w:r>
      <w:ins w:author="KAUAN GUILHERME ALVES PINHEIRO SANTOS" w:date="2025-06-13T21:06:00Z" w:id="1567949178">
        <w:r w:rsidRPr="0F56D97C" w:rsidR="21F7F175">
          <w:rPr>
            <w:rFonts w:ascii="Times New Roman" w:hAnsi="Times New Roman" w:eastAsia="Times New Roman" w:cs="Times New Roman"/>
            <w:rPrChange w:author="KAUAN GUILHERME ALVES PINHEIRO SANTOS" w:date="2025-06-13T20:56:00Z" w:id="821996764"/>
          </w:rPr>
          <w:t>Fonte: Autoria pr</w:t>
        </w:r>
        <w:r w:rsidRPr="0F56D97C" w:rsidR="21F7F175">
          <w:rPr>
            <w:rFonts w:ascii="Times New Roman" w:hAnsi="Times New Roman" w:eastAsia="Times New Roman" w:cs="Times New Roman"/>
            <w:rPrChange w:author="KAUAN GUILHERME ALVES PINHEIRO SANTOS" w:date="2025-06-13T20:56:00Z" w:id="326880639"/>
          </w:rPr>
          <w:t>ó</w:t>
        </w:r>
        <w:r w:rsidRPr="0F56D97C" w:rsidR="21F7F175">
          <w:rPr>
            <w:rFonts w:ascii="Times New Roman" w:hAnsi="Times New Roman" w:eastAsia="Times New Roman" w:cs="Times New Roman"/>
            <w:rPrChange w:author="KAUAN GUILHERME ALVES PINHEIRO SANTOS" w:date="2025-06-13T20:56:00Z" w:id="125764279"/>
          </w:rPr>
          <w:t>pria, 2025.</w:t>
        </w:r>
      </w:ins>
    </w:p>
    <w:p w:rsidR="00584D84" w:rsidP="0F56D97C" w:rsidRDefault="08A90FA9" w14:paraId="6C2AF4C9" w14:textId="11E9EE83">
      <w:pPr>
        <w:jc w:val="center"/>
        <w:rPr>
          <w:ins w:author="KAUAN GUILHERME ALVES PINHEIRO SANTOS" w:date="2025-06-13T21:20:00Z" w16du:dateUtc="2025-06-13T21:20:02Z" w:id="843856029"/>
          <w:rFonts w:ascii="Times New Roman" w:hAnsi="Times New Roman" w:eastAsia="Times New Roman" w:cs="Times New Roman"/>
        </w:rPr>
        <w:pPrChange w:author="KAUAN GUILHERME ALVES PINHEIRO SANTOS" w:date="2025-06-13T21:07:00Z" w:id="1274">
          <w:pPr/>
        </w:pPrChange>
      </w:pPr>
      <w:ins w:author="KAUAN GUILHERME ALVES PINHEIRO SANTOS" w:date="2025-06-13T21:08:00Z" w:id="969311150">
        <w:r w:rsidRPr="0F56D97C" w:rsidR="08A90FA9">
          <w:rPr>
            <w:rFonts w:ascii="Times New Roman" w:hAnsi="Times New Roman" w:eastAsia="Times New Roman" w:cs="Times New Roman"/>
            <w:rPrChange w:author="KAUAN GUILHERME ALVES PINHEIRO SANTOS" w:date="2025-06-13T20:56:00Z" w:id="1795473537"/>
          </w:rPr>
          <w:t xml:space="preserve">Imagem </w:t>
        </w:r>
      </w:ins>
      <w:ins w:author="RAYLAN BRUNO SANTANA CARVALHO" w:date="2025-06-14T01:58:55.155Z" w:id="875783954">
        <w:r w:rsidRPr="0F56D97C" w:rsidR="686EBFC6">
          <w:rPr>
            <w:rFonts w:ascii="Times New Roman" w:hAnsi="Times New Roman" w:eastAsia="Times New Roman" w:cs="Times New Roman"/>
          </w:rPr>
          <w:t>23</w:t>
        </w:r>
      </w:ins>
      <w:ins w:author="KAUAN GUILHERME ALVES PINHEIRO SANTOS" w:date="2025-06-13T21:08:00Z" w:id="1149699432">
        <w:del w:author="RAYLAN BRUNO SANTANA CARVALHO" w:date="2025-06-14T01:58:54.791Z" w:id="894081573">
          <w:r w:rsidRPr="0F56D97C" w:rsidDel="08A90FA9">
            <w:rPr>
              <w:rFonts w:ascii="Times New Roman" w:hAnsi="Times New Roman" w:eastAsia="Times New Roman" w:cs="Times New Roman"/>
              <w:rPrChange w:author="KAUAN GUILHERME ALVES PINHEIRO SANTOS" w:date="2025-06-13T20:56:00Z" w:id="1550204686"/>
            </w:rPr>
            <w:delText>X</w:delText>
          </w:r>
        </w:del>
        <w:r w:rsidRPr="0F56D97C" w:rsidR="08A90FA9">
          <w:rPr>
            <w:rFonts w:ascii="Times New Roman" w:hAnsi="Times New Roman" w:eastAsia="Times New Roman" w:cs="Times New Roman"/>
            <w:rPrChange w:author="KAUAN GUILHERME ALVES PINHEIRO SANTOS" w:date="2025-06-13T20:56:00Z" w:id="244417700"/>
          </w:rPr>
          <w:t xml:space="preserve"> </w:t>
        </w:r>
        <w:r w:rsidRPr="0F56D97C" w:rsidR="08A90FA9">
          <w:rPr>
            <w:rFonts w:ascii="Times New Roman" w:hAnsi="Times New Roman" w:eastAsia="Times New Roman" w:cs="Times New Roman"/>
            <w:rPrChange w:author="KAUAN GUILHERME ALVES PINHEIRO SANTOS" w:date="2025-06-13T20:56:00Z" w:id="1648043171"/>
          </w:rPr>
          <w:t>–</w:t>
        </w:r>
        <w:r w:rsidRPr="0F56D97C" w:rsidR="08A90FA9">
          <w:rPr>
            <w:rFonts w:ascii="Times New Roman" w:hAnsi="Times New Roman" w:eastAsia="Times New Roman" w:cs="Times New Roman"/>
            <w:rPrChange w:author="KAUAN GUILHERME ALVES PINHEIRO SANTOS" w:date="2025-06-13T20:56:00Z" w:id="192432309"/>
          </w:rPr>
          <w:t xml:space="preserve"> Diagrama de classes (b)</w:t>
        </w:r>
      </w:ins>
      <w:r>
        <w:br/>
      </w:r>
      <w:ins w:author="RAYLAN BRUNO SANTANA CARVALHO" w:date="2025-06-14T02:02:47.924Z" w:id="834039795">
        <w:r w:rsidR="43DCC882">
          <w:drawing>
            <wp:inline wp14:editId="53FF5CC6" wp14:anchorId="03E98015">
              <wp:extent cx="5606062" cy="3758363"/>
              <wp:effectExtent l="0" t="0" r="0" b="0"/>
              <wp:docPr id="196421575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51438437" name=""/>
                      <pic:cNvPicPr/>
                    </pic:nvPicPr>
                    <pic:blipFill>
                      <a:blip xmlns:r="http://schemas.openxmlformats.org/officeDocument/2006/relationships" r:embed="rId1935642242">
                        <a:extLst>
                          <a:ext uri="{28A0092B-C50C-407E-A947-70E740481C1C}">
                            <a14:useLocalDpi xmlns:a14="http://schemas.microsoft.com/office/drawing/2010/main"/>
                          </a:ext>
                        </a:extLst>
                      </a:blip>
                      <a:stretch>
                        <a:fillRect/>
                      </a:stretch>
                      <a:srcRect l="48294" t="0" r="0" b="28157"/>
                    </pic:blipFill>
                    <pic:spPr>
                      <a:xfrm rot="0">
                        <a:off x="0" y="0"/>
                        <a:ext cx="5606062" cy="3758363"/>
                      </a:xfrm>
                      <a:prstGeom prst="rect">
                        <a:avLst/>
                      </a:prstGeom>
                    </pic:spPr>
                  </pic:pic>
                </a:graphicData>
              </a:graphic>
            </wp:inline>
          </w:drawing>
        </w:r>
      </w:ins>
      <w:r>
        <w:br/>
      </w:r>
      <w:ins w:author="KAUAN GUILHERME ALVES PINHEIRO SANTOS" w:date="2025-06-13T21:07:00Z" w:id="1064876911">
        <w:r w:rsidRPr="0F56D97C" w:rsidR="2269E949">
          <w:rPr>
            <w:rFonts w:ascii="Times New Roman" w:hAnsi="Times New Roman" w:eastAsia="Times New Roman" w:cs="Times New Roman"/>
            <w:rPrChange w:author="KAUAN GUILHERME ALVES PINHEIRO SANTOS" w:date="2025-06-13T20:56:00Z" w:id="2102787848"/>
          </w:rPr>
          <w:t>Fonte: Autoria pr</w:t>
        </w:r>
        <w:r w:rsidRPr="0F56D97C" w:rsidR="2269E949">
          <w:rPr>
            <w:rFonts w:ascii="Times New Roman" w:hAnsi="Times New Roman" w:eastAsia="Times New Roman" w:cs="Times New Roman"/>
            <w:rPrChange w:author="KAUAN GUILHERME ALVES PINHEIRO SANTOS" w:date="2025-06-13T20:56:00Z" w:id="24869028"/>
          </w:rPr>
          <w:t>ó</w:t>
        </w:r>
        <w:r w:rsidRPr="0F56D97C" w:rsidR="2269E949">
          <w:rPr>
            <w:rFonts w:ascii="Times New Roman" w:hAnsi="Times New Roman" w:eastAsia="Times New Roman" w:cs="Times New Roman"/>
            <w:rPrChange w:author="KAUAN GUILHERME ALVES PINHEIRO SANTOS" w:date="2025-06-13T20:56:00Z" w:id="495317232"/>
          </w:rPr>
          <w:t>pria, 20</w:t>
        </w:r>
      </w:ins>
      <w:ins w:author="KAUAN GUILHERME ALVES PINHEIRO SANTOS" w:date="2025-06-13T21:08:00Z" w:id="1782058991">
        <w:r w:rsidRPr="0F56D97C" w:rsidR="2269E949">
          <w:rPr>
            <w:rFonts w:ascii="Times New Roman" w:hAnsi="Times New Roman" w:eastAsia="Times New Roman" w:cs="Times New Roman"/>
            <w:rPrChange w:author="KAUAN GUILHERME ALVES PINHEIRO SANTOS" w:date="2025-06-13T20:56:00Z" w:id="489543472"/>
          </w:rPr>
          <w:t>25.</w:t>
        </w:r>
      </w:ins>
    </w:p>
    <w:p w:rsidR="00584D84" w:rsidP="0F56D97C" w:rsidRDefault="36328A92" w14:paraId="6BB77D91" w14:textId="3D103728">
      <w:pPr>
        <w:pStyle w:val="Title"/>
        <w:rPr>
          <w:ins w:author="KAUAN GUILHERME ALVES PINHEIRO SANTOS" w:date="2025-06-13T21:31:00Z" w16du:dateUtc="2025-06-13T21:31:09Z" w:id="1352679366"/>
          <w:rFonts w:ascii="Times New Roman" w:hAnsi="Times New Roman" w:eastAsia="Times New Roman" w:cs="Times New Roman"/>
          <w:b w:val="1"/>
          <w:bCs w:val="1"/>
          <w:rPrChange w:author="RAYLAN BRUNO SANTANA CARVALHO" w:date="2025-06-14T01:35:19.963Z" w:id="1284838844">
            <w:rPr>
              <w:ins w:author="KAUAN GUILHERME ALVES PINHEIRO SANTOS" w:date="2025-06-13T21:31:00Z" w16du:dateUtc="2025-06-13T21:31:09Z" w:id="860740800"/>
              <w:rFonts w:ascii="Times New Roman" w:hAnsi="Times New Roman" w:eastAsia="Times New Roman" w:cs="Times New Roman"/>
            </w:rPr>
          </w:rPrChange>
        </w:rPr>
        <w:pPrChange w:author="KAUAN GUILHERME ALVES PINHEIRO SANTOS" w:date="2025-06-14T01:55:03.566Z">
          <w:pPr>
            <w:jc w:val="center"/>
          </w:pPr>
        </w:pPrChange>
      </w:pPr>
      <w:ins w:author="KAUAN GUILHERME ALVES PINHEIRO SANTOS" w:date="2025-06-13T21:20:00Z" w:id="1029951125">
        <w:r w:rsidR="36328A92">
          <w:t>4.5.1 USU</w:t>
        </w:r>
        <w:r w:rsidR="36328A92">
          <w:t>Á</w:t>
        </w:r>
        <w:r w:rsidR="36328A92">
          <w:t>RIO</w:t>
        </w:r>
      </w:ins>
    </w:p>
    <w:p w:rsidR="29B9F885" w:rsidP="0BC51242" w:rsidRDefault="29B9F885" w14:paraId="2B68CE5C" w14:textId="41F18E80">
      <w:pPr>
        <w:ind w:firstLine="708"/>
        <w:jc w:val="both"/>
        <w:rPr>
          <w:ins w:author="KAUAN GUILHERME ALVES PINHEIRO SANTOS" w:date="2025-06-13T21:42:00Z" w16du:dateUtc="2025-06-13T21:42:14Z" w:id="1292"/>
          <w:rFonts w:ascii="Times New Roman" w:hAnsi="Times New Roman" w:eastAsia="Times New Roman" w:cs="Times New Roman"/>
        </w:rPr>
      </w:pPr>
      <w:ins w:author="KAUAN GUILHERME ALVES PINHEIRO SANTOS" w:date="2025-06-13T23:38:00Z" w:id="1293">
        <w:r w:rsidRPr="0BC51242">
          <w:rPr>
            <w:rFonts w:ascii="Times New Roman" w:hAnsi="Times New Roman" w:eastAsia="Times New Roman" w:cs="Times New Roman"/>
          </w:rPr>
          <w:t xml:space="preserve">A classe "Usuario” representa o componente central de interação do sistema. Ela é responsável por modelar informações básicas dos usuários que utilizam a plataforma.  </w:t>
        </w:r>
      </w:ins>
    </w:p>
    <w:p w:rsidR="00584D84" w:rsidP="0F56D97C" w:rsidRDefault="2C016CAA" w14:paraId="037FCAA7" w14:textId="13C1BF53">
      <w:pPr>
        <w:jc w:val="center"/>
        <w:rPr>
          <w:ins w:author="KAUAN GUILHERME ALVES PINHEIRO SANTOS" w:date="2025-06-13T21:37:00Z" w16du:dateUtc="2025-06-13T21:37:27Z" w:id="1340472704"/>
          <w:rFonts w:ascii="Times New Roman" w:hAnsi="Times New Roman" w:eastAsia="Times New Roman" w:cs="Times New Roman"/>
        </w:rPr>
        <w:pPrChange w:author="KAUAN GUILHERME ALVES PINHEIRO SANTOS" w:date="2025-06-13T21:42:00Z" w:id="1295">
          <w:pPr>
            <w:jc w:val="both"/>
          </w:pPr>
        </w:pPrChange>
      </w:pPr>
      <w:ins w:author="KAUAN GUILHERME ALVES PINHEIRO SANTOS" w:date="2025-06-13T21:42:00Z" w:id="1926370847">
        <w:r w:rsidRPr="0F56D97C" w:rsidR="2C016CAA">
          <w:rPr>
            <w:rFonts w:ascii="Times New Roman" w:hAnsi="Times New Roman" w:eastAsia="Times New Roman" w:cs="Times New Roman"/>
            <w:rPrChange w:author="KAUAN GUILHERME ALVES PINHEIRO SANTOS" w:date="2025-06-13T20:56:00Z" w:id="79737315"/>
          </w:rPr>
          <w:t xml:space="preserve">Tabela </w:t>
        </w:r>
      </w:ins>
      <w:r w:rsidRPr="0F56D97C" w:rsidR="29551EBF">
        <w:rPr>
          <w:rFonts w:ascii="Times New Roman" w:hAnsi="Times New Roman" w:eastAsia="Times New Roman" w:cs="Times New Roman"/>
        </w:rPr>
        <w:t>3</w:t>
      </w:r>
      <w:ins w:author="KAUAN GUILHERME ALVES PINHEIRO SANTOS" w:date="2025-06-13T21:42:00Z" w:id="728173906">
        <w:r w:rsidRPr="0F56D97C" w:rsidR="2C016CAA">
          <w:rPr>
            <w:rFonts w:ascii="Times New Roman" w:hAnsi="Times New Roman" w:eastAsia="Times New Roman" w:cs="Times New Roman"/>
            <w:rPrChange w:author="KAUAN GUILHERME ALVES PINHEIRO SANTOS" w:date="2025-06-13T20:56:00Z" w:id="332708950"/>
          </w:rPr>
          <w:t xml:space="preserve"> </w:t>
        </w:r>
        <w:r w:rsidRPr="0F56D97C" w:rsidR="2C016CAA">
          <w:rPr>
            <w:rFonts w:ascii="Times New Roman" w:hAnsi="Times New Roman" w:eastAsia="Times New Roman" w:cs="Times New Roman"/>
            <w:rPrChange w:author="KAUAN GUILHERME ALVES PINHEIRO SANTOS" w:date="2025-06-13T20:56:00Z" w:id="840548523"/>
          </w:rPr>
          <w:t>–</w:t>
        </w:r>
        <w:r w:rsidRPr="0F56D97C" w:rsidR="2C016CAA">
          <w:rPr>
            <w:rFonts w:ascii="Times New Roman" w:hAnsi="Times New Roman" w:eastAsia="Times New Roman" w:cs="Times New Roman"/>
            <w:rPrChange w:author="KAUAN GUILHERME ALVES PINHEIRO SANTOS" w:date="2025-06-13T20:56:00Z" w:id="49258963"/>
          </w:rPr>
          <w:t xml:space="preserve"> Atributos do </w:t>
        </w:r>
      </w:ins>
      <w:ins w:author="KAUAN GUILHERME ALVES PINHEIRO SANTOS" w:date="2025-06-13T22:14:00Z" w:id="1182611506">
        <w:r w:rsidRPr="0F56D97C" w:rsidR="17D10672">
          <w:rPr>
            <w:rFonts w:ascii="Times New Roman" w:hAnsi="Times New Roman" w:eastAsia="Times New Roman" w:cs="Times New Roman"/>
            <w:rPrChange w:author="KAUAN GUILHERME ALVES PINHEIRO SANTOS" w:date="2025-06-13T20:56:00Z" w:id="1146146355"/>
          </w:rPr>
          <w:t>U</w:t>
        </w:r>
      </w:ins>
      <w:ins w:author="KAUAN GUILHERME ALVES PINHEIRO SANTOS" w:date="2025-06-13T21:42:00Z" w:id="303529097">
        <w:r w:rsidRPr="0F56D97C" w:rsidR="2C016CAA">
          <w:rPr>
            <w:rFonts w:ascii="Times New Roman" w:hAnsi="Times New Roman" w:eastAsia="Times New Roman" w:cs="Times New Roman"/>
            <w:rPrChange w:author="KAUAN GUILHERME ALVES PINHEIRO SANTOS" w:date="2025-06-13T20:56:00Z" w:id="1447381156"/>
          </w:rPr>
          <w:t>su</w:t>
        </w:r>
        <w:r w:rsidRPr="0F56D97C" w:rsidR="2C016CAA">
          <w:rPr>
            <w:rFonts w:ascii="Times New Roman" w:hAnsi="Times New Roman" w:eastAsia="Times New Roman" w:cs="Times New Roman"/>
            <w:rPrChange w:author="KAUAN GUILHERME ALVES PINHEIRO SANTOS" w:date="2025-06-13T20:56:00Z" w:id="2103565663"/>
          </w:rPr>
          <w:t>á</w:t>
        </w:r>
        <w:r w:rsidRPr="0F56D97C" w:rsidR="2C016CAA">
          <w:rPr>
            <w:rFonts w:ascii="Times New Roman" w:hAnsi="Times New Roman" w:eastAsia="Times New Roman" w:cs="Times New Roman"/>
            <w:rPrChange w:author="KAUAN GUILHERME ALVES PINHEIRO SANTOS" w:date="2025-06-13T20:56:00Z" w:id="1560392681"/>
          </w:rPr>
          <w:t>rio</w:t>
        </w:r>
      </w:ins>
    </w:p>
    <w:tbl>
      <w:tblPr>
        <w:tblStyle w:val="TableGrid"/>
        <w:tblW w:w="0" w:type="auto"/>
        <w:jc w:val="center"/>
        <w:tblLayout w:type="fixed"/>
        <w:tblLook w:val="06A0" w:firstRow="1" w:lastRow="0" w:firstColumn="1" w:lastColumn="0" w:noHBand="1" w:noVBand="1"/>
        <w:tblPrChange w:author="KAUAN GUILHERME ALVES PINHEIRO SANTOS" w:date="2025-06-13T21:42:00Z" w:id="1306">
          <w:tblPr>
            <w:tblStyle w:val="TableGrid"/>
            <w:tblW w:w="0" w:type="nil"/>
            <w:tblLayout w:type="fixed"/>
            <w:tblLook w:val="06A0" w:firstRow="1" w:lastRow="0" w:firstColumn="1" w:lastColumn="0" w:noHBand="1" w:noVBand="1"/>
          </w:tblPr>
        </w:tblPrChange>
      </w:tblPr>
      <w:tblGrid>
        <w:gridCol w:w="1825"/>
        <w:gridCol w:w="3877"/>
        <w:tblGridChange w:id="1307">
          <w:tblGrid>
            <w:gridCol w:w="1825"/>
            <w:gridCol w:w="2683"/>
            <w:gridCol w:w="1194"/>
            <w:gridCol w:w="3314"/>
          </w:tblGrid>
        </w:tblGridChange>
      </w:tblGrid>
      <w:tr w:rsidR="70C60923" w:rsidTr="70C60923" w14:paraId="015BB7EA" w14:textId="77777777">
        <w:trPr>
          <w:trHeight w:val="300"/>
          <w:jc w:val="center"/>
          <w:ins w:author="KAUAN GUILHERME ALVES PINHEIRO SANTOS" w:date="2025-06-13T21:37:00Z" w:id="1308"/>
          <w:trPrChange w:author="KAUAN GUILHERME ALVES PINHEIRO SANTOS" w:date="2025-06-13T21:42:00Z" w:id="1309">
            <w:trPr>
              <w:trHeight w:val="300"/>
            </w:trPr>
          </w:trPrChange>
        </w:trPr>
        <w:tc>
          <w:tcPr>
            <w:tcW w:w="1825" w:type="dxa"/>
            <w:vAlign w:val="center"/>
            <w:tcPrChange w:author="KAUAN GUILHERME ALVES PINHEIRO SANTOS" w:date="2025-06-13T21:42:00Z" w:id="1310">
              <w:tcPr>
                <w:tcW w:w="4508" w:type="dxa"/>
                <w:gridSpan w:val="2"/>
              </w:tcPr>
            </w:tcPrChange>
          </w:tcPr>
          <w:p w:rsidR="6E3E0778" w:rsidP="70C60923" w:rsidRDefault="6E3E0778" w14:paraId="3B5BDBC3" w14:textId="3E07DD0B">
            <w:pPr>
              <w:jc w:val="center"/>
              <w:rPr>
                <w:rFonts w:ascii="Times New Roman" w:hAnsi="Times New Roman" w:eastAsia="Times New Roman" w:cs="Times New Roman"/>
                <w:b/>
                <w:rPrChange w:author="KAUAN GUILHERME ALVES PINHEIRO SANTOS" w:date="2025-06-13T21:39:00Z" w:id="1311">
                  <w:rPr/>
                </w:rPrChange>
              </w:rPr>
            </w:pPr>
            <w:ins w:author="KAUAN GUILHERME ALVES PINHEIRO SANTOS" w:date="2025-06-13T21:38:00Z" w:id="1312">
              <w:r w:rsidRPr="0BC51242">
                <w:rPr>
                  <w:rFonts w:ascii="Times New Roman" w:hAnsi="Times New Roman" w:eastAsia="Times New Roman" w:cs="Times New Roman"/>
                  <w:b/>
                  <w:rPrChange w:author="KAUAN GUILHERME ALVES PINHEIRO SANTOS" w:date="2025-06-13T21:39:00Z" w:id="1313">
                    <w:rPr/>
                  </w:rPrChange>
                </w:rPr>
                <w:t>Atributo</w:t>
              </w:r>
            </w:ins>
          </w:p>
        </w:tc>
        <w:tc>
          <w:tcPr>
            <w:tcW w:w="3877" w:type="dxa"/>
            <w:vAlign w:val="center"/>
            <w:tcPrChange w:author="KAUAN GUILHERME ALVES PINHEIRO SANTOS" w:date="2025-06-13T21:42:00Z" w:id="1314">
              <w:tcPr>
                <w:tcW w:w="4508" w:type="dxa"/>
                <w:gridSpan w:val="2"/>
              </w:tcPr>
            </w:tcPrChange>
          </w:tcPr>
          <w:p w:rsidR="6E3E0778" w:rsidP="70C60923" w:rsidRDefault="6E3E0778" w14:paraId="7737ADBD" w14:textId="739EDBD3">
            <w:pPr>
              <w:jc w:val="center"/>
              <w:rPr>
                <w:rFonts w:ascii="Times New Roman" w:hAnsi="Times New Roman" w:eastAsia="Times New Roman" w:cs="Times New Roman"/>
                <w:b/>
                <w:rPrChange w:author="KAUAN GUILHERME ALVES PINHEIRO SANTOS" w:date="2025-06-13T21:39:00Z" w:id="1315">
                  <w:rPr/>
                </w:rPrChange>
              </w:rPr>
            </w:pPr>
            <w:ins w:author="KAUAN GUILHERME ALVES PINHEIRO SANTOS" w:date="2025-06-13T21:38:00Z" w:id="1316">
              <w:r w:rsidRPr="0BC51242">
                <w:rPr>
                  <w:rFonts w:ascii="Times New Roman" w:hAnsi="Times New Roman" w:eastAsia="Times New Roman" w:cs="Times New Roman"/>
                  <w:b/>
                  <w:rPrChange w:author="KAUAN GUILHERME ALVES PINHEIRO SANTOS" w:date="2025-06-13T21:39:00Z" w:id="1317">
                    <w:rPr/>
                  </w:rPrChange>
                </w:rPr>
                <w:t>Significado</w:t>
              </w:r>
            </w:ins>
          </w:p>
        </w:tc>
      </w:tr>
      <w:tr w:rsidR="70C60923" w:rsidTr="70C60923" w14:paraId="533F059A" w14:textId="77777777">
        <w:trPr>
          <w:trHeight w:val="300"/>
          <w:jc w:val="center"/>
          <w:ins w:author="KAUAN GUILHERME ALVES PINHEIRO SANTOS" w:date="2025-06-13T21:37:00Z" w:id="1318"/>
          <w:trPrChange w:author="KAUAN GUILHERME ALVES PINHEIRO SANTOS" w:date="2025-06-13T21:42:00Z" w:id="1319">
            <w:trPr>
              <w:trHeight w:val="300"/>
            </w:trPr>
          </w:trPrChange>
        </w:trPr>
        <w:tc>
          <w:tcPr>
            <w:tcW w:w="1825" w:type="dxa"/>
            <w:vAlign w:val="center"/>
            <w:tcPrChange w:author="KAUAN GUILHERME ALVES PINHEIRO SANTOS" w:date="2025-06-13T21:42:00Z" w:id="1320">
              <w:tcPr>
                <w:tcW w:w="4508" w:type="dxa"/>
                <w:gridSpan w:val="2"/>
              </w:tcPr>
            </w:tcPrChange>
          </w:tcPr>
          <w:p w:rsidR="6E3E0778" w:rsidP="70C60923" w:rsidRDefault="6E3E0778" w14:paraId="5D19AE19" w14:textId="0449C90E">
            <w:pPr>
              <w:jc w:val="center"/>
              <w:rPr>
                <w:rFonts w:ascii="Times New Roman" w:hAnsi="Times New Roman" w:eastAsia="Times New Roman" w:cs="Times New Roman"/>
                <w:rPrChange w:author="KAUAN GUILHERME ALVES PINHEIRO SANTOS" w:date="2025-06-13T20:56:00Z" w16du:dateUtc="2025-06-13T23:56:00Z" w:id="1321">
                  <w:rPr/>
                </w:rPrChange>
              </w:rPr>
            </w:pPr>
            <w:ins w:author="KAUAN GUILHERME ALVES PINHEIRO SANTOS" w:date="2025-06-13T21:38:00Z" w:id="1322">
              <w:r w:rsidRPr="0BC51242">
                <w:rPr>
                  <w:rFonts w:ascii="Times New Roman" w:hAnsi="Times New Roman" w:eastAsia="Times New Roman" w:cs="Times New Roman"/>
                  <w:rPrChange w:author="KAUAN GUILHERME ALVES PINHEIRO SANTOS" w:date="2025-06-13T20:56:00Z" w16du:dateUtc="2025-06-13T23:56:00Z" w:id="1323">
                    <w:rPr/>
                  </w:rPrChange>
                </w:rPr>
                <w:t>id</w:t>
              </w:r>
            </w:ins>
          </w:p>
        </w:tc>
        <w:tc>
          <w:tcPr>
            <w:tcW w:w="3877" w:type="dxa"/>
            <w:vAlign w:val="center"/>
            <w:tcPrChange w:author="KAUAN GUILHERME ALVES PINHEIRO SANTOS" w:date="2025-06-13T21:42:00Z" w:id="1324">
              <w:tcPr>
                <w:tcW w:w="4508" w:type="dxa"/>
                <w:gridSpan w:val="2"/>
              </w:tcPr>
            </w:tcPrChange>
          </w:tcPr>
          <w:p w:rsidR="6E3E0778" w:rsidP="70C60923" w:rsidRDefault="6E3E0778" w14:paraId="08F58CD7" w14:textId="5A6D865C">
            <w:pPr>
              <w:jc w:val="center"/>
              <w:rPr>
                <w:rFonts w:ascii="Times New Roman" w:hAnsi="Times New Roman" w:eastAsia="Times New Roman" w:cs="Times New Roman"/>
                <w:rPrChange w:author="KAUAN GUILHERME ALVES PINHEIRO SANTOS" w:date="2025-06-13T20:56:00Z" w16du:dateUtc="2025-06-13T23:56:00Z" w:id="1325">
                  <w:rPr/>
                </w:rPrChange>
              </w:rPr>
            </w:pPr>
            <w:ins w:author="KAUAN GUILHERME ALVES PINHEIRO SANTOS" w:date="2025-06-13T21:39:00Z" w:id="1326">
              <w:r w:rsidRPr="0BC51242">
                <w:rPr>
                  <w:rFonts w:ascii="Times New Roman" w:hAnsi="Times New Roman" w:eastAsia="Times New Roman" w:cs="Times New Roman"/>
                </w:rPr>
                <w:t>Identificador único do usuário</w:t>
              </w:r>
            </w:ins>
          </w:p>
        </w:tc>
      </w:tr>
      <w:tr w:rsidR="70C60923" w:rsidTr="70C60923" w14:paraId="1A7C0790" w14:textId="77777777">
        <w:trPr>
          <w:trHeight w:val="300"/>
          <w:jc w:val="center"/>
          <w:ins w:author="KAUAN GUILHERME ALVES PINHEIRO SANTOS" w:date="2025-06-13T21:37:00Z" w:id="1327"/>
          <w:trPrChange w:author="KAUAN GUILHERME ALVES PINHEIRO SANTOS" w:date="2025-06-13T21:42:00Z" w:id="1328">
            <w:trPr>
              <w:trHeight w:val="300"/>
            </w:trPr>
          </w:trPrChange>
        </w:trPr>
        <w:tc>
          <w:tcPr>
            <w:tcW w:w="1825" w:type="dxa"/>
            <w:vAlign w:val="center"/>
            <w:tcPrChange w:author="KAUAN GUILHERME ALVES PINHEIRO SANTOS" w:date="2025-06-13T21:42:00Z" w:id="1329">
              <w:tcPr>
                <w:tcW w:w="4508" w:type="dxa"/>
                <w:gridSpan w:val="2"/>
              </w:tcPr>
            </w:tcPrChange>
          </w:tcPr>
          <w:p w:rsidR="6E3E0778" w:rsidP="70C60923" w:rsidRDefault="6E3E0778" w14:paraId="7B39285D" w14:textId="4FBAC61B">
            <w:pPr>
              <w:jc w:val="center"/>
              <w:rPr>
                <w:rFonts w:ascii="Times New Roman" w:hAnsi="Times New Roman" w:eastAsia="Times New Roman" w:cs="Times New Roman"/>
                <w:rPrChange w:author="KAUAN GUILHERME ALVES PINHEIRO SANTOS" w:date="2025-06-13T20:56:00Z" w16du:dateUtc="2025-06-13T23:56:00Z" w:id="1330">
                  <w:rPr/>
                </w:rPrChange>
              </w:rPr>
            </w:pPr>
            <w:ins w:author="KAUAN GUILHERME ALVES PINHEIRO SANTOS" w:date="2025-06-13T21:38:00Z" w:id="1331">
              <w:r w:rsidRPr="0BC51242">
                <w:rPr>
                  <w:rFonts w:ascii="Times New Roman" w:hAnsi="Times New Roman" w:eastAsia="Times New Roman" w:cs="Times New Roman"/>
                  <w:rPrChange w:author="KAUAN GUILHERME ALVES PINHEIRO SANTOS" w:date="2025-06-13T20:56:00Z" w16du:dateUtc="2025-06-13T23:56:00Z" w:id="1332">
                    <w:rPr/>
                  </w:rPrChange>
                </w:rPr>
                <w:t>nome</w:t>
              </w:r>
            </w:ins>
          </w:p>
        </w:tc>
        <w:tc>
          <w:tcPr>
            <w:tcW w:w="3877" w:type="dxa"/>
            <w:vAlign w:val="center"/>
            <w:tcPrChange w:author="KAUAN GUILHERME ALVES PINHEIRO SANTOS" w:date="2025-06-13T21:42:00Z" w:id="1333">
              <w:tcPr>
                <w:tcW w:w="4508" w:type="dxa"/>
                <w:gridSpan w:val="2"/>
              </w:tcPr>
            </w:tcPrChange>
          </w:tcPr>
          <w:p w:rsidR="6E3E0778" w:rsidP="70C60923" w:rsidRDefault="6E3E0778" w14:paraId="4E2C0E7C" w14:textId="0A7E4D2A">
            <w:pPr>
              <w:jc w:val="center"/>
              <w:rPr>
                <w:rFonts w:ascii="Times New Roman" w:hAnsi="Times New Roman" w:eastAsia="Times New Roman" w:cs="Times New Roman"/>
                <w:rPrChange w:author="KAUAN GUILHERME ALVES PINHEIRO SANTOS" w:date="2025-06-13T20:56:00Z" w16du:dateUtc="2025-06-13T23:56:00Z" w:id="1334">
                  <w:rPr/>
                </w:rPrChange>
              </w:rPr>
            </w:pPr>
            <w:ins w:author="KAUAN GUILHERME ALVES PINHEIRO SANTOS" w:date="2025-06-13T21:39:00Z" w:id="1335">
              <w:r w:rsidRPr="0BC51242">
                <w:rPr>
                  <w:rFonts w:ascii="Times New Roman" w:hAnsi="Times New Roman" w:eastAsia="Times New Roman" w:cs="Times New Roman"/>
                </w:rPr>
                <w:t xml:space="preserve">Nome do </w:t>
              </w:r>
            </w:ins>
            <w:ins w:author="KAUAN GUILHERME ALVES PINHEIRO SANTOS" w:date="2025-06-13T21:40:00Z" w:id="1336">
              <w:r w:rsidRPr="0BC51242">
                <w:rPr>
                  <w:rFonts w:ascii="Times New Roman" w:hAnsi="Times New Roman" w:eastAsia="Times New Roman" w:cs="Times New Roman"/>
                </w:rPr>
                <w:t>usuário</w:t>
              </w:r>
            </w:ins>
          </w:p>
        </w:tc>
      </w:tr>
      <w:tr w:rsidR="70C60923" w:rsidTr="70C60923" w14:paraId="74C78E7B" w14:textId="77777777">
        <w:trPr>
          <w:trHeight w:val="300"/>
          <w:jc w:val="center"/>
          <w:ins w:author="KAUAN GUILHERME ALVES PINHEIRO SANTOS" w:date="2025-06-13T21:37:00Z" w:id="1337"/>
          <w:trPrChange w:author="KAUAN GUILHERME ALVES PINHEIRO SANTOS" w:date="2025-06-13T21:42:00Z" w:id="1338">
            <w:trPr>
              <w:trHeight w:val="300"/>
            </w:trPr>
          </w:trPrChange>
        </w:trPr>
        <w:tc>
          <w:tcPr>
            <w:tcW w:w="1825" w:type="dxa"/>
            <w:vAlign w:val="center"/>
            <w:tcPrChange w:author="KAUAN GUILHERME ALVES PINHEIRO SANTOS" w:date="2025-06-13T21:42:00Z" w:id="1339">
              <w:tcPr>
                <w:tcW w:w="4508" w:type="dxa"/>
                <w:gridSpan w:val="2"/>
              </w:tcPr>
            </w:tcPrChange>
          </w:tcPr>
          <w:p w:rsidR="6E3E0778" w:rsidP="70C60923" w:rsidRDefault="6E3E0778" w14:paraId="55A4C1C1" w14:textId="348AA654">
            <w:pPr>
              <w:jc w:val="center"/>
              <w:rPr>
                <w:rFonts w:ascii="Times New Roman" w:hAnsi="Times New Roman" w:eastAsia="Times New Roman" w:cs="Times New Roman"/>
                <w:rPrChange w:author="KAUAN GUILHERME ALVES PINHEIRO SANTOS" w:date="2025-06-13T20:56:00Z" w16du:dateUtc="2025-06-13T23:56:00Z" w:id="1340">
                  <w:rPr/>
                </w:rPrChange>
              </w:rPr>
            </w:pPr>
            <w:ins w:author="KAUAN GUILHERME ALVES PINHEIRO SANTOS" w:date="2025-06-13T21:38:00Z" w:id="1341">
              <w:r w:rsidRPr="0BC51242">
                <w:rPr>
                  <w:rFonts w:ascii="Times New Roman" w:hAnsi="Times New Roman" w:eastAsia="Times New Roman" w:cs="Times New Roman"/>
                  <w:rPrChange w:author="KAUAN GUILHERME ALVES PINHEIRO SANTOS" w:date="2025-06-13T20:56:00Z" w16du:dateUtc="2025-06-13T23:56:00Z" w:id="1342">
                    <w:rPr/>
                  </w:rPrChange>
                </w:rPr>
                <w:t>email</w:t>
              </w:r>
            </w:ins>
          </w:p>
        </w:tc>
        <w:tc>
          <w:tcPr>
            <w:tcW w:w="3877" w:type="dxa"/>
            <w:vAlign w:val="center"/>
            <w:tcPrChange w:author="KAUAN GUILHERME ALVES PINHEIRO SANTOS" w:date="2025-06-13T21:42:00Z" w:id="1343">
              <w:tcPr>
                <w:tcW w:w="4508" w:type="dxa"/>
                <w:gridSpan w:val="2"/>
              </w:tcPr>
            </w:tcPrChange>
          </w:tcPr>
          <w:p w:rsidR="6E3E0778" w:rsidP="70C60923" w:rsidRDefault="6E3E0778" w14:paraId="7C2E0ECF" w14:textId="5E820ED0">
            <w:pPr>
              <w:jc w:val="center"/>
              <w:rPr>
                <w:rFonts w:ascii="Times New Roman" w:hAnsi="Times New Roman" w:eastAsia="Times New Roman" w:cs="Times New Roman"/>
                <w:rPrChange w:author="KAUAN GUILHERME ALVES PINHEIRO SANTOS" w:date="2025-06-13T20:56:00Z" w16du:dateUtc="2025-06-13T23:56:00Z" w:id="1344">
                  <w:rPr/>
                </w:rPrChange>
              </w:rPr>
            </w:pPr>
            <w:ins w:author="KAUAN GUILHERME ALVES PINHEIRO SANTOS" w:date="2025-06-13T21:40:00Z" w:id="1345">
              <w:r w:rsidRPr="0BC51242">
                <w:rPr>
                  <w:rFonts w:ascii="Times New Roman" w:hAnsi="Times New Roman" w:eastAsia="Times New Roman" w:cs="Times New Roman"/>
                </w:rPr>
                <w:t>Endereço de e-mail para login</w:t>
              </w:r>
            </w:ins>
          </w:p>
        </w:tc>
      </w:tr>
      <w:tr w:rsidR="70C60923" w:rsidTr="70C60923" w14:paraId="2FA9D182" w14:textId="77777777">
        <w:trPr>
          <w:trHeight w:val="300"/>
          <w:jc w:val="center"/>
          <w:ins w:author="KAUAN GUILHERME ALVES PINHEIRO SANTOS" w:date="2025-06-13T21:37:00Z" w:id="1346"/>
          <w:trPrChange w:author="KAUAN GUILHERME ALVES PINHEIRO SANTOS" w:date="2025-06-13T21:42:00Z" w:id="1347">
            <w:trPr>
              <w:trHeight w:val="300"/>
            </w:trPr>
          </w:trPrChange>
        </w:trPr>
        <w:tc>
          <w:tcPr>
            <w:tcW w:w="1825" w:type="dxa"/>
            <w:vAlign w:val="center"/>
            <w:tcPrChange w:author="KAUAN GUILHERME ALVES PINHEIRO SANTOS" w:date="2025-06-13T21:42:00Z" w:id="1348">
              <w:tcPr>
                <w:tcW w:w="4508" w:type="dxa"/>
                <w:gridSpan w:val="2"/>
              </w:tcPr>
            </w:tcPrChange>
          </w:tcPr>
          <w:p w:rsidR="6E3E0778" w:rsidP="70C60923" w:rsidRDefault="6E3E0778" w14:paraId="4B261EC5" w14:textId="76C81291">
            <w:pPr>
              <w:jc w:val="center"/>
              <w:rPr>
                <w:rFonts w:ascii="Times New Roman" w:hAnsi="Times New Roman" w:eastAsia="Times New Roman" w:cs="Times New Roman"/>
                <w:rPrChange w:author="KAUAN GUILHERME ALVES PINHEIRO SANTOS" w:date="2025-06-13T20:56:00Z" w16du:dateUtc="2025-06-13T23:56:00Z" w:id="1349">
                  <w:rPr/>
                </w:rPrChange>
              </w:rPr>
            </w:pPr>
            <w:ins w:author="KAUAN GUILHERME ALVES PINHEIRO SANTOS" w:date="2025-06-13T21:38:00Z" w:id="1350">
              <w:r w:rsidRPr="0BC51242">
                <w:rPr>
                  <w:rFonts w:ascii="Times New Roman" w:hAnsi="Times New Roman" w:eastAsia="Times New Roman" w:cs="Times New Roman"/>
                  <w:rPrChange w:author="KAUAN GUILHERME ALVES PINHEIRO SANTOS" w:date="2025-06-13T20:56:00Z" w16du:dateUtc="2025-06-13T23:56:00Z" w:id="1351">
                    <w:rPr/>
                  </w:rPrChange>
                </w:rPr>
                <w:t>senha</w:t>
              </w:r>
            </w:ins>
          </w:p>
        </w:tc>
        <w:tc>
          <w:tcPr>
            <w:tcW w:w="3877" w:type="dxa"/>
            <w:vAlign w:val="center"/>
            <w:tcPrChange w:author="KAUAN GUILHERME ALVES PINHEIRO SANTOS" w:date="2025-06-13T21:42:00Z" w:id="1352">
              <w:tcPr>
                <w:tcW w:w="4508" w:type="dxa"/>
                <w:gridSpan w:val="2"/>
              </w:tcPr>
            </w:tcPrChange>
          </w:tcPr>
          <w:p w:rsidR="6E3E0778" w:rsidP="70C60923" w:rsidRDefault="6E3E0778" w14:paraId="54C186C7" w14:textId="7723EF92">
            <w:pPr>
              <w:jc w:val="center"/>
              <w:rPr>
                <w:rFonts w:ascii="Times New Roman" w:hAnsi="Times New Roman" w:eastAsia="Times New Roman" w:cs="Times New Roman"/>
                <w:rPrChange w:author="KAUAN GUILHERME ALVES PINHEIRO SANTOS" w:date="2025-06-13T20:56:00Z" w16du:dateUtc="2025-06-13T23:56:00Z" w:id="1353">
                  <w:rPr/>
                </w:rPrChange>
              </w:rPr>
            </w:pPr>
            <w:ins w:author="KAUAN GUILHERME ALVES PINHEIRO SANTOS" w:date="2025-06-13T21:40:00Z" w:id="1354">
              <w:r w:rsidRPr="0BC51242">
                <w:rPr>
                  <w:rFonts w:ascii="Times New Roman" w:hAnsi="Times New Roman" w:eastAsia="Times New Roman" w:cs="Times New Roman"/>
                </w:rPr>
                <w:t>Senha de acesso ao sistema</w:t>
              </w:r>
            </w:ins>
          </w:p>
        </w:tc>
      </w:tr>
      <w:tr w:rsidR="70C60923" w:rsidTr="70C60923" w14:paraId="21C0FEF6" w14:textId="77777777">
        <w:trPr>
          <w:trHeight w:val="300"/>
          <w:jc w:val="center"/>
          <w:ins w:author="KAUAN GUILHERME ALVES PINHEIRO SANTOS" w:date="2025-06-13T21:37:00Z" w:id="1355"/>
          <w:trPrChange w:author="KAUAN GUILHERME ALVES PINHEIRO SANTOS" w:date="2025-06-13T21:42:00Z" w:id="1356">
            <w:trPr>
              <w:trHeight w:val="300"/>
            </w:trPr>
          </w:trPrChange>
        </w:trPr>
        <w:tc>
          <w:tcPr>
            <w:tcW w:w="1825" w:type="dxa"/>
            <w:vAlign w:val="center"/>
            <w:tcPrChange w:author="KAUAN GUILHERME ALVES PINHEIRO SANTOS" w:date="2025-06-13T21:42:00Z" w:id="1357">
              <w:tcPr>
                <w:tcW w:w="4508" w:type="dxa"/>
                <w:gridSpan w:val="2"/>
              </w:tcPr>
            </w:tcPrChange>
          </w:tcPr>
          <w:p w:rsidR="6E3E0778" w:rsidP="70C60923" w:rsidRDefault="6E3E0778" w14:paraId="228B367B" w14:textId="31E3DA57">
            <w:pPr>
              <w:jc w:val="center"/>
              <w:rPr>
                <w:rFonts w:ascii="Times New Roman" w:hAnsi="Times New Roman" w:eastAsia="Times New Roman" w:cs="Times New Roman"/>
                <w:rPrChange w:author="KAUAN GUILHERME ALVES PINHEIRO SANTOS" w:date="2025-06-13T20:56:00Z" w16du:dateUtc="2025-06-13T23:56:00Z" w:id="1358">
                  <w:rPr/>
                </w:rPrChange>
              </w:rPr>
            </w:pPr>
            <w:ins w:author="KAUAN GUILHERME ALVES PINHEIRO SANTOS" w:date="2025-06-13T21:38:00Z" w:id="1359">
              <w:r w:rsidRPr="0BC51242">
                <w:rPr>
                  <w:rFonts w:ascii="Times New Roman" w:hAnsi="Times New Roman" w:eastAsia="Times New Roman" w:cs="Times New Roman"/>
                  <w:rPrChange w:author="KAUAN GUILHERME ALVES PINHEIRO SANTOS" w:date="2025-06-13T20:56:00Z" w16du:dateUtc="2025-06-13T23:56:00Z" w:id="1360">
                    <w:rPr/>
                  </w:rPrChange>
                </w:rPr>
                <w:t>cpf</w:t>
              </w:r>
            </w:ins>
          </w:p>
        </w:tc>
        <w:tc>
          <w:tcPr>
            <w:tcW w:w="3877" w:type="dxa"/>
            <w:vAlign w:val="center"/>
            <w:tcPrChange w:author="KAUAN GUILHERME ALVES PINHEIRO SANTOS" w:date="2025-06-13T21:42:00Z" w:id="1361">
              <w:tcPr>
                <w:tcW w:w="4508" w:type="dxa"/>
                <w:gridSpan w:val="2"/>
              </w:tcPr>
            </w:tcPrChange>
          </w:tcPr>
          <w:p w:rsidR="6E3E0778" w:rsidP="0BC51242" w:rsidRDefault="6E3E0778" w14:paraId="2ECBA5B1" w14:textId="2A52A749">
            <w:pPr>
              <w:jc w:val="center"/>
              <w:rPr>
                <w:rFonts w:ascii="Times New Roman" w:hAnsi="Times New Roman" w:eastAsia="Times New Roman" w:cs="Times New Roman"/>
                <w:rPrChange w:author="KAUAN GUILHERME ALVES PINHEIRO SANTOS" w:date="2025-06-13T20:56:00Z" w16du:dateUtc="2025-06-13T23:56:00Z" w:id="1362">
                  <w:rPr>
                    <w:rFonts w:ascii="Aptos" w:hAnsi="Aptos" w:eastAsia="Aptos" w:cs="Aptos"/>
                  </w:rPr>
                </w:rPrChange>
              </w:rPr>
            </w:pPr>
            <w:ins w:author="KAUAN GUILHERME ALVES PINHEIRO SANTOS" w:date="2025-06-13T21:40:00Z" w:id="1363">
              <w:r w:rsidRPr="0BC51242">
                <w:rPr>
                  <w:rFonts w:ascii="Times New Roman" w:hAnsi="Times New Roman" w:eastAsia="Times New Roman" w:cs="Times New Roman"/>
                </w:rPr>
                <w:t>Número de ide</w:t>
              </w:r>
            </w:ins>
            <w:ins w:author="KAUAN GUILHERME ALVES PINHEIRO SANTOS" w:date="2025-06-13T21:41:00Z" w:id="1364">
              <w:r w:rsidRPr="0BC51242">
                <w:rPr>
                  <w:rFonts w:ascii="Times New Roman" w:hAnsi="Times New Roman" w:eastAsia="Times New Roman" w:cs="Times New Roman"/>
                </w:rPr>
                <w:t>ntificação pessoal</w:t>
              </w:r>
            </w:ins>
          </w:p>
        </w:tc>
      </w:tr>
      <w:tr w:rsidR="70C60923" w:rsidTr="70C60923" w14:paraId="7BE146EB" w14:textId="77777777">
        <w:trPr>
          <w:trHeight w:val="300"/>
          <w:jc w:val="center"/>
          <w:ins w:author="KAUAN GUILHERME ALVES PINHEIRO SANTOS" w:date="2025-06-13T21:37:00Z" w:id="1365"/>
          <w:trPrChange w:author="KAUAN GUILHERME ALVES PINHEIRO SANTOS" w:date="2025-06-13T21:42:00Z" w:id="1366">
            <w:trPr>
              <w:trHeight w:val="300"/>
            </w:trPr>
          </w:trPrChange>
        </w:trPr>
        <w:tc>
          <w:tcPr>
            <w:tcW w:w="1825" w:type="dxa"/>
            <w:vAlign w:val="center"/>
            <w:tcPrChange w:author="KAUAN GUILHERME ALVES PINHEIRO SANTOS" w:date="2025-06-13T21:42:00Z" w:id="1367">
              <w:tcPr>
                <w:tcW w:w="4508" w:type="dxa"/>
                <w:gridSpan w:val="2"/>
              </w:tcPr>
            </w:tcPrChange>
          </w:tcPr>
          <w:p w:rsidR="6E3E0778" w:rsidP="70C60923" w:rsidRDefault="6E3E0778" w14:paraId="7C8256E1" w14:textId="5A586178">
            <w:pPr>
              <w:jc w:val="center"/>
              <w:rPr>
                <w:rFonts w:ascii="Times New Roman" w:hAnsi="Times New Roman" w:eastAsia="Times New Roman" w:cs="Times New Roman"/>
                <w:rPrChange w:author="KAUAN GUILHERME ALVES PINHEIRO SANTOS" w:date="2025-06-13T20:56:00Z" w16du:dateUtc="2025-06-13T23:56:00Z" w:id="1368">
                  <w:rPr/>
                </w:rPrChange>
              </w:rPr>
            </w:pPr>
            <w:ins w:author="KAUAN GUILHERME ALVES PINHEIRO SANTOS" w:date="2025-06-13T21:38:00Z" w:id="1369">
              <w:r w:rsidRPr="0BC51242">
                <w:rPr>
                  <w:rFonts w:ascii="Times New Roman" w:hAnsi="Times New Roman" w:eastAsia="Times New Roman" w:cs="Times New Roman"/>
                  <w:rPrChange w:author="KAUAN GUILHERME ALVES PINHEIRO SANTOS" w:date="2025-06-13T20:56:00Z" w16du:dateUtc="2025-06-13T23:56:00Z" w:id="1370">
                    <w:rPr/>
                  </w:rPrChange>
                </w:rPr>
                <w:t>telefone</w:t>
              </w:r>
            </w:ins>
          </w:p>
        </w:tc>
        <w:tc>
          <w:tcPr>
            <w:tcW w:w="3877" w:type="dxa"/>
            <w:vAlign w:val="center"/>
            <w:tcPrChange w:author="KAUAN GUILHERME ALVES PINHEIRO SANTOS" w:date="2025-06-13T21:42:00Z" w:id="1371">
              <w:tcPr>
                <w:tcW w:w="4508" w:type="dxa"/>
                <w:gridSpan w:val="2"/>
              </w:tcPr>
            </w:tcPrChange>
          </w:tcPr>
          <w:p w:rsidR="6E3E0778" w:rsidRDefault="6E3E0778" w14:paraId="70BF2746" w14:textId="51DC2ED8">
            <w:pPr>
              <w:jc w:val="center"/>
              <w:rPr>
                <w:rFonts w:ascii="Times New Roman" w:hAnsi="Times New Roman" w:eastAsia="Times New Roman" w:cs="Times New Roman"/>
                <w:rPrChange w:author="KAUAN GUILHERME ALVES PINHEIRO SANTOS" w:date="2025-06-13T20:56:00Z" w16du:dateUtc="2025-06-13T23:56:00Z" w:id="1372">
                  <w:rPr/>
                </w:rPrChange>
              </w:rPr>
            </w:pPr>
            <w:ins w:author="KAUAN GUILHERME ALVES PINHEIRO SANTOS" w:date="2025-06-13T21:41:00Z" w:id="1373">
              <w:r w:rsidRPr="0BC51242">
                <w:rPr>
                  <w:rFonts w:ascii="Times New Roman" w:hAnsi="Times New Roman" w:eastAsia="Times New Roman" w:cs="Times New Roman"/>
                </w:rPr>
                <w:t>Número para contato</w:t>
              </w:r>
            </w:ins>
            <w:ins w:author="KAUAN GUILHERME ALVES PINHEIRO SANTOS" w:date="2025-06-13T23:39:00Z" w:id="1374">
              <w:r w:rsidRPr="0BC51242" w:rsidR="3EB6E671">
                <w:rPr>
                  <w:rFonts w:ascii="Times New Roman" w:hAnsi="Times New Roman" w:eastAsia="Times New Roman" w:cs="Times New Roman"/>
                </w:rPr>
                <w:t xml:space="preserve"> </w:t>
              </w:r>
            </w:ins>
          </w:p>
        </w:tc>
      </w:tr>
    </w:tbl>
    <w:p w:rsidR="00584D84" w:rsidRDefault="6EE58A13" w14:paraId="17363890" w14:textId="23CC295C">
      <w:pPr>
        <w:jc w:val="center"/>
        <w:rPr>
          <w:ins w:author="KAUAN GUILHERME ALVES PINHEIRO SANTOS" w:date="2025-06-13T21:58:00Z" w16du:dateUtc="2025-06-13T21:58:46Z" w:id="1375"/>
          <w:rFonts w:ascii="Times New Roman" w:hAnsi="Times New Roman" w:eastAsia="Times New Roman" w:cs="Times New Roman"/>
        </w:rPr>
        <w:pPrChange w:author="KAUAN GUILHERME ALVES PINHEIRO SANTOS" w:date="2025-06-13T21:43:00Z" w:id="1376">
          <w:pPr>
            <w:jc w:val="both"/>
          </w:pPr>
        </w:pPrChange>
      </w:pPr>
      <w:ins w:author="KAUAN GUILHERME ALVES PINHEIRO SANTOS" w:date="2025-06-13T21:43:00Z" w:id="1377">
        <w:r w:rsidRPr="0BC51242">
          <w:rPr>
            <w:rFonts w:ascii="Times New Roman" w:hAnsi="Times New Roman" w:eastAsia="Times New Roman" w:cs="Times New Roman"/>
            <w:rPrChange w:author="KAUAN GUILHERME ALVES PINHEIRO SANTOS" w:date="2025-06-13T20:56:00Z" w16du:dateUtc="2025-06-13T23:56:00Z" w:id="1378">
              <w:rPr/>
            </w:rPrChange>
          </w:rPr>
          <w:t>Fonte: Autoria pr</w:t>
        </w:r>
        <w:r w:rsidRPr="0BC51242">
          <w:rPr>
            <w:rFonts w:hint="eastAsia" w:ascii="Times New Roman" w:hAnsi="Times New Roman" w:eastAsia="Times New Roman" w:cs="Times New Roman"/>
            <w:rPrChange w:author="KAUAN GUILHERME ALVES PINHEIRO SANTOS" w:date="2025-06-13T20:56:00Z" w16du:dateUtc="2025-06-13T23:56:00Z" w:id="1379">
              <w:rPr>
                <w:rFonts w:hint="eastAsia"/>
              </w:rPr>
            </w:rPrChange>
          </w:rPr>
          <w:t>ó</w:t>
        </w:r>
        <w:r w:rsidRPr="0BC51242">
          <w:rPr>
            <w:rFonts w:ascii="Times New Roman" w:hAnsi="Times New Roman" w:eastAsia="Times New Roman" w:cs="Times New Roman"/>
            <w:rPrChange w:author="KAUAN GUILHERME ALVES PINHEIRO SANTOS" w:date="2025-06-13T20:56:00Z" w16du:dateUtc="2025-06-13T23:56:00Z" w:id="1380">
              <w:rPr/>
            </w:rPrChange>
          </w:rPr>
          <w:t>pria, 2025.</w:t>
        </w:r>
      </w:ins>
    </w:p>
    <w:p w:rsidR="00584D84" w:rsidRDefault="78102A40" w14:paraId="6CBCC87E" w14:textId="5278218E">
      <w:pPr>
        <w:ind w:firstLine="708"/>
        <w:jc w:val="both"/>
        <w:rPr>
          <w:ins w:author="KAUAN GUILHERME ALVES PINHEIRO SANTOS" w:date="2025-06-13T21:43:00Z" w16du:dateUtc="2025-06-13T21:43:31Z" w:id="1381"/>
          <w:rFonts w:ascii="Times New Roman" w:hAnsi="Times New Roman" w:eastAsia="Times New Roman" w:cs="Times New Roman"/>
        </w:rPr>
        <w:pPrChange w:author="KAUAN GUILHERME ALVES PINHEIRO SANTOS" w:date="2025-06-13T21:58:00Z" w:id="1382">
          <w:pPr>
            <w:jc w:val="center"/>
          </w:pPr>
        </w:pPrChange>
      </w:pPr>
      <w:ins w:author="KAUAN GUILHERME ALVES PINHEIRO SANTOS" w:date="2025-06-13T21:58:00Z" w:id="1383">
        <w:r w:rsidRPr="0BC51242">
          <w:rPr>
            <w:rFonts w:ascii="Times New Roman" w:hAnsi="Times New Roman" w:eastAsia="Times New Roman" w:cs="Times New Roman"/>
          </w:rPr>
          <w:t>Entre suas responsabilidades, têm-se: armazenar dos dados cadastrais do usuário, garantir a autenticação no sistema, realizar compra de passagens, acessar o histórico de compras, interagir com o chatbot e acessar o histórico de conversas.</w:t>
        </w:r>
      </w:ins>
    </w:p>
    <w:p w:rsidR="00584D84" w:rsidP="70C60923" w:rsidRDefault="6EE58A13" w14:paraId="1C871EB7" w14:textId="52250B94">
      <w:pPr>
        <w:jc w:val="center"/>
        <w:rPr>
          <w:ins w:author="KAUAN GUILHERME ALVES PINHEIRO SANTOS" w:date="2025-06-13T21:43:00Z" w16du:dateUtc="2025-06-13T21:43:36Z" w:id="1671644630"/>
          <w:rFonts w:ascii="Times New Roman" w:hAnsi="Times New Roman" w:eastAsia="Times New Roman" w:cs="Times New Roman"/>
        </w:rPr>
      </w:pPr>
      <w:ins w:author="KAUAN GUILHERME ALVES PINHEIRO SANTOS" w:date="2025-06-13T21:43:00Z" w:id="51362246">
        <w:r w:rsidRPr="0F56D97C" w:rsidR="6EE58A13">
          <w:rPr>
            <w:rFonts w:ascii="Times New Roman" w:hAnsi="Times New Roman" w:eastAsia="Times New Roman" w:cs="Times New Roman"/>
            <w:rPrChange w:author="KAUAN GUILHERME ALVES PINHEIRO SANTOS" w:date="2025-06-13T20:56:00Z" w:id="1090001597"/>
          </w:rPr>
          <w:t xml:space="preserve">Tabela </w:t>
        </w:r>
      </w:ins>
      <w:r w:rsidRPr="0F56D97C" w:rsidR="48161DD0">
        <w:rPr>
          <w:rFonts w:ascii="Times New Roman" w:hAnsi="Times New Roman" w:eastAsia="Times New Roman" w:cs="Times New Roman"/>
        </w:rPr>
        <w:t>4</w:t>
      </w:r>
      <w:ins w:author="KAUAN GUILHERME ALVES PINHEIRO SANTOS" w:date="2025-06-13T21:43:00Z" w:id="1588079482">
        <w:r w:rsidRPr="0F56D97C" w:rsidR="6EE58A13">
          <w:rPr>
            <w:rFonts w:ascii="Times New Roman" w:hAnsi="Times New Roman" w:eastAsia="Times New Roman" w:cs="Times New Roman"/>
            <w:rPrChange w:author="KAUAN GUILHERME ALVES PINHEIRO SANTOS" w:date="2025-06-13T20:56:00Z" w:id="447905327"/>
          </w:rPr>
          <w:t xml:space="preserve"> </w:t>
        </w:r>
        <w:r w:rsidRPr="0F56D97C" w:rsidR="6EE58A13">
          <w:rPr>
            <w:rFonts w:ascii="Times New Roman" w:hAnsi="Times New Roman" w:eastAsia="Times New Roman" w:cs="Times New Roman"/>
            <w:rPrChange w:author="KAUAN GUILHERME ALVES PINHEIRO SANTOS" w:date="2025-06-13T20:56:00Z" w:id="273421700"/>
          </w:rPr>
          <w:t>–</w:t>
        </w:r>
        <w:r w:rsidRPr="0F56D97C" w:rsidR="6EE58A13">
          <w:rPr>
            <w:rFonts w:ascii="Times New Roman" w:hAnsi="Times New Roman" w:eastAsia="Times New Roman" w:cs="Times New Roman"/>
            <w:rPrChange w:author="KAUAN GUILHERME ALVES PINHEIRO SANTOS" w:date="2025-06-13T20:56:00Z" w:id="1170030235"/>
          </w:rPr>
          <w:t xml:space="preserve"> </w:t>
        </w:r>
        <w:r w:rsidRPr="0F56D97C" w:rsidR="2BDBC5EC">
          <w:rPr>
            <w:rFonts w:ascii="Times New Roman" w:hAnsi="Times New Roman" w:eastAsia="Times New Roman" w:cs="Times New Roman"/>
            <w:rPrChange w:author="KAUAN GUILHERME ALVES PINHEIRO SANTOS" w:date="2025-06-13T20:56:00Z" w:id="2059116055"/>
          </w:rPr>
          <w:t>M</w:t>
        </w:r>
        <w:r w:rsidRPr="0F56D97C" w:rsidR="2BDBC5EC">
          <w:rPr>
            <w:rFonts w:ascii="Times New Roman" w:hAnsi="Times New Roman" w:eastAsia="Times New Roman" w:cs="Times New Roman"/>
            <w:rPrChange w:author="KAUAN GUILHERME ALVES PINHEIRO SANTOS" w:date="2025-06-13T20:56:00Z" w:id="1892982717"/>
          </w:rPr>
          <w:t>é</w:t>
        </w:r>
        <w:r w:rsidRPr="0F56D97C" w:rsidR="2BDBC5EC">
          <w:rPr>
            <w:rFonts w:ascii="Times New Roman" w:hAnsi="Times New Roman" w:eastAsia="Times New Roman" w:cs="Times New Roman"/>
            <w:rPrChange w:author="KAUAN GUILHERME ALVES PINHEIRO SANTOS" w:date="2025-06-13T20:56:00Z" w:id="1778562268"/>
          </w:rPr>
          <w:t>todos</w:t>
        </w:r>
        <w:r w:rsidRPr="0F56D97C" w:rsidR="6EE58A13">
          <w:rPr>
            <w:rFonts w:ascii="Times New Roman" w:hAnsi="Times New Roman" w:eastAsia="Times New Roman" w:cs="Times New Roman"/>
            <w:rPrChange w:author="KAUAN GUILHERME ALVES PINHEIRO SANTOS" w:date="2025-06-13T20:56:00Z" w:id="1919155588"/>
          </w:rPr>
          <w:t xml:space="preserve"> do </w:t>
        </w:r>
      </w:ins>
      <w:ins w:author="KAUAN GUILHERME ALVES PINHEIRO SANTOS" w:date="2025-06-13T22:14:00Z" w:id="1109307948">
        <w:r w:rsidRPr="0F56D97C" w:rsidR="640EB06D">
          <w:rPr>
            <w:rFonts w:ascii="Times New Roman" w:hAnsi="Times New Roman" w:eastAsia="Times New Roman" w:cs="Times New Roman"/>
            <w:rPrChange w:author="KAUAN GUILHERME ALVES PINHEIRO SANTOS" w:date="2025-06-13T20:56:00Z" w:id="62564707"/>
          </w:rPr>
          <w:t>U</w:t>
        </w:r>
      </w:ins>
      <w:ins w:author="KAUAN GUILHERME ALVES PINHEIRO SANTOS" w:date="2025-06-13T21:43:00Z" w:id="533151305">
        <w:r w:rsidRPr="0F56D97C" w:rsidR="6EE58A13">
          <w:rPr>
            <w:rFonts w:ascii="Times New Roman" w:hAnsi="Times New Roman" w:eastAsia="Times New Roman" w:cs="Times New Roman"/>
            <w:rPrChange w:author="KAUAN GUILHERME ALVES PINHEIRO SANTOS" w:date="2025-06-13T20:56:00Z" w:id="127195619"/>
          </w:rPr>
          <w:t>su</w:t>
        </w:r>
        <w:r w:rsidRPr="0F56D97C" w:rsidR="6EE58A13">
          <w:rPr>
            <w:rFonts w:ascii="Times New Roman" w:hAnsi="Times New Roman" w:eastAsia="Times New Roman" w:cs="Times New Roman"/>
            <w:rPrChange w:author="KAUAN GUILHERME ALVES PINHEIRO SANTOS" w:date="2025-06-13T20:56:00Z" w:id="1675992570"/>
          </w:rPr>
          <w:t>á</w:t>
        </w:r>
        <w:r w:rsidRPr="0F56D97C" w:rsidR="6EE58A13">
          <w:rPr>
            <w:rFonts w:ascii="Times New Roman" w:hAnsi="Times New Roman" w:eastAsia="Times New Roman" w:cs="Times New Roman"/>
            <w:rPrChange w:author="KAUAN GUILHERME ALVES PINHEIRO SANTOS" w:date="2025-06-13T20:56:00Z" w:id="1152723096"/>
          </w:rPr>
          <w:t>rio</w:t>
        </w:r>
      </w:ins>
    </w:p>
    <w:tbl>
      <w:tblPr>
        <w:tblStyle w:val="TableGrid"/>
        <w:tblW w:w="0" w:type="auto"/>
        <w:jc w:val="center"/>
        <w:tblLayout w:type="fixed"/>
        <w:tblLook w:val="06A0" w:firstRow="1" w:lastRow="0" w:firstColumn="1" w:lastColumn="0" w:noHBand="1" w:noVBand="1"/>
        <w:tblPrChange w:author="KAUAN GUILHERME ALVES PINHEIRO SANTOS" w:date="2025-06-13T21:45:00Z" w:id="1399">
          <w:tblPr>
            <w:tblStyle w:val="TableGrid"/>
            <w:tblW w:w="0" w:type="nil"/>
            <w:jc w:val="center"/>
            <w:tblLayout w:type="fixed"/>
            <w:tblLook w:val="06A0" w:firstRow="1" w:lastRow="0" w:firstColumn="1" w:lastColumn="0" w:noHBand="1" w:noVBand="1"/>
          </w:tblPr>
        </w:tblPrChange>
      </w:tblPr>
      <w:tblGrid>
        <w:gridCol w:w="2840"/>
        <w:gridCol w:w="3570"/>
        <w:tblGridChange w:id="1400">
          <w:tblGrid>
            <w:gridCol w:w="1825"/>
            <w:gridCol w:w="1015"/>
            <w:gridCol w:w="2862"/>
            <w:gridCol w:w="708"/>
          </w:tblGrid>
        </w:tblGridChange>
      </w:tblGrid>
      <w:tr w:rsidR="70C60923" w:rsidTr="70C60923" w14:paraId="37DCF3A1" w14:textId="77777777">
        <w:trPr>
          <w:trHeight w:val="300"/>
          <w:jc w:val="center"/>
          <w:ins w:author="KAUAN GUILHERME ALVES PINHEIRO SANTOS" w:date="2025-06-13T21:43:00Z" w:id="1401"/>
          <w:trPrChange w:author="KAUAN GUILHERME ALVES PINHEIRO SANTOS" w:date="2025-06-13T21:45:00Z" w:id="1402">
            <w:trPr>
              <w:gridAfter w:val="0"/>
              <w:trHeight w:val="300"/>
              <w:jc w:val="center"/>
            </w:trPr>
          </w:trPrChange>
        </w:trPr>
        <w:tc>
          <w:tcPr>
            <w:tcW w:w="2840" w:type="dxa"/>
            <w:vAlign w:val="center"/>
            <w:tcPrChange w:author="KAUAN GUILHERME ALVES PINHEIRO SANTOS" w:date="2025-06-13T21:45:00Z" w:id="1403">
              <w:tcPr>
                <w:tcW w:w="1825" w:type="dxa"/>
                <w:vAlign w:val="center"/>
              </w:tcPr>
            </w:tcPrChange>
          </w:tcPr>
          <w:p w:rsidR="354BB567" w:rsidRDefault="354BB567" w14:paraId="08C63B1C" w14:textId="7B5A4022">
            <w:pPr>
              <w:jc w:val="center"/>
              <w:rPr>
                <w:rFonts w:ascii="Times New Roman" w:hAnsi="Times New Roman" w:eastAsia="Times New Roman" w:cs="Times New Roman"/>
                <w:b/>
                <w:rPrChange w:author="KAUAN GUILHERME ALVES PINHEIRO SANTOS" w:date="2025-06-13T20:56:00Z" w16du:dateUtc="2025-06-13T23:56:00Z" w:id="1404">
                  <w:rPr>
                    <w:b/>
                    <w:bCs/>
                  </w:rPr>
                </w:rPrChange>
              </w:rPr>
              <w:pPrChange w:author="KAUAN GUILHERME ALVES PINHEIRO SANTOS" w:date="2025-06-13T21:44:00Z" w:id="1405">
                <w:pPr/>
              </w:pPrChange>
            </w:pPr>
            <w:ins w:author="KAUAN GUILHERME ALVES PINHEIRO SANTOS" w:date="2025-06-13T21:44:00Z" w:id="1406">
              <w:r w:rsidRPr="0BC51242">
                <w:rPr>
                  <w:rFonts w:ascii="Times New Roman" w:hAnsi="Times New Roman" w:eastAsia="Times New Roman" w:cs="Times New Roman"/>
                  <w:b/>
                  <w:rPrChange w:author="KAUAN GUILHERME ALVES PINHEIRO SANTOS" w:date="2025-06-13T20:56:00Z" w16du:dateUtc="2025-06-13T23:56:00Z" w:id="1407">
                    <w:rPr>
                      <w:b/>
                      <w:bCs/>
                    </w:rPr>
                  </w:rPrChange>
                </w:rPr>
                <w:t>M</w:t>
              </w:r>
              <w:r w:rsidRPr="0BC51242">
                <w:rPr>
                  <w:rFonts w:hint="eastAsia" w:ascii="Times New Roman" w:hAnsi="Times New Roman" w:eastAsia="Times New Roman" w:cs="Times New Roman"/>
                  <w:b/>
                  <w:rPrChange w:author="KAUAN GUILHERME ALVES PINHEIRO SANTOS" w:date="2025-06-13T20:56:00Z" w16du:dateUtc="2025-06-13T23:56:00Z" w:id="1408">
                    <w:rPr>
                      <w:rFonts w:hint="eastAsia"/>
                      <w:b/>
                      <w:bCs/>
                    </w:rPr>
                  </w:rPrChange>
                </w:rPr>
                <w:t>é</w:t>
              </w:r>
              <w:r w:rsidRPr="0BC51242">
                <w:rPr>
                  <w:rFonts w:ascii="Times New Roman" w:hAnsi="Times New Roman" w:eastAsia="Times New Roman" w:cs="Times New Roman"/>
                  <w:b/>
                  <w:rPrChange w:author="KAUAN GUILHERME ALVES PINHEIRO SANTOS" w:date="2025-06-13T20:56:00Z" w16du:dateUtc="2025-06-13T23:56:00Z" w:id="1409">
                    <w:rPr>
                      <w:b/>
                      <w:bCs/>
                    </w:rPr>
                  </w:rPrChange>
                </w:rPr>
                <w:t>to</w:t>
              </w:r>
            </w:ins>
            <w:ins w:author="KAUAN GUILHERME ALVES PINHEIRO SANTOS" w:date="2025-06-13T21:45:00Z" w:id="1410">
              <w:r w:rsidRPr="0BC51242">
                <w:rPr>
                  <w:rFonts w:ascii="Times New Roman" w:hAnsi="Times New Roman" w:eastAsia="Times New Roman" w:cs="Times New Roman"/>
                  <w:b/>
                  <w:rPrChange w:author="KAUAN GUILHERME ALVES PINHEIRO SANTOS" w:date="2025-06-13T20:56:00Z" w16du:dateUtc="2025-06-13T23:56:00Z" w:id="1411">
                    <w:rPr>
                      <w:b/>
                      <w:bCs/>
                    </w:rPr>
                  </w:rPrChange>
                </w:rPr>
                <w:t>do</w:t>
              </w:r>
            </w:ins>
          </w:p>
        </w:tc>
        <w:tc>
          <w:tcPr>
            <w:tcW w:w="3570" w:type="dxa"/>
            <w:vAlign w:val="center"/>
            <w:tcPrChange w:author="KAUAN GUILHERME ALVES PINHEIRO SANTOS" w:date="2025-06-13T21:45:00Z" w:id="1412">
              <w:tcPr>
                <w:tcW w:w="3877" w:type="dxa"/>
                <w:gridSpan w:val="2"/>
                <w:vAlign w:val="center"/>
              </w:tcPr>
            </w:tcPrChange>
          </w:tcPr>
          <w:p w:rsidR="70C60923" w:rsidP="70C60923" w:rsidRDefault="70C60923" w14:paraId="1985095F" w14:textId="739EDBD3">
            <w:pPr>
              <w:jc w:val="center"/>
              <w:rPr>
                <w:rFonts w:ascii="Times New Roman" w:hAnsi="Times New Roman" w:eastAsia="Times New Roman" w:cs="Times New Roman"/>
                <w:b/>
                <w:rPrChange w:author="KAUAN GUILHERME ALVES PINHEIRO SANTOS" w:date="2025-06-13T20:56:00Z" w16du:dateUtc="2025-06-13T23:56:00Z" w:id="1413">
                  <w:rPr>
                    <w:b/>
                    <w:bCs/>
                  </w:rPr>
                </w:rPrChange>
              </w:rPr>
            </w:pPr>
            <w:ins w:author="KAUAN GUILHERME ALVES PINHEIRO SANTOS" w:date="2025-06-13T21:43:00Z" w:id="1414">
              <w:r w:rsidRPr="0BC51242">
                <w:rPr>
                  <w:rFonts w:ascii="Times New Roman" w:hAnsi="Times New Roman" w:eastAsia="Times New Roman" w:cs="Times New Roman"/>
                  <w:b/>
                  <w:rPrChange w:author="KAUAN GUILHERME ALVES PINHEIRO SANTOS" w:date="2025-06-13T20:56:00Z" w16du:dateUtc="2025-06-13T23:56:00Z" w:id="1415">
                    <w:rPr>
                      <w:b/>
                      <w:bCs/>
                    </w:rPr>
                  </w:rPrChange>
                </w:rPr>
                <w:t>Significado</w:t>
              </w:r>
            </w:ins>
          </w:p>
        </w:tc>
      </w:tr>
      <w:tr w:rsidR="70C60923" w:rsidTr="70C60923" w14:paraId="1877552D" w14:textId="77777777">
        <w:trPr>
          <w:trHeight w:val="300"/>
          <w:jc w:val="center"/>
          <w:ins w:author="KAUAN GUILHERME ALVES PINHEIRO SANTOS" w:date="2025-06-13T21:43:00Z" w:id="1416"/>
          <w:trPrChange w:author="KAUAN GUILHERME ALVES PINHEIRO SANTOS" w:date="2025-06-13T21:45:00Z" w:id="1417">
            <w:trPr>
              <w:gridAfter w:val="0"/>
              <w:trHeight w:val="300"/>
              <w:jc w:val="center"/>
            </w:trPr>
          </w:trPrChange>
        </w:trPr>
        <w:tc>
          <w:tcPr>
            <w:tcW w:w="2840" w:type="dxa"/>
            <w:vAlign w:val="center"/>
            <w:tcPrChange w:author="KAUAN GUILHERME ALVES PINHEIRO SANTOS" w:date="2025-06-13T21:45:00Z" w:id="1418">
              <w:tcPr>
                <w:tcW w:w="1825" w:type="dxa"/>
                <w:vAlign w:val="center"/>
              </w:tcPr>
            </w:tcPrChange>
          </w:tcPr>
          <w:p w:rsidR="3B634374" w:rsidP="70C60923" w:rsidRDefault="3B634374" w14:paraId="41E71B48" w14:textId="4CC94176">
            <w:pPr>
              <w:jc w:val="center"/>
              <w:rPr>
                <w:rFonts w:ascii="Times New Roman" w:hAnsi="Times New Roman" w:eastAsia="Times New Roman" w:cs="Times New Roman"/>
                <w:rPrChange w:author="KAUAN GUILHERME ALVES PINHEIRO SANTOS" w:date="2025-06-13T20:56:00Z" w16du:dateUtc="2025-06-13T23:56:00Z" w:id="1419">
                  <w:rPr/>
                </w:rPrChange>
              </w:rPr>
            </w:pPr>
            <w:ins w:author="KAUAN GUILHERME ALVES PINHEIRO SANTOS" w:date="2025-06-13T21:44:00Z" w:id="1420">
              <w:r w:rsidRPr="0BC51242">
                <w:rPr>
                  <w:rFonts w:ascii="Times New Roman" w:hAnsi="Times New Roman" w:eastAsia="Times New Roman" w:cs="Times New Roman"/>
                  <w:rPrChange w:author="KAUAN GUILHERME ALVES PINHEIRO SANTOS" w:date="2025-06-13T20:56:00Z" w16du:dateUtc="2025-06-13T23:56:00Z" w:id="1421">
                    <w:rPr/>
                  </w:rPrChange>
                </w:rPr>
                <w:t>fazerLogin(email, senha)</w:t>
              </w:r>
            </w:ins>
          </w:p>
        </w:tc>
        <w:tc>
          <w:tcPr>
            <w:tcW w:w="3570" w:type="dxa"/>
            <w:vAlign w:val="center"/>
            <w:tcPrChange w:author="KAUAN GUILHERME ALVES PINHEIRO SANTOS" w:date="2025-06-13T21:45:00Z" w:id="1422">
              <w:tcPr>
                <w:tcW w:w="3877" w:type="dxa"/>
                <w:gridSpan w:val="2"/>
                <w:vAlign w:val="center"/>
              </w:tcPr>
            </w:tcPrChange>
          </w:tcPr>
          <w:p w:rsidR="747C7B08" w:rsidRDefault="747C7B08" w14:paraId="17AB2340" w14:textId="00B39D73">
            <w:pPr>
              <w:jc w:val="center"/>
              <w:rPr>
                <w:rFonts w:ascii="Times New Roman" w:hAnsi="Times New Roman" w:eastAsia="Times New Roman" w:cs="Times New Roman"/>
              </w:rPr>
              <w:pPrChange w:author="KAUAN GUILHERME ALVES PINHEIRO SANTOS" w:date="2025-06-13T21:45:00Z" w:id="1423">
                <w:pPr/>
              </w:pPrChange>
            </w:pPr>
            <w:ins w:author="KAUAN GUILHERME ALVES PINHEIRO SANTOS" w:date="2025-06-13T21:45:00Z" w:id="1424">
              <w:r w:rsidRPr="0BC51242">
                <w:rPr>
                  <w:rFonts w:ascii="Times New Roman" w:hAnsi="Times New Roman" w:eastAsia="Times New Roman" w:cs="Times New Roman"/>
                </w:rPr>
                <w:t>Verifica as credenciais e permite o acesso ao sistema</w:t>
              </w:r>
            </w:ins>
          </w:p>
        </w:tc>
      </w:tr>
      <w:tr w:rsidR="70C60923" w:rsidTr="70C60923" w14:paraId="0C96F3AF" w14:textId="77777777">
        <w:trPr>
          <w:trHeight w:val="300"/>
          <w:jc w:val="center"/>
          <w:ins w:author="KAUAN GUILHERME ALVES PINHEIRO SANTOS" w:date="2025-06-13T21:43:00Z" w:id="1425"/>
          <w:trPrChange w:author="KAUAN GUILHERME ALVES PINHEIRO SANTOS" w:date="2025-06-13T21:45:00Z" w:id="1426">
            <w:trPr>
              <w:gridAfter w:val="0"/>
              <w:trHeight w:val="300"/>
              <w:jc w:val="center"/>
            </w:trPr>
          </w:trPrChange>
        </w:trPr>
        <w:tc>
          <w:tcPr>
            <w:tcW w:w="2840" w:type="dxa"/>
            <w:vAlign w:val="center"/>
            <w:tcPrChange w:author="KAUAN GUILHERME ALVES PINHEIRO SANTOS" w:date="2025-06-13T21:45:00Z" w:id="1427">
              <w:tcPr>
                <w:tcW w:w="1825" w:type="dxa"/>
                <w:vAlign w:val="center"/>
              </w:tcPr>
            </w:tcPrChange>
          </w:tcPr>
          <w:p w:rsidR="25E3C806" w:rsidP="70C60923" w:rsidRDefault="25E3C806" w14:paraId="37FCF291" w14:textId="0D4331DB">
            <w:pPr>
              <w:jc w:val="center"/>
              <w:rPr>
                <w:rFonts w:ascii="Times New Roman" w:hAnsi="Times New Roman" w:eastAsia="Times New Roman" w:cs="Times New Roman"/>
                <w:rPrChange w:author="KAUAN GUILHERME ALVES PINHEIRO SANTOS" w:date="2025-06-13T20:56:00Z" w16du:dateUtc="2025-06-13T23:56:00Z" w:id="1428">
                  <w:rPr/>
                </w:rPrChange>
              </w:rPr>
            </w:pPr>
            <w:ins w:author="KAUAN GUILHERME ALVES PINHEIRO SANTOS" w:date="2025-06-13T21:44:00Z" w:id="1429">
              <w:r w:rsidRPr="0BC51242">
                <w:rPr>
                  <w:rFonts w:ascii="Times New Roman" w:hAnsi="Times New Roman" w:eastAsia="Times New Roman" w:cs="Times New Roman"/>
                  <w:rPrChange w:author="KAUAN GUILHERME ALVES PINHEIRO SANTOS" w:date="2025-06-13T20:56:00Z" w16du:dateUtc="2025-06-13T23:56:00Z" w:id="1430">
                    <w:rPr/>
                  </w:rPrChange>
                </w:rPr>
                <w:t>cadastrarConta( )</w:t>
              </w:r>
            </w:ins>
          </w:p>
        </w:tc>
        <w:tc>
          <w:tcPr>
            <w:tcW w:w="3570" w:type="dxa"/>
            <w:vAlign w:val="center"/>
            <w:tcPrChange w:author="KAUAN GUILHERME ALVES PINHEIRO SANTOS" w:date="2025-06-13T21:45:00Z" w:id="1431">
              <w:tcPr>
                <w:tcW w:w="3877" w:type="dxa"/>
                <w:gridSpan w:val="2"/>
                <w:vAlign w:val="center"/>
              </w:tcPr>
            </w:tcPrChange>
          </w:tcPr>
          <w:p w:rsidR="21EEE153" w:rsidP="70C60923" w:rsidRDefault="21EEE153" w14:paraId="43F9D96F" w14:textId="1B50EB0E">
            <w:pPr>
              <w:jc w:val="center"/>
              <w:rPr>
                <w:rFonts w:ascii="Times New Roman" w:hAnsi="Times New Roman" w:eastAsia="Times New Roman" w:cs="Times New Roman"/>
                <w:rPrChange w:author="KAUAN GUILHERME ALVES PINHEIRO SANTOS" w:date="2025-06-13T20:56:00Z" w16du:dateUtc="2025-06-13T23:56:00Z" w:id="1432">
                  <w:rPr/>
                </w:rPrChange>
              </w:rPr>
            </w:pPr>
            <w:ins w:author="KAUAN GUILHERME ALVES PINHEIRO SANTOS" w:date="2025-06-13T21:45:00Z" w:id="1433">
              <w:r w:rsidRPr="0BC51242">
                <w:rPr>
                  <w:rFonts w:ascii="Times New Roman" w:hAnsi="Times New Roman" w:eastAsia="Times New Roman" w:cs="Times New Roman"/>
                </w:rPr>
                <w:t>Realiza o registro de um novo usuário no banco de dados</w:t>
              </w:r>
            </w:ins>
          </w:p>
        </w:tc>
      </w:tr>
    </w:tbl>
    <w:p w:rsidR="00584D84" w:rsidRDefault="00584D84" w14:paraId="7D733C53" w14:textId="2FC710D2">
      <w:pPr>
        <w:rPr>
          <w:del w:author="KAUAN GUILHERME ALVES PINHEIRO SANTOS" w:date="2025-06-13T21:44:00Z" w16du:dateUtc="2025-06-13T21:44:04Z" w:id="1434"/>
          <w:rFonts w:ascii="Times New Roman" w:hAnsi="Times New Roman" w:eastAsia="Times New Roman" w:cs="Times New Roman"/>
          <w:rPrChange w:author="KAUAN GUILHERME ALVES PINHEIRO SANTOS" w:date="2025-06-13T20:56:00Z" w16du:dateUtc="2025-06-13T23:56:00Z" w:id="1435">
            <w:rPr>
              <w:del w:author="KAUAN GUILHERME ALVES PINHEIRO SANTOS" w:date="2025-06-13T21:44:00Z" w16du:dateUtc="2025-06-13T21:44:04Z" w:id="1436"/>
            </w:rPr>
          </w:rPrChange>
        </w:rPr>
      </w:pPr>
    </w:p>
    <w:p w:rsidR="00584D84" w:rsidP="70C60923" w:rsidRDefault="72D2A002" w14:paraId="7F830A65" w14:textId="009187B9">
      <w:pPr>
        <w:jc w:val="center"/>
        <w:rPr>
          <w:ins w:author="KAUAN GUILHERME ALVES PINHEIRO SANTOS" w:date="2025-06-13T21:43:00Z" w16du:dateUtc="2025-06-13T21:43:16Z" w:id="1437"/>
          <w:rFonts w:ascii="Times New Roman" w:hAnsi="Times New Roman" w:eastAsia="Times New Roman" w:cs="Times New Roman"/>
        </w:rPr>
      </w:pPr>
      <w:ins w:author="KAUAN GUILHERME ALVES PINHEIRO SANTOS" w:date="2025-06-13T21:43:00Z" w:id="1438">
        <w:r w:rsidRPr="0BC51242">
          <w:rPr>
            <w:rFonts w:ascii="Times New Roman" w:hAnsi="Times New Roman" w:eastAsia="Times New Roman" w:cs="Times New Roman"/>
            <w:rPrChange w:author="KAUAN GUILHERME ALVES PINHEIRO SANTOS" w:date="2025-06-13T20:56:00Z" w16du:dateUtc="2025-06-13T23:56:00Z" w:id="1439">
              <w:rPr/>
            </w:rPrChange>
          </w:rPr>
          <w:t>Fonte: Autoria pr</w:t>
        </w:r>
        <w:r w:rsidRPr="0BC51242">
          <w:rPr>
            <w:rFonts w:hint="eastAsia" w:ascii="Times New Roman" w:hAnsi="Times New Roman" w:eastAsia="Times New Roman" w:cs="Times New Roman"/>
            <w:rPrChange w:author="KAUAN GUILHERME ALVES PINHEIRO SANTOS" w:date="2025-06-13T20:56:00Z" w16du:dateUtc="2025-06-13T23:56:00Z" w:id="1440">
              <w:rPr>
                <w:rFonts w:hint="eastAsia"/>
              </w:rPr>
            </w:rPrChange>
          </w:rPr>
          <w:t>ó</w:t>
        </w:r>
        <w:r w:rsidRPr="0BC51242">
          <w:rPr>
            <w:rFonts w:ascii="Times New Roman" w:hAnsi="Times New Roman" w:eastAsia="Times New Roman" w:cs="Times New Roman"/>
            <w:rPrChange w:author="KAUAN GUILHERME ALVES PINHEIRO SANTOS" w:date="2025-06-13T20:56:00Z" w16du:dateUtc="2025-06-13T23:56:00Z" w:id="1441">
              <w:rPr/>
            </w:rPrChange>
          </w:rPr>
          <w:t>pria, 2025.</w:t>
        </w:r>
      </w:ins>
    </w:p>
    <w:p w:rsidR="00584D84" w:rsidP="0F56D97C" w:rsidRDefault="36328A92" w14:paraId="3A459E3D" w14:textId="2C35AFC1">
      <w:pPr>
        <w:pStyle w:val="Title"/>
        <w:rPr>
          <w:ins w:author="KAUAN GUILHERME ALVES PINHEIRO SANTOS" w:date="2025-06-13T21:51:00Z" w16du:dateUtc="2025-06-13T21:51:00Z" w:id="1424467431"/>
          <w:rFonts w:ascii="Times New Roman" w:hAnsi="Times New Roman" w:eastAsia="Times New Roman" w:cs="Times New Roman"/>
          <w:b w:val="1"/>
          <w:bCs w:val="1"/>
          <w:rPrChange w:author="RAYLAN BRUNO SANTANA CARVALHO" w:date="2025-06-14T01:35:15.993Z" w:id="1263556039">
            <w:rPr>
              <w:ins w:author="KAUAN GUILHERME ALVES PINHEIRO SANTOS" w:date="2025-06-13T21:51:00Z" w16du:dateUtc="2025-06-13T21:51:00Z" w:id="235515439"/>
              <w:rFonts w:ascii="Times New Roman" w:hAnsi="Times New Roman" w:eastAsia="Times New Roman" w:cs="Times New Roman"/>
            </w:rPr>
          </w:rPrChange>
        </w:rPr>
        <w:pPrChange w:author="KAUAN GUILHERME ALVES PINHEIRO SANTOS" w:date="2025-06-14T01:55:10.181Z">
          <w:pPr>
            <w:jc w:val="both"/>
          </w:pPr>
        </w:pPrChange>
      </w:pPr>
      <w:ins w:author="KAUAN GUILHERME ALVES PINHEIRO SANTOS" w:date="2025-06-13T21:20:00Z" w:id="215382657">
        <w:r w:rsidR="36328A92">
          <w:t>4.5.2</w:t>
        </w:r>
      </w:ins>
      <w:ins w:author="KAUAN GUILHERME ALVES PINHEIRO SANTOS" w:date="2025-06-13T21:21:00Z" w:id="167216110">
        <w:r w:rsidR="36328A92">
          <w:t xml:space="preserve"> CHATBOT</w:t>
        </w:r>
      </w:ins>
    </w:p>
    <w:p w:rsidR="4C785195" w:rsidP="0BC51242" w:rsidRDefault="4C785195" w14:paraId="09867946" w14:textId="10B45752">
      <w:pPr>
        <w:jc w:val="both"/>
        <w:rPr>
          <w:ins w:author="KAUAN GUILHERME ALVES PINHEIRO SANTOS" w:date="2025-06-13T21:56:00Z" w16du:dateUtc="2025-06-13T21:56:27Z" w:id="1447"/>
          <w:rFonts w:ascii="Times New Roman" w:hAnsi="Times New Roman" w:eastAsia="Times New Roman" w:cs="Times New Roman"/>
          <w:rPrChange w:author="KAUAN GUILHERME ALVES PINHEIRO SANTOS" w:date="2025-06-13T23:37:00Z" w:id="1448">
            <w:rPr>
              <w:ins w:author="KAUAN GUILHERME ALVES PINHEIRO SANTOS" w:date="2025-06-13T21:56:00Z" w16du:dateUtc="2025-06-13T21:56:27Z" w:id="1449"/>
              <w:rFonts w:ascii="Aptos" w:hAnsi="Aptos" w:eastAsia="Aptos" w:cs="Aptos"/>
            </w:rPr>
          </w:rPrChange>
        </w:rPr>
      </w:pPr>
      <w:ins w:author="KAUAN GUILHERME ALVES PINHEIRO SANTOS" w:date="2025-06-13T23:41:00Z" w:id="1450">
        <w:r w:rsidRPr="0BC51242">
          <w:rPr>
            <w:rFonts w:ascii="Times New Roman" w:hAnsi="Times New Roman" w:eastAsia="Times New Roman" w:cs="Times New Roman"/>
          </w:rPr>
          <w:t>A classe “Chatbot” representa o assistente virtual do sistema, responsável por interagir diretamente com os usuários. Sua principal função é compreender as mensagens recebidas, extrair informações relevantes e responder de forma contextualizada, com o apoio da inteligência artificial integrada.</w:t>
        </w:r>
      </w:ins>
    </w:p>
    <w:p w:rsidR="00584D84" w:rsidP="70C60923" w:rsidRDefault="6C331814" w14:paraId="22E44F34" w14:textId="05B77DE3">
      <w:pPr>
        <w:jc w:val="center"/>
        <w:rPr>
          <w:ins w:author="KAUAN GUILHERME ALVES PINHEIRO SANTOS" w:date="2025-06-13T21:56:00Z" w16du:dateUtc="2025-06-13T21:56:45Z" w:id="760729170"/>
          <w:rFonts w:ascii="Times New Roman" w:hAnsi="Times New Roman" w:eastAsia="Times New Roman" w:cs="Times New Roman"/>
        </w:rPr>
      </w:pPr>
      <w:ins w:author="KAUAN GUILHERME ALVES PINHEIRO SANTOS" w:date="2025-06-13T21:56:00Z" w:id="520349813">
        <w:r w:rsidRPr="0F56D97C" w:rsidR="6C331814">
          <w:rPr>
            <w:rFonts w:ascii="Times New Roman" w:hAnsi="Times New Roman" w:eastAsia="Times New Roman" w:cs="Times New Roman"/>
            <w:rPrChange w:author="KAUAN GUILHERME ALVES PINHEIRO SANTOS" w:date="2025-06-13T20:56:00Z" w:id="1658211225"/>
          </w:rPr>
          <w:t xml:space="preserve">Tabela </w:t>
        </w:r>
      </w:ins>
      <w:ins w:author="RAYLAN BRUNO SANTANA CARVALHO" w:date="2025-06-14T01:56:07.277Z" w:id="1244890651">
        <w:r w:rsidRPr="0F56D97C" w:rsidR="404BBD6C">
          <w:rPr>
            <w:rFonts w:ascii="Times New Roman" w:hAnsi="Times New Roman" w:eastAsia="Times New Roman" w:cs="Times New Roman"/>
          </w:rPr>
          <w:t>5</w:t>
        </w:r>
      </w:ins>
      <w:ins w:author="KAUAN GUILHERME ALVES PINHEIRO SANTOS" w:date="2025-06-13T21:56:00Z" w:id="1284763940">
        <w:del w:author="RAYLAN BRUNO SANTANA CARVALHO" w:date="2025-06-14T01:56:06.856Z" w:id="1850894685">
          <w:r w:rsidRPr="0F56D97C" w:rsidDel="6C331814">
            <w:rPr>
              <w:rFonts w:ascii="Times New Roman" w:hAnsi="Times New Roman" w:eastAsia="Times New Roman" w:cs="Times New Roman"/>
              <w:rPrChange w:author="KAUAN GUILHERME ALVES PINHEIRO SANTOS" w:date="2025-06-13T20:56:00Z" w:id="1770330729"/>
            </w:rPr>
            <w:delText>X</w:delText>
          </w:r>
        </w:del>
        <w:r w:rsidRPr="0F56D97C" w:rsidR="6C331814">
          <w:rPr>
            <w:rFonts w:ascii="Times New Roman" w:hAnsi="Times New Roman" w:eastAsia="Times New Roman" w:cs="Times New Roman"/>
            <w:rPrChange w:author="KAUAN GUILHERME ALVES PINHEIRO SANTOS" w:date="2025-06-13T20:56:00Z" w:id="594713470"/>
          </w:rPr>
          <w:t xml:space="preserve"> </w:t>
        </w:r>
        <w:r w:rsidRPr="0F56D97C" w:rsidR="6C331814">
          <w:rPr>
            <w:rFonts w:ascii="Times New Roman" w:hAnsi="Times New Roman" w:eastAsia="Times New Roman" w:cs="Times New Roman"/>
            <w:rPrChange w:author="KAUAN GUILHERME ALVES PINHEIRO SANTOS" w:date="2025-06-13T20:56:00Z" w:id="1673744178"/>
          </w:rPr>
          <w:t>–</w:t>
        </w:r>
        <w:r w:rsidRPr="0F56D97C" w:rsidR="6C331814">
          <w:rPr>
            <w:rFonts w:ascii="Times New Roman" w:hAnsi="Times New Roman" w:eastAsia="Times New Roman" w:cs="Times New Roman"/>
            <w:rPrChange w:author="KAUAN GUILHERME ALVES PINHEIRO SANTOS" w:date="2025-06-13T20:56:00Z" w:id="987983539"/>
          </w:rPr>
          <w:t xml:space="preserve"> Atributos do </w:t>
        </w:r>
      </w:ins>
      <w:ins w:author="KAUAN GUILHERME ALVES PINHEIRO SANTOS" w:date="2025-06-13T22:14:00Z" w:id="1470633869">
        <w:r w:rsidRPr="0F56D97C" w:rsidR="6EDC049C">
          <w:rPr>
            <w:rFonts w:ascii="Times New Roman" w:hAnsi="Times New Roman" w:eastAsia="Times New Roman" w:cs="Times New Roman"/>
            <w:rPrChange w:author="KAUAN GUILHERME ALVES PINHEIRO SANTOS" w:date="2025-06-13T20:56:00Z" w:id="1712198371"/>
          </w:rPr>
          <w:t>Chatbot</w:t>
        </w:r>
      </w:ins>
    </w:p>
    <w:tbl>
      <w:tblPr>
        <w:tblStyle w:val="TableGrid"/>
        <w:tblW w:w="0" w:type="auto"/>
        <w:jc w:val="center"/>
        <w:tblLayout w:type="fixed"/>
        <w:tblLook w:val="06A0" w:firstRow="1" w:lastRow="0" w:firstColumn="1" w:lastColumn="0" w:noHBand="1" w:noVBand="1"/>
        <w:tblPrChange w:author="KAUAN GUILHERME ALVES PINHEIRO SANTOS" w:date="2025-06-13T21:57:00Z" w:id="1458">
          <w:tblPr>
            <w:tblStyle w:val="TableGrid"/>
            <w:tblW w:w="0" w:type="nil"/>
            <w:jc w:val="center"/>
            <w:tblLayout w:type="fixed"/>
            <w:tblLook w:val="06A0" w:firstRow="1" w:lastRow="0" w:firstColumn="1" w:lastColumn="0" w:noHBand="1" w:noVBand="1"/>
          </w:tblPr>
        </w:tblPrChange>
      </w:tblPr>
      <w:tblGrid>
        <w:gridCol w:w="2395"/>
        <w:gridCol w:w="3307"/>
        <w:tblGridChange w:id="1459">
          <w:tblGrid>
            <w:gridCol w:w="1825"/>
            <w:gridCol w:w="570"/>
            <w:gridCol w:w="3307"/>
          </w:tblGrid>
        </w:tblGridChange>
      </w:tblGrid>
      <w:tr w:rsidR="70C60923" w:rsidTr="70C60923" w14:paraId="6BC68648" w14:textId="77777777">
        <w:trPr>
          <w:trHeight w:val="300"/>
          <w:jc w:val="center"/>
          <w:ins w:author="KAUAN GUILHERME ALVES PINHEIRO SANTOS" w:date="2025-06-13T21:56:00Z" w:id="1460"/>
          <w:trPrChange w:author="KAUAN GUILHERME ALVES PINHEIRO SANTOS" w:date="2025-06-13T21:57:00Z" w:id="1461">
            <w:trPr>
              <w:trHeight w:val="300"/>
              <w:jc w:val="center"/>
            </w:trPr>
          </w:trPrChange>
        </w:trPr>
        <w:tc>
          <w:tcPr>
            <w:tcW w:w="2395" w:type="dxa"/>
            <w:vAlign w:val="center"/>
            <w:tcPrChange w:author="KAUAN GUILHERME ALVES PINHEIRO SANTOS" w:date="2025-06-13T21:57:00Z" w:id="1462">
              <w:tcPr>
                <w:tcW w:w="1825" w:type="dxa"/>
                <w:vAlign w:val="center"/>
              </w:tcPr>
            </w:tcPrChange>
          </w:tcPr>
          <w:p w:rsidR="70C60923" w:rsidP="70C60923" w:rsidRDefault="70C60923" w14:paraId="6EB70030" w14:textId="3E07DD0B">
            <w:pPr>
              <w:jc w:val="center"/>
              <w:rPr>
                <w:rFonts w:ascii="Times New Roman" w:hAnsi="Times New Roman" w:eastAsia="Times New Roman" w:cs="Times New Roman"/>
                <w:b/>
                <w:rPrChange w:author="KAUAN GUILHERME ALVES PINHEIRO SANTOS" w:date="2025-06-13T20:56:00Z" w16du:dateUtc="2025-06-13T23:56:00Z" w:id="1463">
                  <w:rPr>
                    <w:b/>
                    <w:bCs/>
                  </w:rPr>
                </w:rPrChange>
              </w:rPr>
            </w:pPr>
            <w:ins w:author="KAUAN GUILHERME ALVES PINHEIRO SANTOS" w:date="2025-06-13T21:56:00Z" w:id="1464">
              <w:r w:rsidRPr="0BC51242">
                <w:rPr>
                  <w:rFonts w:ascii="Times New Roman" w:hAnsi="Times New Roman" w:eastAsia="Times New Roman" w:cs="Times New Roman"/>
                  <w:b/>
                  <w:rPrChange w:author="KAUAN GUILHERME ALVES PINHEIRO SANTOS" w:date="2025-06-13T20:56:00Z" w16du:dateUtc="2025-06-13T23:56:00Z" w:id="1465">
                    <w:rPr>
                      <w:b/>
                      <w:bCs/>
                    </w:rPr>
                  </w:rPrChange>
                </w:rPr>
                <w:t>Atributo</w:t>
              </w:r>
            </w:ins>
          </w:p>
        </w:tc>
        <w:tc>
          <w:tcPr>
            <w:tcW w:w="3307" w:type="dxa"/>
            <w:vAlign w:val="center"/>
            <w:tcPrChange w:author="KAUAN GUILHERME ALVES PINHEIRO SANTOS" w:date="2025-06-13T21:57:00Z" w:id="1466">
              <w:tcPr>
                <w:tcW w:w="3877" w:type="dxa"/>
                <w:gridSpan w:val="2"/>
                <w:vAlign w:val="center"/>
              </w:tcPr>
            </w:tcPrChange>
          </w:tcPr>
          <w:p w:rsidR="70C60923" w:rsidP="70C60923" w:rsidRDefault="70C60923" w14:paraId="47AC3AB4" w14:textId="739EDBD3">
            <w:pPr>
              <w:jc w:val="center"/>
              <w:rPr>
                <w:rFonts w:ascii="Times New Roman" w:hAnsi="Times New Roman" w:eastAsia="Times New Roman" w:cs="Times New Roman"/>
                <w:b/>
                <w:rPrChange w:author="KAUAN GUILHERME ALVES PINHEIRO SANTOS" w:date="2025-06-13T20:56:00Z" w16du:dateUtc="2025-06-13T23:56:00Z" w:id="1467">
                  <w:rPr>
                    <w:b/>
                    <w:bCs/>
                  </w:rPr>
                </w:rPrChange>
              </w:rPr>
            </w:pPr>
            <w:ins w:author="KAUAN GUILHERME ALVES PINHEIRO SANTOS" w:date="2025-06-13T21:56:00Z" w:id="1468">
              <w:r w:rsidRPr="0BC51242">
                <w:rPr>
                  <w:rFonts w:ascii="Times New Roman" w:hAnsi="Times New Roman" w:eastAsia="Times New Roman" w:cs="Times New Roman"/>
                  <w:b/>
                  <w:rPrChange w:author="KAUAN GUILHERME ALVES PINHEIRO SANTOS" w:date="2025-06-13T20:56:00Z" w16du:dateUtc="2025-06-13T23:56:00Z" w:id="1469">
                    <w:rPr>
                      <w:b/>
                      <w:bCs/>
                    </w:rPr>
                  </w:rPrChange>
                </w:rPr>
                <w:t>Significado</w:t>
              </w:r>
            </w:ins>
          </w:p>
        </w:tc>
      </w:tr>
      <w:tr w:rsidR="70C60923" w:rsidTr="70C60923" w14:paraId="1BA8D91D" w14:textId="77777777">
        <w:trPr>
          <w:trHeight w:val="300"/>
          <w:jc w:val="center"/>
          <w:ins w:author="KAUAN GUILHERME ALVES PINHEIRO SANTOS" w:date="2025-06-13T21:56:00Z" w:id="1470"/>
          <w:trPrChange w:author="KAUAN GUILHERME ALVES PINHEIRO SANTOS" w:date="2025-06-13T21:57:00Z" w:id="1471">
            <w:trPr>
              <w:trHeight w:val="300"/>
              <w:jc w:val="center"/>
            </w:trPr>
          </w:trPrChange>
        </w:trPr>
        <w:tc>
          <w:tcPr>
            <w:tcW w:w="2395" w:type="dxa"/>
            <w:vAlign w:val="center"/>
            <w:tcPrChange w:author="KAUAN GUILHERME ALVES PINHEIRO SANTOS" w:date="2025-06-13T21:57:00Z" w:id="1472">
              <w:tcPr>
                <w:tcW w:w="1825" w:type="dxa"/>
                <w:vAlign w:val="center"/>
              </w:tcPr>
            </w:tcPrChange>
          </w:tcPr>
          <w:p w:rsidR="6EEB9C48" w:rsidP="70C60923" w:rsidRDefault="6EEB9C48" w14:paraId="1D2E8E7B" w14:textId="430FEA91">
            <w:pPr>
              <w:jc w:val="center"/>
              <w:rPr>
                <w:rFonts w:ascii="Times New Roman" w:hAnsi="Times New Roman" w:eastAsia="Times New Roman" w:cs="Times New Roman"/>
                <w:rPrChange w:author="KAUAN GUILHERME ALVES PINHEIRO SANTOS" w:date="2025-06-13T20:56:00Z" w16du:dateUtc="2025-06-13T23:56:00Z" w:id="1473">
                  <w:rPr/>
                </w:rPrChange>
              </w:rPr>
            </w:pPr>
            <w:ins w:author="KAUAN GUILHERME ALVES PINHEIRO SANTOS" w:date="2025-06-13T21:57:00Z" w:id="1474">
              <w:r w:rsidRPr="0BC51242">
                <w:rPr>
                  <w:rFonts w:ascii="Times New Roman" w:hAnsi="Times New Roman" w:eastAsia="Times New Roman" w:cs="Times New Roman"/>
                  <w:rPrChange w:author="KAUAN GUILHERME ALVES PINHEIRO SANTOS" w:date="2025-06-13T20:56:00Z" w16du:dateUtc="2025-06-13T23:56:00Z" w:id="1475">
                    <w:rPr/>
                  </w:rPrChange>
                </w:rPr>
                <w:t>historicoMensagens</w:t>
              </w:r>
            </w:ins>
          </w:p>
        </w:tc>
        <w:tc>
          <w:tcPr>
            <w:tcW w:w="3307" w:type="dxa"/>
            <w:vAlign w:val="center"/>
            <w:tcPrChange w:author="KAUAN GUILHERME ALVES PINHEIRO SANTOS" w:date="2025-06-13T21:57:00Z" w:id="1476">
              <w:tcPr>
                <w:tcW w:w="3877" w:type="dxa"/>
                <w:gridSpan w:val="2"/>
                <w:vAlign w:val="center"/>
              </w:tcPr>
            </w:tcPrChange>
          </w:tcPr>
          <w:p w:rsidR="6EEB9C48" w:rsidP="70C60923" w:rsidRDefault="6EEB9C48" w14:paraId="675CCBBA" w14:textId="1DC75284">
            <w:pPr>
              <w:jc w:val="center"/>
              <w:rPr>
                <w:rFonts w:ascii="Times New Roman" w:hAnsi="Times New Roman" w:eastAsia="Times New Roman" w:cs="Times New Roman"/>
                <w:rPrChange w:author="KAUAN GUILHERME ALVES PINHEIRO SANTOS" w:date="2025-06-13T20:56:00Z" w16du:dateUtc="2025-06-13T23:56:00Z" w:id="1477">
                  <w:rPr/>
                </w:rPrChange>
              </w:rPr>
            </w:pPr>
            <w:ins w:author="KAUAN GUILHERME ALVES PINHEIRO SANTOS" w:date="2025-06-13T21:57:00Z" w:id="1478">
              <w:r w:rsidRPr="0BC51242">
                <w:rPr>
                  <w:rFonts w:ascii="Times New Roman" w:hAnsi="Times New Roman" w:eastAsia="Times New Roman" w:cs="Times New Roman"/>
                </w:rPr>
                <w:t>Lista de mensagens trocados com o usuário</w:t>
              </w:r>
            </w:ins>
          </w:p>
        </w:tc>
      </w:tr>
      <w:tr w:rsidR="70C60923" w:rsidTr="70C60923" w14:paraId="491B982B" w14:textId="77777777">
        <w:trPr>
          <w:trHeight w:val="300"/>
          <w:jc w:val="center"/>
          <w:ins w:author="KAUAN GUILHERME ALVES PINHEIRO SANTOS" w:date="2025-06-13T21:56:00Z" w:id="1479"/>
          <w:trPrChange w:author="KAUAN GUILHERME ALVES PINHEIRO SANTOS" w:date="2025-06-13T21:57:00Z" w:id="1480">
            <w:trPr>
              <w:trHeight w:val="300"/>
              <w:jc w:val="center"/>
            </w:trPr>
          </w:trPrChange>
        </w:trPr>
        <w:tc>
          <w:tcPr>
            <w:tcW w:w="2395" w:type="dxa"/>
            <w:vAlign w:val="center"/>
            <w:tcPrChange w:author="KAUAN GUILHERME ALVES PINHEIRO SANTOS" w:date="2025-06-13T21:57:00Z" w:id="1481">
              <w:tcPr>
                <w:tcW w:w="1825" w:type="dxa"/>
                <w:vAlign w:val="center"/>
              </w:tcPr>
            </w:tcPrChange>
          </w:tcPr>
          <w:p w:rsidR="6EEB9C48" w:rsidP="70C60923" w:rsidRDefault="6EEB9C48" w14:paraId="6AC76407" w14:textId="05169E2C">
            <w:pPr>
              <w:jc w:val="center"/>
              <w:rPr>
                <w:rFonts w:ascii="Times New Roman" w:hAnsi="Times New Roman" w:eastAsia="Times New Roman" w:cs="Times New Roman"/>
                <w:rPrChange w:author="KAUAN GUILHERME ALVES PINHEIRO SANTOS" w:date="2025-06-13T20:56:00Z" w16du:dateUtc="2025-06-13T23:56:00Z" w:id="1482">
                  <w:rPr/>
                </w:rPrChange>
              </w:rPr>
            </w:pPr>
            <w:ins w:author="KAUAN GUILHERME ALVES PINHEIRO SANTOS" w:date="2025-06-13T21:57:00Z" w:id="1483">
              <w:r w:rsidRPr="0BC51242">
                <w:rPr>
                  <w:rFonts w:ascii="Times New Roman" w:hAnsi="Times New Roman" w:eastAsia="Times New Roman" w:cs="Times New Roman"/>
                  <w:rPrChange w:author="KAUAN GUILHERME ALVES PINHEIRO SANTOS" w:date="2025-06-13T20:56:00Z" w16du:dateUtc="2025-06-13T23:56:00Z" w:id="1484">
                    <w:rPr/>
                  </w:rPrChange>
                </w:rPr>
                <w:t>infoViagemUsuario</w:t>
              </w:r>
            </w:ins>
          </w:p>
        </w:tc>
        <w:tc>
          <w:tcPr>
            <w:tcW w:w="3307" w:type="dxa"/>
            <w:vAlign w:val="center"/>
            <w:tcPrChange w:author="KAUAN GUILHERME ALVES PINHEIRO SANTOS" w:date="2025-06-13T21:57:00Z" w:id="1485">
              <w:tcPr>
                <w:tcW w:w="3877" w:type="dxa"/>
                <w:gridSpan w:val="2"/>
                <w:vAlign w:val="center"/>
              </w:tcPr>
            </w:tcPrChange>
          </w:tcPr>
          <w:p w:rsidR="6EEB9C48" w:rsidRDefault="6EEB9C48" w14:paraId="6768191C" w14:textId="53146D22">
            <w:pPr>
              <w:jc w:val="center"/>
              <w:rPr>
                <w:rFonts w:ascii="Times New Roman" w:hAnsi="Times New Roman" w:eastAsia="Times New Roman" w:cs="Times New Roman"/>
                <w:rPrChange w:author="KAUAN GUILHERME ALVES PINHEIRO SANTOS" w:date="2025-06-13T20:56:00Z" w16du:dateUtc="2025-06-13T23:56:00Z" w:id="1486">
                  <w:rPr>
                    <w:rFonts w:ascii="Aptos" w:hAnsi="Aptos" w:eastAsia="Aptos" w:cs="Aptos"/>
                  </w:rPr>
                </w:rPrChange>
              </w:rPr>
              <w:pPrChange w:author="KAUAN GUILHERME ALVES PINHEIRO SANTOS" w:date="2025-06-13T21:57:00Z" w:id="1487">
                <w:pPr/>
              </w:pPrChange>
            </w:pPr>
            <w:ins w:author="KAUAN GUILHERME ALVES PINHEIRO SANTOS" w:date="2025-06-13T21:57:00Z" w:id="1488">
              <w:r w:rsidRPr="0BC51242">
                <w:rPr>
                  <w:rFonts w:ascii="Times New Roman" w:hAnsi="Times New Roman" w:eastAsia="Times New Roman" w:cs="Times New Roman"/>
                </w:rPr>
                <w:t>Estrutura de dados que armazena informações extraídas das mensagens.</w:t>
              </w:r>
            </w:ins>
          </w:p>
        </w:tc>
      </w:tr>
      <w:tr w:rsidR="70C60923" w:rsidTr="70C60923" w14:paraId="2B0E8877" w14:textId="77777777">
        <w:trPr>
          <w:trHeight w:val="300"/>
          <w:jc w:val="center"/>
          <w:ins w:author="KAUAN GUILHERME ALVES PINHEIRO SANTOS" w:date="2025-06-13T21:56:00Z" w:id="1489"/>
          <w:trPrChange w:author="KAUAN GUILHERME ALVES PINHEIRO SANTOS" w:date="2025-06-13T21:57:00Z" w:id="1490">
            <w:trPr>
              <w:trHeight w:val="300"/>
              <w:jc w:val="center"/>
            </w:trPr>
          </w:trPrChange>
        </w:trPr>
        <w:tc>
          <w:tcPr>
            <w:tcW w:w="2395" w:type="dxa"/>
            <w:vAlign w:val="center"/>
            <w:tcPrChange w:author="KAUAN GUILHERME ALVES PINHEIRO SANTOS" w:date="2025-06-13T21:57:00Z" w:id="1491">
              <w:tcPr>
                <w:tcW w:w="1825" w:type="dxa"/>
                <w:vAlign w:val="center"/>
              </w:tcPr>
            </w:tcPrChange>
          </w:tcPr>
          <w:p w:rsidR="6EEB9C48" w:rsidP="70C60923" w:rsidRDefault="6EEB9C48" w14:paraId="22C6D240" w14:textId="6BD5890C">
            <w:pPr>
              <w:jc w:val="center"/>
              <w:rPr>
                <w:rFonts w:ascii="Times New Roman" w:hAnsi="Times New Roman" w:eastAsia="Times New Roman" w:cs="Times New Roman"/>
                <w:rPrChange w:author="KAUAN GUILHERME ALVES PINHEIRO SANTOS" w:date="2025-06-13T20:56:00Z" w16du:dateUtc="2025-06-13T23:56:00Z" w:id="1492">
                  <w:rPr/>
                </w:rPrChange>
              </w:rPr>
            </w:pPr>
            <w:ins w:author="KAUAN GUILHERME ALVES PINHEIRO SANTOS" w:date="2025-06-13T21:58:00Z" w:id="1493">
              <w:r w:rsidRPr="0BC51242">
                <w:rPr>
                  <w:rFonts w:ascii="Times New Roman" w:hAnsi="Times New Roman" w:eastAsia="Times New Roman" w:cs="Times New Roman"/>
                  <w:rPrChange w:author="KAUAN GUILHERME ALVES PINHEIRO SANTOS" w:date="2025-06-13T20:56:00Z" w16du:dateUtc="2025-06-13T23:56:00Z" w:id="1494">
                    <w:rPr/>
                  </w:rPrChange>
                </w:rPr>
                <w:t>contextoViagem</w:t>
              </w:r>
            </w:ins>
          </w:p>
        </w:tc>
        <w:tc>
          <w:tcPr>
            <w:tcW w:w="3307" w:type="dxa"/>
            <w:vAlign w:val="center"/>
            <w:tcPrChange w:author="KAUAN GUILHERME ALVES PINHEIRO SANTOS" w:date="2025-06-13T21:57:00Z" w:id="1495">
              <w:tcPr>
                <w:tcW w:w="3877" w:type="dxa"/>
                <w:gridSpan w:val="2"/>
                <w:vAlign w:val="center"/>
              </w:tcPr>
            </w:tcPrChange>
          </w:tcPr>
          <w:p w:rsidR="6EEB9C48" w:rsidRDefault="44B85E21" w14:paraId="39CC4367" w14:textId="15DBFCE3">
            <w:pPr>
              <w:jc w:val="center"/>
              <w:rPr>
                <w:rFonts w:ascii="Times New Roman" w:hAnsi="Times New Roman" w:eastAsia="Times New Roman" w:cs="Times New Roman"/>
                <w:rPrChange w:author="KAUAN GUILHERME ALVES PINHEIRO SANTOS" w:date="2025-06-13T20:56:00Z" w16du:dateUtc="2025-06-13T23:56:00Z" w:id="1496">
                  <w:rPr>
                    <w:rFonts w:ascii="Aptos" w:hAnsi="Aptos" w:eastAsia="Aptos" w:cs="Aptos"/>
                  </w:rPr>
                </w:rPrChange>
              </w:rPr>
              <w:pPrChange w:author="KAUAN GUILHERME ALVES PINHEIRO SANTOS" w:date="2025-06-13T21:58:00Z" w:id="1497">
                <w:pPr/>
              </w:pPrChange>
            </w:pPr>
            <w:ins w:author="KAUAN GUILHERME ALVES PINHEIRO SANTOS" w:date="2025-06-13T23:43:00Z" w:id="1498">
              <w:r w:rsidRPr="0BC51242">
                <w:rPr>
                  <w:rFonts w:ascii="Times New Roman" w:hAnsi="Times New Roman" w:eastAsia="Times New Roman" w:cs="Times New Roman"/>
                </w:rPr>
                <w:t>Estrutura de dados que armazena informações extraídas das mensagens.</w:t>
              </w:r>
            </w:ins>
          </w:p>
        </w:tc>
      </w:tr>
    </w:tbl>
    <w:p w:rsidR="00584D84" w:rsidRDefault="00584D84" w14:paraId="4AA7CAE3" w14:textId="02F49DDB">
      <w:pPr>
        <w:rPr>
          <w:del w:author="KAUAN GUILHERME ALVES PINHEIRO SANTOS" w:date="2025-06-13T21:57:00Z" w16du:dateUtc="2025-06-13T21:57:02Z" w:id="1499"/>
          <w:rFonts w:ascii="Times New Roman" w:hAnsi="Times New Roman" w:eastAsia="Times New Roman" w:cs="Times New Roman"/>
          <w:rPrChange w:author="KAUAN GUILHERME ALVES PINHEIRO SANTOS" w:date="2025-06-13T20:56:00Z" w16du:dateUtc="2025-06-13T23:56:00Z" w:id="1500">
            <w:rPr>
              <w:del w:author="KAUAN GUILHERME ALVES PINHEIRO SANTOS" w:date="2025-06-13T21:57:00Z" w16du:dateUtc="2025-06-13T21:57:02Z" w:id="1501"/>
            </w:rPr>
          </w:rPrChange>
        </w:rPr>
      </w:pPr>
    </w:p>
    <w:p w:rsidR="00584D84" w:rsidP="70C60923" w:rsidRDefault="6EEB9C48" w14:paraId="702C41C5" w14:textId="23CC295C">
      <w:pPr>
        <w:jc w:val="center"/>
        <w:rPr>
          <w:ins w:author="KAUAN GUILHERME ALVES PINHEIRO SANTOS" w:date="2025-06-13T21:56:00Z" w16du:dateUtc="2025-06-13T21:56:45Z" w:id="1502"/>
          <w:rFonts w:ascii="Times New Roman" w:hAnsi="Times New Roman" w:eastAsia="Times New Roman" w:cs="Times New Roman"/>
        </w:rPr>
      </w:pPr>
      <w:ins w:author="KAUAN GUILHERME ALVES PINHEIRO SANTOS" w:date="2025-06-13T21:56:00Z" w:id="1503">
        <w:r w:rsidRPr="0BC51242">
          <w:rPr>
            <w:rFonts w:ascii="Times New Roman" w:hAnsi="Times New Roman" w:eastAsia="Times New Roman" w:cs="Times New Roman"/>
            <w:rPrChange w:author="KAUAN GUILHERME ALVES PINHEIRO SANTOS" w:date="2025-06-13T20:56:00Z" w16du:dateUtc="2025-06-13T23:56:00Z" w:id="1504">
              <w:rPr/>
            </w:rPrChange>
          </w:rPr>
          <w:t>Fonte: Autoria pr</w:t>
        </w:r>
        <w:r w:rsidRPr="0BC51242">
          <w:rPr>
            <w:rFonts w:hint="eastAsia" w:ascii="Times New Roman" w:hAnsi="Times New Roman" w:eastAsia="Times New Roman" w:cs="Times New Roman"/>
            <w:rPrChange w:author="KAUAN GUILHERME ALVES PINHEIRO SANTOS" w:date="2025-06-13T20:56:00Z" w16du:dateUtc="2025-06-13T23:56:00Z" w:id="1505">
              <w:rPr>
                <w:rFonts w:hint="eastAsia"/>
              </w:rPr>
            </w:rPrChange>
          </w:rPr>
          <w:t>ó</w:t>
        </w:r>
        <w:r w:rsidRPr="0BC51242">
          <w:rPr>
            <w:rFonts w:ascii="Times New Roman" w:hAnsi="Times New Roman" w:eastAsia="Times New Roman" w:cs="Times New Roman"/>
            <w:rPrChange w:author="KAUAN GUILHERME ALVES PINHEIRO SANTOS" w:date="2025-06-13T20:56:00Z" w16du:dateUtc="2025-06-13T23:56:00Z" w:id="1506">
              <w:rPr/>
            </w:rPrChange>
          </w:rPr>
          <w:t>pria, 2025.</w:t>
        </w:r>
      </w:ins>
    </w:p>
    <w:p w:rsidR="3EAB5576" w:rsidRDefault="3EAB5576" w14:paraId="4E929426" w14:textId="41E7D7F2">
      <w:pPr>
        <w:jc w:val="both"/>
        <w:rPr>
          <w:ins w:author="KAUAN GUILHERME ALVES PINHEIRO SANTOS" w:date="2025-06-13T21:59:00Z" w16du:dateUtc="2025-06-13T21:59:41Z" w:id="1507"/>
          <w:rFonts w:ascii="Times New Roman" w:hAnsi="Times New Roman" w:eastAsia="Times New Roman" w:cs="Times New Roman"/>
          <w:rPrChange w:author="KAUAN GUILHERME ALVES PINHEIRO SANTOS" w:date="2025-06-13T23:37:00Z" w:id="1508">
            <w:rPr>
              <w:ins w:author="KAUAN GUILHERME ALVES PINHEIRO SANTOS" w:date="2025-06-13T21:59:00Z" w16du:dateUtc="2025-06-13T21:59:41Z" w:id="1509"/>
              <w:rFonts w:ascii="Aptos" w:hAnsi="Aptos" w:eastAsia="Aptos" w:cs="Aptos"/>
            </w:rPr>
          </w:rPrChange>
        </w:rPr>
        <w:pPrChange w:author="KAUAN GUILHERME ALVES PINHEIRO SANTOS" w:date="2025-06-13T21:59:00Z" w:id="1510">
          <w:pPr>
            <w:jc w:val="center"/>
          </w:pPr>
        </w:pPrChange>
      </w:pPr>
      <w:ins w:author="KAUAN GUILHERME ALVES PINHEIRO SANTOS" w:date="2025-06-13T23:43:00Z" w:id="1511">
        <w:r w:rsidRPr="0BC51242">
          <w:rPr>
            <w:rFonts w:ascii="Times New Roman" w:hAnsi="Times New Roman" w:eastAsia="Times New Roman" w:cs="Times New Roman"/>
          </w:rPr>
          <w:t>Esta classe é responsável por interpretar comandos dos usuários, construir o contexto da conversa e fornecer respostas inteligentes. Ele também realiza buscas por voos e interage com a IA para gerar respostas personalizadas.</w:t>
        </w:r>
      </w:ins>
    </w:p>
    <w:p w:rsidR="00584D84" w:rsidP="70C60923" w:rsidRDefault="63FF5139" w14:paraId="6140CF2B" w14:textId="333718E7">
      <w:pPr>
        <w:jc w:val="center"/>
        <w:rPr>
          <w:ins w:author="KAUAN GUILHERME ALVES PINHEIRO SANTOS" w:date="2025-06-13T21:59:00Z" w16du:dateUtc="2025-06-13T21:59:54Z" w:id="962683811"/>
          <w:rFonts w:ascii="Times New Roman" w:hAnsi="Times New Roman" w:eastAsia="Times New Roman" w:cs="Times New Roman"/>
        </w:rPr>
      </w:pPr>
      <w:ins w:author="KAUAN GUILHERME ALVES PINHEIRO SANTOS" w:date="2025-06-13T21:59:00Z" w:id="288286661">
        <w:r w:rsidRPr="0F56D97C" w:rsidR="63FF5139">
          <w:rPr>
            <w:rFonts w:ascii="Times New Roman" w:hAnsi="Times New Roman" w:eastAsia="Times New Roman" w:cs="Times New Roman"/>
            <w:rPrChange w:author="KAUAN GUILHERME ALVES PINHEIRO SANTOS" w:date="2025-06-13T20:56:00Z" w:id="1126991266"/>
          </w:rPr>
          <w:t xml:space="preserve">Tabela </w:t>
        </w:r>
      </w:ins>
      <w:ins w:author="RAYLAN BRUNO SANTANA CARVALHO" w:date="2025-06-14T01:56:10.036Z" w:id="1546567134">
        <w:r w:rsidRPr="0F56D97C" w:rsidR="1416A24E">
          <w:rPr>
            <w:rFonts w:ascii="Times New Roman" w:hAnsi="Times New Roman" w:eastAsia="Times New Roman" w:cs="Times New Roman"/>
          </w:rPr>
          <w:t>6</w:t>
        </w:r>
      </w:ins>
      <w:ins w:author="KAUAN GUILHERME ALVES PINHEIRO SANTOS" w:date="2025-06-13T21:59:00Z" w:id="76594912">
        <w:del w:author="RAYLAN BRUNO SANTANA CARVALHO" w:date="2025-06-14T01:56:09.763Z" w:id="897874541">
          <w:r w:rsidRPr="0F56D97C" w:rsidDel="63FF5139">
            <w:rPr>
              <w:rFonts w:ascii="Times New Roman" w:hAnsi="Times New Roman" w:eastAsia="Times New Roman" w:cs="Times New Roman"/>
              <w:rPrChange w:author="KAUAN GUILHERME ALVES PINHEIRO SANTOS" w:date="2025-06-13T20:56:00Z" w:id="1528528531"/>
            </w:rPr>
            <w:delText>X</w:delText>
          </w:r>
        </w:del>
        <w:r w:rsidRPr="0F56D97C" w:rsidR="63FF5139">
          <w:rPr>
            <w:rFonts w:ascii="Times New Roman" w:hAnsi="Times New Roman" w:eastAsia="Times New Roman" w:cs="Times New Roman"/>
            <w:rPrChange w:author="KAUAN GUILHERME ALVES PINHEIRO SANTOS" w:date="2025-06-13T20:56:00Z" w:id="937365048"/>
          </w:rPr>
          <w:t xml:space="preserve"> </w:t>
        </w:r>
        <w:r w:rsidRPr="0F56D97C" w:rsidR="63FF5139">
          <w:rPr>
            <w:rFonts w:ascii="Times New Roman" w:hAnsi="Times New Roman" w:eastAsia="Times New Roman" w:cs="Times New Roman"/>
            <w:rPrChange w:author="KAUAN GUILHERME ALVES PINHEIRO SANTOS" w:date="2025-06-13T20:56:00Z" w:id="4844817"/>
          </w:rPr>
          <w:t>–</w:t>
        </w:r>
        <w:r w:rsidRPr="0F56D97C" w:rsidR="63FF5139">
          <w:rPr>
            <w:rFonts w:ascii="Times New Roman" w:hAnsi="Times New Roman" w:eastAsia="Times New Roman" w:cs="Times New Roman"/>
            <w:rPrChange w:author="KAUAN GUILHERME ALVES PINHEIRO SANTOS" w:date="2025-06-13T20:56:00Z" w:id="1178304979"/>
          </w:rPr>
          <w:t xml:space="preserve"> M</w:t>
        </w:r>
        <w:r w:rsidRPr="0F56D97C" w:rsidR="63FF5139">
          <w:rPr>
            <w:rFonts w:ascii="Times New Roman" w:hAnsi="Times New Roman" w:eastAsia="Times New Roman" w:cs="Times New Roman"/>
            <w:rPrChange w:author="KAUAN GUILHERME ALVES PINHEIRO SANTOS" w:date="2025-06-13T20:56:00Z" w:id="1298296394"/>
          </w:rPr>
          <w:t>é</w:t>
        </w:r>
        <w:r w:rsidRPr="0F56D97C" w:rsidR="63FF5139">
          <w:rPr>
            <w:rFonts w:ascii="Times New Roman" w:hAnsi="Times New Roman" w:eastAsia="Times New Roman" w:cs="Times New Roman"/>
            <w:rPrChange w:author="KAUAN GUILHERME ALVES PINHEIRO SANTOS" w:date="2025-06-13T20:56:00Z" w:id="247943693"/>
          </w:rPr>
          <w:t>todos d</w:t>
        </w:r>
      </w:ins>
      <w:ins w:author="KAUAN GUILHERME ALVES PINHEIRO SANTOS" w:date="2025-06-13T22:14:00Z" w:id="556060823">
        <w:r w:rsidRPr="0F56D97C" w:rsidR="4346E651">
          <w:rPr>
            <w:rFonts w:ascii="Times New Roman" w:hAnsi="Times New Roman" w:eastAsia="Times New Roman" w:cs="Times New Roman"/>
            <w:rPrChange w:author="KAUAN GUILHERME ALVES PINHEIRO SANTOS" w:date="2025-06-13T20:56:00Z" w:id="1729428927"/>
          </w:rPr>
          <w:t xml:space="preserve">o </w:t>
        </w:r>
        <w:r w:rsidRPr="0F56D97C" w:rsidR="4346E651">
          <w:rPr>
            <w:rFonts w:ascii="Times New Roman" w:hAnsi="Times New Roman" w:eastAsia="Times New Roman" w:cs="Times New Roman"/>
            <w:rPrChange w:author="KAUAN GUILHERME ALVES PINHEIRO SANTOS" w:date="2025-06-13T20:56:00Z" w:id="1316813049"/>
          </w:rPr>
          <w:t>Chatbot</w:t>
        </w:r>
      </w:ins>
    </w:p>
    <w:p w:rsidR="00584D84" w:rsidRDefault="00584D84" w14:paraId="25E8B4D3" w14:textId="6E3F59FB">
      <w:pPr>
        <w:jc w:val="center"/>
        <w:rPr>
          <w:del w:author="KAUAN GUILHERME ALVES PINHEIRO SANTOS" w:date="2025-06-13T22:02:00Z" w16du:dateUtc="2025-06-13T22:02:26Z" w:id="1521"/>
          <w:rFonts w:ascii="Times New Roman" w:hAnsi="Times New Roman" w:eastAsia="Times New Roman" w:cs="Times New Roman"/>
          <w:rPrChange w:author="KAUAN GUILHERME ALVES PINHEIRO SANTOS" w:date="2025-06-13T20:56:00Z" w16du:dateUtc="2025-06-13T23:56:00Z" w:id="1522">
            <w:rPr>
              <w:del w:author="KAUAN GUILHERME ALVES PINHEIRO SANTOS" w:date="2025-06-13T22:02:00Z" w16du:dateUtc="2025-06-13T22:02:26Z" w:id="1523"/>
            </w:rPr>
          </w:rPrChange>
        </w:rPr>
        <w:pPrChange w:author="KAUAN GUILHERME ALVES PINHEIRO SANTOS" w:date="2025-06-13T22:02:00Z" w:id="1524">
          <w:pPr/>
        </w:pPrChange>
      </w:pPr>
    </w:p>
    <w:tbl>
      <w:tblPr>
        <w:tblStyle w:val="TableGrid"/>
        <w:tblW w:w="0" w:type="auto"/>
        <w:jc w:val="center"/>
        <w:tblLayout w:type="fixed"/>
        <w:tblLook w:val="06A0" w:firstRow="1" w:lastRow="0" w:firstColumn="1" w:lastColumn="0" w:noHBand="1" w:noVBand="1"/>
        <w:tblPrChange w:author="KAUAN GUILHERME ALVES PINHEIRO SANTOS" w:date="2025-06-13T22:09:00Z" w:id="1525">
          <w:tblPr>
            <w:tblStyle w:val="TableGrid"/>
            <w:tblW w:w="0" w:type="nil"/>
            <w:tblLayout w:type="fixed"/>
            <w:tblLook w:val="06A0" w:firstRow="1" w:lastRow="0" w:firstColumn="1" w:lastColumn="0" w:noHBand="1" w:noVBand="1"/>
          </w:tblPr>
        </w:tblPrChange>
      </w:tblPr>
      <w:tblGrid>
        <w:gridCol w:w="4530"/>
        <w:gridCol w:w="3745"/>
        <w:tblGridChange w:id="1526">
          <w:tblGrid>
            <w:gridCol w:w="4508"/>
            <w:gridCol w:w="22"/>
            <w:gridCol w:w="3745"/>
            <w:gridCol w:w="741"/>
          </w:tblGrid>
        </w:tblGridChange>
      </w:tblGrid>
      <w:tr w:rsidR="70C60923" w:rsidTr="70C60923" w14:paraId="74CA07FC" w14:textId="77777777">
        <w:trPr>
          <w:trHeight w:val="300"/>
          <w:jc w:val="center"/>
          <w:ins w:author="KAUAN GUILHERME ALVES PINHEIRO SANTOS" w:date="2025-06-13T22:02:00Z" w:id="1527"/>
          <w:trPrChange w:author="KAUAN GUILHERME ALVES PINHEIRO SANTOS" w:date="2025-06-13T22:09:00Z" w:id="1528">
            <w:trPr>
              <w:trHeight w:val="300"/>
            </w:trPr>
          </w:trPrChange>
        </w:trPr>
        <w:tc>
          <w:tcPr>
            <w:tcW w:w="4530" w:type="dxa"/>
            <w:vAlign w:val="center"/>
            <w:tcPrChange w:author="KAUAN GUILHERME ALVES PINHEIRO SANTOS" w:date="2025-06-13T22:09:00Z" w:id="1529">
              <w:tcPr>
                <w:tcW w:w="4508" w:type="dxa"/>
              </w:tcPr>
            </w:tcPrChange>
          </w:tcPr>
          <w:p w:rsidR="70C60923" w:rsidP="70C60923" w:rsidRDefault="70C60923" w14:paraId="53F62B67" w14:textId="22FD7105">
            <w:pPr>
              <w:jc w:val="center"/>
              <w:rPr>
                <w:rFonts w:ascii="Times New Roman" w:hAnsi="Times New Roman" w:eastAsia="Times New Roman" w:cs="Times New Roman"/>
                <w:b/>
                <w:rPrChange w:author="KAUAN GUILHERME ALVES PINHEIRO SANTOS" w:date="2025-06-13T20:56:00Z" w16du:dateUtc="2025-06-13T23:56:00Z" w:id="1530">
                  <w:rPr>
                    <w:b/>
                    <w:bCs/>
                  </w:rPr>
                </w:rPrChange>
              </w:rPr>
            </w:pPr>
            <w:r w:rsidRPr="0BC51242">
              <w:rPr>
                <w:rFonts w:ascii="Times New Roman" w:hAnsi="Times New Roman" w:eastAsia="Times New Roman" w:cs="Times New Roman"/>
                <w:b/>
                <w:rPrChange w:author="KAUAN GUILHERME ALVES PINHEIRO SANTOS" w:date="2025-06-13T20:56:00Z" w16du:dateUtc="2025-06-13T23:56:00Z" w:id="1531">
                  <w:rPr>
                    <w:b/>
                    <w:bCs/>
                  </w:rPr>
                </w:rPrChange>
              </w:rPr>
              <w:t>M</w:t>
            </w:r>
            <w:r w:rsidRPr="0BC51242">
              <w:rPr>
                <w:rFonts w:hint="eastAsia" w:ascii="Times New Roman" w:hAnsi="Times New Roman" w:eastAsia="Times New Roman" w:cs="Times New Roman"/>
                <w:b/>
                <w:rPrChange w:author="KAUAN GUILHERME ALVES PINHEIRO SANTOS" w:date="2025-06-13T20:56:00Z" w16du:dateUtc="2025-06-13T23:56:00Z" w:id="1532">
                  <w:rPr>
                    <w:rFonts w:hint="eastAsia"/>
                    <w:b/>
                    <w:bCs/>
                  </w:rPr>
                </w:rPrChange>
              </w:rPr>
              <w:t>é</w:t>
            </w:r>
            <w:r w:rsidRPr="0BC51242">
              <w:rPr>
                <w:rFonts w:ascii="Times New Roman" w:hAnsi="Times New Roman" w:eastAsia="Times New Roman" w:cs="Times New Roman"/>
                <w:b/>
                <w:rPrChange w:author="KAUAN GUILHERME ALVES PINHEIRO SANTOS" w:date="2025-06-13T20:56:00Z" w16du:dateUtc="2025-06-13T23:56:00Z" w:id="1533">
                  <w:rPr>
                    <w:b/>
                    <w:bCs/>
                  </w:rPr>
                </w:rPrChange>
              </w:rPr>
              <w:t>todo</w:t>
            </w:r>
            <w:del w:author="KAUAN GUILHERME ALVES PINHEIRO SANTOS" w:date="2025-06-13T22:12:00Z" w:id="1534">
              <w:r w:rsidRPr="0BC51242" w:rsidDel="70C60923">
                <w:rPr>
                  <w:rFonts w:ascii="Times New Roman" w:hAnsi="Times New Roman" w:eastAsia="Times New Roman" w:cs="Times New Roman"/>
                  <w:b/>
                  <w:rPrChange w:author="KAUAN GUILHERME ALVES PINHEIRO SANTOS" w:date="2025-06-13T20:56:00Z" w16du:dateUtc="2025-06-13T23:56:00Z" w:id="1535">
                    <w:rPr>
                      <w:b/>
                      <w:bCs/>
                    </w:rPr>
                  </w:rPrChange>
                </w:rPr>
                <w:delText>s</w:delText>
              </w:r>
            </w:del>
          </w:p>
        </w:tc>
        <w:tc>
          <w:tcPr>
            <w:tcW w:w="3745" w:type="dxa"/>
            <w:vAlign w:val="center"/>
            <w:tcPrChange w:author="KAUAN GUILHERME ALVES PINHEIRO SANTOS" w:date="2025-06-13T22:09:00Z" w:id="1536">
              <w:tcPr>
                <w:tcW w:w="4508" w:type="dxa"/>
                <w:gridSpan w:val="3"/>
              </w:tcPr>
            </w:tcPrChange>
          </w:tcPr>
          <w:p w:rsidR="70C60923" w:rsidP="70C60923" w:rsidRDefault="70C60923" w14:paraId="2BE1C670" w14:textId="739EDBD3">
            <w:pPr>
              <w:jc w:val="center"/>
              <w:rPr>
                <w:rFonts w:ascii="Times New Roman" w:hAnsi="Times New Roman" w:eastAsia="Times New Roman" w:cs="Times New Roman"/>
                <w:b/>
                <w:rPrChange w:author="KAUAN GUILHERME ALVES PINHEIRO SANTOS" w:date="2025-06-13T20:56:00Z" w16du:dateUtc="2025-06-13T23:56:00Z" w:id="1537">
                  <w:rPr>
                    <w:b/>
                    <w:bCs/>
                  </w:rPr>
                </w:rPrChange>
              </w:rPr>
            </w:pPr>
            <w:r w:rsidRPr="0BC51242">
              <w:rPr>
                <w:rFonts w:ascii="Times New Roman" w:hAnsi="Times New Roman" w:eastAsia="Times New Roman" w:cs="Times New Roman"/>
                <w:b/>
                <w:rPrChange w:author="KAUAN GUILHERME ALVES PINHEIRO SANTOS" w:date="2025-06-13T20:56:00Z" w16du:dateUtc="2025-06-13T23:56:00Z" w:id="1538">
                  <w:rPr>
                    <w:b/>
                    <w:bCs/>
                  </w:rPr>
                </w:rPrChange>
              </w:rPr>
              <w:t>Significado</w:t>
            </w:r>
          </w:p>
        </w:tc>
      </w:tr>
      <w:tr w:rsidR="70C60923" w:rsidTr="70C60923" w14:paraId="440DE5D4" w14:textId="77777777">
        <w:trPr>
          <w:trHeight w:val="300"/>
          <w:jc w:val="center"/>
          <w:ins w:author="KAUAN GUILHERME ALVES PINHEIRO SANTOS" w:date="2025-06-13T22:02:00Z" w:id="1539"/>
          <w:trPrChange w:author="KAUAN GUILHERME ALVES PINHEIRO SANTOS" w:date="2025-06-13T22:09:00Z" w:id="1540">
            <w:trPr>
              <w:trHeight w:val="300"/>
            </w:trPr>
          </w:trPrChange>
        </w:trPr>
        <w:tc>
          <w:tcPr>
            <w:tcW w:w="4530" w:type="dxa"/>
            <w:vAlign w:val="center"/>
            <w:tcPrChange w:author="KAUAN GUILHERME ALVES PINHEIRO SANTOS" w:date="2025-06-13T22:09:00Z" w:id="1541">
              <w:tcPr>
                <w:tcW w:w="4508" w:type="dxa"/>
              </w:tcPr>
            </w:tcPrChange>
          </w:tcPr>
          <w:p w:rsidR="70C60923" w:rsidP="70C60923" w:rsidRDefault="70C60923" w14:paraId="4C733AD6" w14:textId="023508A6">
            <w:pPr>
              <w:jc w:val="center"/>
              <w:rPr>
                <w:rFonts w:ascii="Times New Roman" w:hAnsi="Times New Roman" w:eastAsia="Times New Roman" w:cs="Times New Roman"/>
                <w:rPrChange w:author="KAUAN GUILHERME ALVES PINHEIRO SANTOS" w:date="2025-06-13T20:56:00Z" w16du:dateUtc="2025-06-13T23:56:00Z" w:id="1542">
                  <w:rPr/>
                </w:rPrChange>
              </w:rPr>
            </w:pPr>
            <w:r w:rsidRPr="0BC51242">
              <w:rPr>
                <w:rFonts w:ascii="Times New Roman" w:hAnsi="Times New Roman" w:eastAsia="Times New Roman" w:cs="Times New Roman"/>
                <w:rPrChange w:author="KAUAN GUILHERME ALVES PINHEIRO SANTOS" w:date="2025-06-13T20:56:00Z" w16du:dateUtc="2025-06-13T23:56:00Z" w:id="1543">
                  <w:rPr/>
                </w:rPrChange>
              </w:rPr>
              <w:t>processarMensagem(mensagemUsuario)</w:t>
            </w:r>
          </w:p>
        </w:tc>
        <w:tc>
          <w:tcPr>
            <w:tcW w:w="3745" w:type="dxa"/>
            <w:vAlign w:val="center"/>
            <w:tcPrChange w:author="KAUAN GUILHERME ALVES PINHEIRO SANTOS" w:date="2025-06-13T22:09:00Z" w:id="1544">
              <w:tcPr>
                <w:tcW w:w="4508" w:type="dxa"/>
                <w:gridSpan w:val="3"/>
              </w:tcPr>
            </w:tcPrChange>
          </w:tcPr>
          <w:p w:rsidR="70C60923" w:rsidP="70C60923" w:rsidRDefault="70C60923" w14:paraId="28F6011C" w14:textId="7601F582">
            <w:pPr>
              <w:jc w:val="center"/>
              <w:rPr>
                <w:rFonts w:ascii="Times New Roman" w:hAnsi="Times New Roman" w:eastAsia="Times New Roman" w:cs="Times New Roman"/>
                <w:rPrChange w:author="KAUAN GUILHERME ALVES PINHEIRO SANTOS" w:date="2025-06-13T20:56:00Z" w16du:dateUtc="2025-06-13T23:56:00Z" w:id="1545">
                  <w:rPr>
                    <w:rFonts w:ascii="Aptos" w:hAnsi="Aptos" w:eastAsia="Aptos" w:cs="Aptos"/>
                  </w:rPr>
                </w:rPrChange>
              </w:rPr>
            </w:pPr>
            <w:del w:author="KAUAN GUILHERME ALVES PINHEIRO SANTOS" w:date="2025-06-13T23:43:00Z" w:id="1546">
              <w:r w:rsidRPr="0BC51242" w:rsidDel="0CE5C9B1">
                <w:rPr>
                  <w:rFonts w:ascii="Times New Roman" w:hAnsi="Times New Roman" w:eastAsia="Times New Roman" w:cs="Times New Roman"/>
                  <w:rPrChange w:author="KAUAN GUILHERME ALVES PINHEIRO SANTOS" w:date="2025-06-13T23:37:00Z" w:id="1547">
                    <w:rPr>
                      <w:rFonts w:ascii="Aptos" w:hAnsi="Aptos" w:eastAsia="Aptos" w:cs="Aptos"/>
                    </w:rPr>
                  </w:rPrChange>
                </w:rPr>
                <w:delText>Analisa a mensagem recebida e extrai dados relevantes.</w:delText>
              </w:r>
            </w:del>
            <w:ins w:author="KAUAN GUILHERME ALVES PINHEIRO SANTOS" w:date="2025-06-13T23:43:00Z" w:id="1548">
              <w:r w:rsidRPr="0BC51242" w:rsidR="6DF5DE38">
                <w:rPr>
                  <w:rFonts w:ascii="Times New Roman" w:hAnsi="Times New Roman" w:eastAsia="Times New Roman" w:cs="Times New Roman"/>
                </w:rPr>
                <w:t xml:space="preserve"> </w:t>
              </w:r>
              <w:r w:rsidRPr="0BC51242">
                <w:rPr>
                  <w:rFonts w:ascii="Times New Roman" w:hAnsi="Times New Roman" w:eastAsia="Times New Roman" w:cs="Times New Roman"/>
                </w:rPr>
                <w:t>Analisa a mensagem recebida e extrai dados relevantes.</w:t>
              </w:r>
            </w:ins>
          </w:p>
        </w:tc>
      </w:tr>
      <w:tr w:rsidR="70C60923" w:rsidTr="70C60923" w14:paraId="032BDB68" w14:textId="77777777">
        <w:trPr>
          <w:trHeight w:val="300"/>
          <w:jc w:val="center"/>
          <w:ins w:author="KAUAN GUILHERME ALVES PINHEIRO SANTOS" w:date="2025-06-13T22:02:00Z" w:id="1549"/>
          <w:trPrChange w:author="KAUAN GUILHERME ALVES PINHEIRO SANTOS" w:date="2025-06-13T22:09:00Z" w:id="1550">
            <w:trPr>
              <w:trHeight w:val="300"/>
            </w:trPr>
          </w:trPrChange>
        </w:trPr>
        <w:tc>
          <w:tcPr>
            <w:tcW w:w="4530" w:type="dxa"/>
            <w:vAlign w:val="center"/>
            <w:tcPrChange w:author="KAUAN GUILHERME ALVES PINHEIRO SANTOS" w:date="2025-06-13T22:09:00Z" w:id="1551">
              <w:tcPr>
                <w:tcW w:w="4508" w:type="dxa"/>
              </w:tcPr>
            </w:tcPrChange>
          </w:tcPr>
          <w:p w:rsidR="7185316B" w:rsidP="70C60923" w:rsidRDefault="7185316B" w14:paraId="45EA22F1" w14:textId="63A90B51">
            <w:pPr>
              <w:jc w:val="center"/>
              <w:rPr>
                <w:rFonts w:ascii="Times New Roman" w:hAnsi="Times New Roman" w:eastAsia="Times New Roman" w:cs="Times New Roman"/>
                <w:rPrChange w:author="KAUAN GUILHERME ALVES PINHEIRO SANTOS" w:date="2025-06-13T20:56:00Z" w16du:dateUtc="2025-06-13T23:56:00Z" w:id="1552">
                  <w:rPr/>
                </w:rPrChange>
              </w:rPr>
            </w:pPr>
            <w:ins w:author="KAUAN GUILHERME ALVES PINHEIRO SANTOS" w:date="2025-06-13T22:02:00Z" w:id="1553">
              <w:r w:rsidRPr="0BC51242">
                <w:rPr>
                  <w:rFonts w:ascii="Times New Roman" w:hAnsi="Times New Roman" w:eastAsia="Times New Roman" w:cs="Times New Roman"/>
                  <w:rPrChange w:author="KAUAN GUILHERME ALVES PINHEIRO SANTOS" w:date="2025-06-13T20:56:00Z" w16du:dateUtc="2025-06-13T23:56:00Z" w:id="1554">
                    <w:rPr/>
                  </w:rPrChange>
                </w:rPr>
                <w:t>responder(</w:t>
              </w:r>
            </w:ins>
            <w:ins w:author="KAUAN GUILHERME ALVES PINHEIRO SANTOS" w:date="2025-06-13T22:04:00Z" w:id="1555">
              <w:r w:rsidRPr="0BC51242">
                <w:rPr>
                  <w:rFonts w:ascii="Times New Roman" w:hAnsi="Times New Roman" w:eastAsia="Times New Roman" w:cs="Times New Roman"/>
                  <w:rPrChange w:author="KAUAN GUILHERME ALVES PINHEIRO SANTOS" w:date="2025-06-13T20:56:00Z" w16du:dateUtc="2025-06-13T23:56:00Z" w:id="1556">
                    <w:rPr/>
                  </w:rPrChange>
                </w:rPr>
                <w:t>dadosViagem</w:t>
              </w:r>
            </w:ins>
            <w:ins w:author="KAUAN GUILHERME ALVES PINHEIRO SANTOS" w:date="2025-06-13T22:03:00Z" w:id="1557">
              <w:r w:rsidRPr="0BC51242">
                <w:rPr>
                  <w:rFonts w:ascii="Times New Roman" w:hAnsi="Times New Roman" w:eastAsia="Times New Roman" w:cs="Times New Roman"/>
                  <w:rPrChange w:author="KAUAN GUILHERME ALVES PINHEIRO SANTOS" w:date="2025-06-13T20:56:00Z" w16du:dateUtc="2025-06-13T23:56:00Z" w:id="1558">
                    <w:rPr/>
                  </w:rPrChange>
                </w:rPr>
                <w:t>)</w:t>
              </w:r>
            </w:ins>
          </w:p>
        </w:tc>
        <w:tc>
          <w:tcPr>
            <w:tcW w:w="3745" w:type="dxa"/>
            <w:vAlign w:val="center"/>
            <w:tcPrChange w:author="KAUAN GUILHERME ALVES PINHEIRO SANTOS" w:date="2025-06-13T22:09:00Z" w:id="1559">
              <w:tcPr>
                <w:tcW w:w="4508" w:type="dxa"/>
                <w:gridSpan w:val="3"/>
              </w:tcPr>
            </w:tcPrChange>
          </w:tcPr>
          <w:p w:rsidR="7185316B" w:rsidRDefault="7185316B" w14:paraId="7577A4D7" w14:textId="1AA79CBC">
            <w:pPr>
              <w:jc w:val="center"/>
              <w:rPr>
                <w:rFonts w:ascii="Times New Roman" w:hAnsi="Times New Roman" w:eastAsia="Times New Roman" w:cs="Times New Roman"/>
                <w:rPrChange w:author="KAUAN GUILHERME ALVES PINHEIRO SANTOS" w:date="2025-06-13T20:56:00Z" w16du:dateUtc="2025-06-13T23:56:00Z" w:id="1560">
                  <w:rPr>
                    <w:rFonts w:ascii="Aptos" w:hAnsi="Aptos" w:eastAsia="Aptos" w:cs="Aptos"/>
                  </w:rPr>
                </w:rPrChange>
              </w:rPr>
              <w:pPrChange w:author="KAUAN GUILHERME ALVES PINHEIRO SANTOS" w:date="2025-06-13T22:09:00Z" w:id="1561">
                <w:pPr/>
              </w:pPrChange>
            </w:pPr>
            <w:ins w:author="KAUAN GUILHERME ALVES PINHEIRO SANTOS" w:date="2025-06-13T22:03:00Z" w:id="1562">
              <w:r w:rsidRPr="0BC51242">
                <w:rPr>
                  <w:rFonts w:ascii="Times New Roman" w:hAnsi="Times New Roman" w:eastAsia="Times New Roman" w:cs="Times New Roman"/>
                </w:rPr>
                <w:t>Gera e envia uma resposta ao usuário.</w:t>
              </w:r>
            </w:ins>
          </w:p>
        </w:tc>
      </w:tr>
      <w:tr w:rsidR="70C60923" w:rsidTr="70C60923" w14:paraId="1E79A1B3" w14:textId="77777777">
        <w:trPr>
          <w:trHeight w:val="300"/>
          <w:jc w:val="center"/>
          <w:ins w:author="KAUAN GUILHERME ALVES PINHEIRO SANTOS" w:date="2025-06-13T22:02:00Z" w:id="1563"/>
          <w:trPrChange w:author="KAUAN GUILHERME ALVES PINHEIRO SANTOS" w:date="2025-06-13T22:09:00Z" w:id="1564">
            <w:trPr>
              <w:trHeight w:val="300"/>
            </w:trPr>
          </w:trPrChange>
        </w:trPr>
        <w:tc>
          <w:tcPr>
            <w:tcW w:w="4530" w:type="dxa"/>
            <w:vAlign w:val="center"/>
            <w:tcPrChange w:author="KAUAN GUILHERME ALVES PINHEIRO SANTOS" w:date="2025-06-13T22:09:00Z" w:id="1565">
              <w:tcPr>
                <w:tcW w:w="4508" w:type="dxa"/>
              </w:tcPr>
            </w:tcPrChange>
          </w:tcPr>
          <w:p w:rsidR="7185316B" w:rsidP="70C60923" w:rsidRDefault="7185316B" w14:paraId="433980E7" w14:textId="1BD33338">
            <w:pPr>
              <w:jc w:val="center"/>
              <w:rPr>
                <w:rFonts w:ascii="Times New Roman" w:hAnsi="Times New Roman" w:eastAsia="Times New Roman" w:cs="Times New Roman"/>
                <w:rPrChange w:author="KAUAN GUILHERME ALVES PINHEIRO SANTOS" w:date="2025-06-13T20:56:00Z" w16du:dateUtc="2025-06-13T23:56:00Z" w:id="1566">
                  <w:rPr/>
                </w:rPrChange>
              </w:rPr>
            </w:pPr>
            <w:ins w:author="KAUAN GUILHERME ALVES PINHEIRO SANTOS" w:date="2025-06-13T22:03:00Z" w:id="1567">
              <w:r w:rsidRPr="0BC51242">
                <w:rPr>
                  <w:rFonts w:ascii="Times New Roman" w:hAnsi="Times New Roman" w:eastAsia="Times New Roman" w:cs="Times New Roman"/>
                  <w:rPrChange w:author="KAUAN GUILHERME ALVES PINHEIRO SANTOS" w:date="2025-06-13T20:56:00Z" w16du:dateUtc="2025-06-13T23:56:00Z" w:id="1568">
                    <w:rPr/>
                  </w:rPrChange>
                </w:rPr>
                <w:t>criarContexto(</w:t>
              </w:r>
            </w:ins>
            <w:ins w:author="KAUAN GUILHERME ALVES PINHEIRO SANTOS" w:date="2025-06-13T22:04:00Z" w:id="1569">
              <w:r w:rsidRPr="0BC51242">
                <w:rPr>
                  <w:rFonts w:ascii="Times New Roman" w:hAnsi="Times New Roman" w:eastAsia="Times New Roman" w:cs="Times New Roman"/>
                  <w:rPrChange w:author="KAUAN GUILHERME ALVES PINHEIRO SANTOS" w:date="2025-06-13T20:56:00Z" w16du:dateUtc="2025-06-13T23:56:00Z" w:id="1570">
                    <w:rPr/>
                  </w:rPrChange>
                </w:rPr>
                <w:t>dadosViagem</w:t>
              </w:r>
            </w:ins>
            <w:ins w:author="KAUAN GUILHERME ALVES PINHEIRO SANTOS" w:date="2025-06-13T22:03:00Z" w:id="1571">
              <w:r w:rsidRPr="0BC51242">
                <w:rPr>
                  <w:rFonts w:ascii="Times New Roman" w:hAnsi="Times New Roman" w:eastAsia="Times New Roman" w:cs="Times New Roman"/>
                  <w:rPrChange w:author="KAUAN GUILHERME ALVES PINHEIRO SANTOS" w:date="2025-06-13T20:56:00Z" w16du:dateUtc="2025-06-13T23:56:00Z" w:id="1572">
                    <w:rPr/>
                  </w:rPrChange>
                </w:rPr>
                <w:t>)</w:t>
              </w:r>
            </w:ins>
          </w:p>
        </w:tc>
        <w:tc>
          <w:tcPr>
            <w:tcW w:w="3745" w:type="dxa"/>
            <w:vAlign w:val="center"/>
            <w:tcPrChange w:author="KAUAN GUILHERME ALVES PINHEIRO SANTOS" w:date="2025-06-13T22:09:00Z" w:id="1573">
              <w:tcPr>
                <w:tcW w:w="4508" w:type="dxa"/>
                <w:gridSpan w:val="3"/>
              </w:tcPr>
            </w:tcPrChange>
          </w:tcPr>
          <w:p w:rsidR="7185316B" w:rsidRDefault="7185316B" w14:paraId="197EA95F" w14:textId="6C53F1D0">
            <w:pPr>
              <w:jc w:val="center"/>
              <w:rPr>
                <w:rFonts w:ascii="Times New Roman" w:hAnsi="Times New Roman" w:eastAsia="Times New Roman" w:cs="Times New Roman"/>
                <w:rPrChange w:author="KAUAN GUILHERME ALVES PINHEIRO SANTOS" w:date="2025-06-13T20:56:00Z" w16du:dateUtc="2025-06-13T23:56:00Z" w:id="1574">
                  <w:rPr>
                    <w:rFonts w:ascii="Aptos" w:hAnsi="Aptos" w:eastAsia="Aptos" w:cs="Aptos"/>
                  </w:rPr>
                </w:rPrChange>
              </w:rPr>
              <w:pPrChange w:author="KAUAN GUILHERME ALVES PINHEIRO SANTOS" w:date="2025-06-13T22:09:00Z" w:id="1575">
                <w:pPr/>
              </w:pPrChange>
            </w:pPr>
            <w:ins w:author="KAUAN GUILHERME ALVES PINHEIRO SANTOS" w:date="2025-06-13T22:03:00Z" w:id="1576">
              <w:r w:rsidRPr="0BC51242">
                <w:rPr>
                  <w:rFonts w:ascii="Times New Roman" w:hAnsi="Times New Roman" w:eastAsia="Times New Roman" w:cs="Times New Roman"/>
                </w:rPr>
                <w:t>Mantém a continuidade do diálogo com base em interações anteriores.</w:t>
              </w:r>
            </w:ins>
          </w:p>
        </w:tc>
      </w:tr>
      <w:tr w:rsidR="70C60923" w:rsidTr="70C60923" w14:paraId="14590312" w14:textId="77777777">
        <w:trPr>
          <w:trHeight w:val="300"/>
          <w:jc w:val="center"/>
          <w:ins w:author="KAUAN GUILHERME ALVES PINHEIRO SANTOS" w:date="2025-06-13T22:02:00Z" w:id="1577"/>
          <w:trPrChange w:author="KAUAN GUILHERME ALVES PINHEIRO SANTOS" w:date="2025-06-13T22:09:00Z" w:id="1578">
            <w:trPr>
              <w:trHeight w:val="300"/>
            </w:trPr>
          </w:trPrChange>
        </w:trPr>
        <w:tc>
          <w:tcPr>
            <w:tcW w:w="4530" w:type="dxa"/>
            <w:vAlign w:val="center"/>
            <w:tcPrChange w:author="KAUAN GUILHERME ALVES PINHEIRO SANTOS" w:date="2025-06-13T22:09:00Z" w:id="1579">
              <w:tcPr>
                <w:tcW w:w="4508" w:type="dxa"/>
              </w:tcPr>
            </w:tcPrChange>
          </w:tcPr>
          <w:p w:rsidR="7185316B" w:rsidP="70C60923" w:rsidRDefault="7185316B" w14:paraId="7A249E40" w14:textId="3C20911F">
            <w:pPr>
              <w:jc w:val="center"/>
              <w:rPr>
                <w:rFonts w:ascii="Times New Roman" w:hAnsi="Times New Roman" w:eastAsia="Times New Roman" w:cs="Times New Roman"/>
                <w:rPrChange w:author="KAUAN GUILHERME ALVES PINHEIRO SANTOS" w:date="2025-06-13T20:56:00Z" w16du:dateUtc="2025-06-13T23:56:00Z" w:id="1580">
                  <w:rPr/>
                </w:rPrChange>
              </w:rPr>
            </w:pPr>
            <w:ins w:author="KAUAN GUILHERME ALVES PINHEIRO SANTOS" w:date="2025-06-13T22:03:00Z" w:id="1581">
              <w:r w:rsidRPr="0BC51242">
                <w:rPr>
                  <w:rFonts w:ascii="Times New Roman" w:hAnsi="Times New Roman" w:eastAsia="Times New Roman" w:cs="Times New Roman"/>
                  <w:rPrChange w:author="KAUAN GUILHERME ALVES PINHEIRO SANTOS" w:date="2025-06-13T20:56:00Z" w16du:dateUtc="2025-06-13T23:56:00Z" w:id="1582">
                    <w:rPr/>
                  </w:rPrChange>
                </w:rPr>
                <w:t>buscarViagem(</w:t>
              </w:r>
            </w:ins>
            <w:ins w:author="KAUAN GUILHERME ALVES PINHEIRO SANTOS" w:date="2025-06-13T22:04:00Z" w:id="1583">
              <w:r w:rsidRPr="0BC51242">
                <w:rPr>
                  <w:rFonts w:ascii="Times New Roman" w:hAnsi="Times New Roman" w:eastAsia="Times New Roman" w:cs="Times New Roman"/>
                  <w:rPrChange w:author="KAUAN GUILHERME ALVES PINHEIRO SANTOS" w:date="2025-06-13T20:56:00Z" w16du:dateUtc="2025-06-13T23:56:00Z" w:id="1584">
                    <w:rPr/>
                  </w:rPrChange>
                </w:rPr>
                <w:t>dadosViagem, contexto)</w:t>
              </w:r>
            </w:ins>
          </w:p>
        </w:tc>
        <w:tc>
          <w:tcPr>
            <w:tcW w:w="3745" w:type="dxa"/>
            <w:vAlign w:val="center"/>
            <w:tcPrChange w:author="KAUAN GUILHERME ALVES PINHEIRO SANTOS" w:date="2025-06-13T22:09:00Z" w:id="1585">
              <w:tcPr>
                <w:tcW w:w="4508" w:type="dxa"/>
                <w:gridSpan w:val="3"/>
              </w:tcPr>
            </w:tcPrChange>
          </w:tcPr>
          <w:p w:rsidR="7185316B" w:rsidRDefault="7185316B" w14:paraId="365E32AA" w14:textId="6190358B">
            <w:pPr>
              <w:jc w:val="center"/>
              <w:rPr>
                <w:rFonts w:ascii="Times New Roman" w:hAnsi="Times New Roman" w:eastAsia="Times New Roman" w:cs="Times New Roman"/>
                <w:rPrChange w:author="KAUAN GUILHERME ALVES PINHEIRO SANTOS" w:date="2025-06-13T20:56:00Z" w16du:dateUtc="2025-06-13T23:56:00Z" w:id="1586">
                  <w:rPr>
                    <w:rFonts w:ascii="Aptos" w:hAnsi="Aptos" w:eastAsia="Aptos" w:cs="Aptos"/>
                  </w:rPr>
                </w:rPrChange>
              </w:rPr>
              <w:pPrChange w:author="KAUAN GUILHERME ALVES PINHEIRO SANTOS" w:date="2025-06-13T22:09:00Z" w:id="1587">
                <w:pPr/>
              </w:pPrChange>
            </w:pPr>
            <w:ins w:author="KAUAN GUILHERME ALVES PINHEIRO SANTOS" w:date="2025-06-13T22:03:00Z" w:id="1588">
              <w:r w:rsidRPr="0BC51242">
                <w:rPr>
                  <w:rFonts w:ascii="Times New Roman" w:hAnsi="Times New Roman" w:eastAsia="Times New Roman" w:cs="Times New Roman"/>
                </w:rPr>
                <w:t>Realiza a busca por voos conforme os dados fornecidos.</w:t>
              </w:r>
            </w:ins>
          </w:p>
        </w:tc>
      </w:tr>
    </w:tbl>
    <w:p w:rsidR="00584D84" w:rsidP="70C60923" w:rsidRDefault="1278C3CA" w14:paraId="3625E11B" w14:textId="5AB42360">
      <w:pPr>
        <w:jc w:val="center"/>
        <w:rPr>
          <w:ins w:author="KAUAN GUILHERME ALVES PINHEIRO SANTOS" w:date="2025-06-13T21:21:00Z" w16du:dateUtc="2025-06-13T21:21:21Z" w:id="1589"/>
          <w:rFonts w:ascii="Times New Roman" w:hAnsi="Times New Roman" w:eastAsia="Times New Roman" w:cs="Times New Roman"/>
        </w:rPr>
      </w:pPr>
      <w:ins w:author="KAUAN GUILHERME ALVES PINHEIRO SANTOS" w:date="2025-06-13T21:59:00Z" w:id="1590">
        <w:r w:rsidRPr="0BC51242">
          <w:rPr>
            <w:rFonts w:ascii="Times New Roman" w:hAnsi="Times New Roman" w:eastAsia="Times New Roman" w:cs="Times New Roman"/>
            <w:rPrChange w:author="KAUAN GUILHERME ALVES PINHEIRO SANTOS" w:date="2025-06-13T20:56:00Z" w16du:dateUtc="2025-06-13T23:56:00Z" w:id="1591">
              <w:rPr/>
            </w:rPrChange>
          </w:rPr>
          <w:t>Fonte: Autoria pr</w:t>
        </w:r>
        <w:r w:rsidRPr="0BC51242">
          <w:rPr>
            <w:rFonts w:hint="eastAsia" w:ascii="Times New Roman" w:hAnsi="Times New Roman" w:eastAsia="Times New Roman" w:cs="Times New Roman"/>
            <w:rPrChange w:author="KAUAN GUILHERME ALVES PINHEIRO SANTOS" w:date="2025-06-13T20:56:00Z" w16du:dateUtc="2025-06-13T23:56:00Z" w:id="1592">
              <w:rPr>
                <w:rFonts w:hint="eastAsia"/>
              </w:rPr>
            </w:rPrChange>
          </w:rPr>
          <w:t>ó</w:t>
        </w:r>
        <w:r w:rsidRPr="0BC51242">
          <w:rPr>
            <w:rFonts w:ascii="Times New Roman" w:hAnsi="Times New Roman" w:eastAsia="Times New Roman" w:cs="Times New Roman"/>
            <w:rPrChange w:author="KAUAN GUILHERME ALVES PINHEIRO SANTOS" w:date="2025-06-13T20:56:00Z" w16du:dateUtc="2025-06-13T23:56:00Z" w:id="1593">
              <w:rPr/>
            </w:rPrChange>
          </w:rPr>
          <w:t>pria, 2025.</w:t>
        </w:r>
      </w:ins>
    </w:p>
    <w:p w:rsidR="00584D84" w:rsidP="0F56D97C" w:rsidRDefault="4C6EA4AC" w14:paraId="6F0392CB" w14:textId="154B6DFB">
      <w:pPr>
        <w:pStyle w:val="Title"/>
        <w:rPr>
          <w:ins w:author="KAUAN GUILHERME ALVES PINHEIRO SANTOS" w:date="2025-06-13T22:04:00Z" w16du:dateUtc="2025-06-13T22:04:51Z" w:id="1410709062"/>
          <w:rFonts w:ascii="Times New Roman" w:hAnsi="Times New Roman" w:eastAsia="Times New Roman" w:cs="Times New Roman"/>
          <w:b w:val="1"/>
          <w:bCs w:val="1"/>
          <w:rPrChange w:author="RAYLAN BRUNO SANTANA CARVALHO" w:date="2025-06-14T01:35:11.812Z" w:id="1611794522">
            <w:rPr>
              <w:ins w:author="KAUAN GUILHERME ALVES PINHEIRO SANTOS" w:date="2025-06-13T22:04:00Z" w16du:dateUtc="2025-06-13T22:04:51Z" w:id="1230697432"/>
              <w:rFonts w:ascii="Times New Roman" w:hAnsi="Times New Roman" w:eastAsia="Times New Roman" w:cs="Times New Roman"/>
            </w:rPr>
          </w:rPrChange>
        </w:rPr>
        <w:pPrChange w:author="KAUAN GUILHERME ALVES PINHEIRO SANTOS" w:date="2025-06-14T01:55:17.357Z">
          <w:pPr>
            <w:jc w:val="both"/>
          </w:pPr>
        </w:pPrChange>
      </w:pPr>
      <w:ins w:author="KAUAN GUILHERME ALVES PINHEIRO SANTOS" w:date="2025-06-13T22:04:00Z" w:id="405776182">
        <w:r w:rsidR="4C6EA4AC">
          <w:t>4.5.3 IA</w:t>
        </w:r>
      </w:ins>
    </w:p>
    <w:p w:rsidR="00584D84" w:rsidP="70C60923" w:rsidRDefault="393749B3" w14:paraId="31516B74" w14:textId="47C33397">
      <w:pPr>
        <w:ind w:firstLine="708"/>
        <w:jc w:val="both"/>
        <w:rPr>
          <w:ins w:author="KAUAN GUILHERME ALVES PINHEIRO SANTOS" w:date="2025-06-13T22:08:00Z" w16du:dateUtc="2025-06-13T22:08:35Z" w:id="1597"/>
          <w:rFonts w:ascii="Times New Roman" w:hAnsi="Times New Roman" w:eastAsia="Times New Roman" w:cs="Times New Roman"/>
          <w:rPrChange w:author="KAUAN GUILHERME ALVES PINHEIRO SANTOS" w:date="2025-06-13T20:56:00Z" w16du:dateUtc="2025-06-13T23:56:00Z" w:id="1598">
            <w:rPr>
              <w:ins w:author="KAUAN GUILHERME ALVES PINHEIRO SANTOS" w:date="2025-06-13T22:08:00Z" w16du:dateUtc="2025-06-13T22:08:35Z" w:id="1599"/>
              <w:rFonts w:ascii="Aptos" w:hAnsi="Aptos" w:eastAsia="Aptos" w:cs="Aptos"/>
            </w:rPr>
          </w:rPrChange>
        </w:rPr>
      </w:pPr>
      <w:ins w:author="KAUAN GUILHERME ALVES PINHEIRO SANTOS" w:date="2025-06-13T22:07:00Z" w:id="1600">
        <w:r w:rsidRPr="0BC51242">
          <w:rPr>
            <w:rFonts w:ascii="Times New Roman" w:hAnsi="Times New Roman" w:eastAsia="Times New Roman" w:cs="Times New Roman"/>
          </w:rPr>
          <w:t>A classe “I</w:t>
        </w:r>
      </w:ins>
      <w:ins w:author="KAUAN GUILHERME ALVES PINHEIRO SANTOS" w:date="2025-06-13T22:08:00Z" w:id="1601">
        <w:r w:rsidRPr="0BC51242">
          <w:rPr>
            <w:rFonts w:ascii="Times New Roman" w:hAnsi="Times New Roman" w:eastAsia="Times New Roman" w:cs="Times New Roman"/>
          </w:rPr>
          <w:t>A” representa o módulo de inteligência artificial do sistema, utilizado para interpretar mensagens, gerar respostas, criar contextos e auxiliar na tomada de decisão automatizada do sistema.</w:t>
        </w:r>
      </w:ins>
    </w:p>
    <w:p w:rsidR="00584D84" w:rsidP="70C60923" w:rsidRDefault="41AC69BD" w14:paraId="22F0C1D0" w14:textId="7A64AE36">
      <w:pPr>
        <w:jc w:val="center"/>
        <w:rPr>
          <w:ins w:author="KAUAN GUILHERME ALVES PINHEIRO SANTOS" w:date="2025-06-13T22:10:00Z" w16du:dateUtc="2025-06-13T22:10:07Z" w:id="1003464301"/>
          <w:rFonts w:ascii="Times New Roman" w:hAnsi="Times New Roman" w:eastAsia="Times New Roman" w:cs="Times New Roman"/>
        </w:rPr>
      </w:pPr>
      <w:ins w:author="KAUAN GUILHERME ALVES PINHEIRO SANTOS" w:date="2025-06-13T22:09:00Z" w:id="105660359">
        <w:r w:rsidRPr="0F56D97C" w:rsidR="41AC69BD">
          <w:rPr>
            <w:rFonts w:ascii="Times New Roman" w:hAnsi="Times New Roman" w:eastAsia="Times New Roman" w:cs="Times New Roman"/>
            <w:rPrChange w:author="KAUAN GUILHERME ALVES PINHEIRO SANTOS" w:date="2025-06-13T20:56:00Z" w:id="1848723605"/>
          </w:rPr>
          <w:t xml:space="preserve">Tabela </w:t>
        </w:r>
      </w:ins>
      <w:ins w:author="RAYLAN BRUNO SANTANA CARVALHO" w:date="2025-06-14T01:56:13.398Z" w:id="891915764">
        <w:r w:rsidRPr="0F56D97C" w:rsidR="35F264FE">
          <w:rPr>
            <w:rFonts w:ascii="Times New Roman" w:hAnsi="Times New Roman" w:eastAsia="Times New Roman" w:cs="Times New Roman"/>
          </w:rPr>
          <w:t>7</w:t>
        </w:r>
      </w:ins>
      <w:ins w:author="KAUAN GUILHERME ALVES PINHEIRO SANTOS" w:date="2025-06-13T22:09:00Z" w:id="930734201">
        <w:del w:author="RAYLAN BRUNO SANTANA CARVALHO" w:date="2025-06-14T01:56:13.119Z" w:id="1286284927">
          <w:r w:rsidRPr="0F56D97C" w:rsidDel="41AC69BD">
            <w:rPr>
              <w:rFonts w:ascii="Times New Roman" w:hAnsi="Times New Roman" w:eastAsia="Times New Roman" w:cs="Times New Roman"/>
              <w:rPrChange w:author="KAUAN GUILHERME ALVES PINHEIRO SANTOS" w:date="2025-06-13T20:56:00Z" w:id="1239429902"/>
            </w:rPr>
            <w:delText>X</w:delText>
          </w:r>
        </w:del>
        <w:r w:rsidRPr="0F56D97C" w:rsidR="41AC69BD">
          <w:rPr>
            <w:rFonts w:ascii="Times New Roman" w:hAnsi="Times New Roman" w:eastAsia="Times New Roman" w:cs="Times New Roman"/>
            <w:rPrChange w:author="KAUAN GUILHERME ALVES PINHEIRO SANTOS" w:date="2025-06-13T20:56:00Z" w:id="785274176"/>
          </w:rPr>
          <w:t xml:space="preserve"> </w:t>
        </w:r>
        <w:r w:rsidRPr="0F56D97C" w:rsidR="41AC69BD">
          <w:rPr>
            <w:rFonts w:ascii="Times New Roman" w:hAnsi="Times New Roman" w:eastAsia="Times New Roman" w:cs="Times New Roman"/>
            <w:rPrChange w:author="KAUAN GUILHERME ALVES PINHEIRO SANTOS" w:date="2025-06-13T20:56:00Z" w:id="2096014921"/>
          </w:rPr>
          <w:t>–</w:t>
        </w:r>
        <w:r w:rsidRPr="0F56D97C" w:rsidR="41AC69BD">
          <w:rPr>
            <w:rFonts w:ascii="Times New Roman" w:hAnsi="Times New Roman" w:eastAsia="Times New Roman" w:cs="Times New Roman"/>
            <w:rPrChange w:author="KAUAN GUILHERME ALVES PINHEIRO SANTOS" w:date="2025-06-13T20:56:00Z" w:id="1515111697"/>
          </w:rPr>
          <w:t xml:space="preserve"> </w:t>
        </w:r>
      </w:ins>
      <w:ins w:author="KAUAN GUILHERME ALVES PINHEIRO SANTOS" w:date="2025-06-13T22:14:00Z" w:id="1239744249">
        <w:r w:rsidRPr="0F56D97C" w:rsidR="43245ECE">
          <w:rPr>
            <w:rFonts w:ascii="Times New Roman" w:hAnsi="Times New Roman" w:eastAsia="Times New Roman" w:cs="Times New Roman"/>
            <w:rPrChange w:author="KAUAN GUILHERME ALVES PINHEIRO SANTOS" w:date="2025-06-13T20:56:00Z" w:id="990618885"/>
          </w:rPr>
          <w:t>Atri</w:t>
        </w:r>
      </w:ins>
      <w:ins w:author="KAUAN GUILHERME ALVES PINHEIRO SANTOS" w:date="2025-06-13T22:15:00Z" w:id="1595941589">
        <w:r w:rsidRPr="0F56D97C" w:rsidR="43245ECE">
          <w:rPr>
            <w:rFonts w:ascii="Times New Roman" w:hAnsi="Times New Roman" w:eastAsia="Times New Roman" w:cs="Times New Roman"/>
            <w:rPrChange w:author="KAUAN GUILHERME ALVES PINHEIRO SANTOS" w:date="2025-06-13T20:56:00Z" w:id="775262720"/>
          </w:rPr>
          <w:t xml:space="preserve">butos </w:t>
        </w:r>
      </w:ins>
      <w:ins w:author="KAUAN GUILHERME ALVES PINHEIRO SANTOS" w:date="2025-06-13T22:09:00Z" w:id="185604114">
        <w:r w:rsidRPr="0F56D97C" w:rsidR="41AC69BD">
          <w:rPr>
            <w:rFonts w:ascii="Times New Roman" w:hAnsi="Times New Roman" w:eastAsia="Times New Roman" w:cs="Times New Roman"/>
            <w:rPrChange w:author="KAUAN GUILHERME ALVES PINHEIRO SANTOS" w:date="2025-06-13T20:56:00Z" w:id="2062185148"/>
          </w:rPr>
          <w:t>d</w:t>
        </w:r>
      </w:ins>
      <w:ins w:author="KAUAN GUILHERME ALVES PINHEIRO SANTOS" w:date="2025-06-13T22:14:00Z" w:id="430022426">
        <w:r w:rsidRPr="0F56D97C" w:rsidR="0B03BE72">
          <w:rPr>
            <w:rFonts w:ascii="Times New Roman" w:hAnsi="Times New Roman" w:eastAsia="Times New Roman" w:cs="Times New Roman"/>
            <w:rPrChange w:author="KAUAN GUILHERME ALVES PINHEIRO SANTOS" w:date="2025-06-13T20:56:00Z" w:id="1744467415"/>
          </w:rPr>
          <w:t>a IA</w:t>
        </w:r>
      </w:ins>
    </w:p>
    <w:tbl>
      <w:tblPr>
        <w:tblStyle w:val="TableGrid"/>
        <w:tblW w:w="0" w:type="auto"/>
        <w:jc w:val="center"/>
        <w:tblLayout w:type="fixed"/>
        <w:tblLook w:val="06A0" w:firstRow="1" w:lastRow="0" w:firstColumn="1" w:lastColumn="0" w:noHBand="1" w:noVBand="1"/>
        <w:tblPrChange w:author="KAUAN GUILHERME ALVES PINHEIRO SANTOS" w:date="2025-06-13T22:12:00Z" w:id="1615">
          <w:tblPr>
            <w:tblStyle w:val="TableGrid"/>
            <w:tblW w:w="0" w:type="nil"/>
            <w:tblLayout w:type="fixed"/>
            <w:tblLook w:val="06A0" w:firstRow="1" w:lastRow="0" w:firstColumn="1" w:lastColumn="0" w:noHBand="1" w:noVBand="1"/>
          </w:tblPr>
        </w:tblPrChange>
      </w:tblPr>
      <w:tblGrid>
        <w:gridCol w:w="1955"/>
        <w:gridCol w:w="3910"/>
        <w:tblGridChange w:id="1616">
          <w:tblGrid>
            <w:gridCol w:w="1955"/>
            <w:gridCol w:w="2553"/>
            <w:gridCol w:w="1357"/>
            <w:gridCol w:w="3151"/>
          </w:tblGrid>
        </w:tblGridChange>
      </w:tblGrid>
      <w:tr w:rsidR="70C60923" w:rsidTr="70C60923" w14:paraId="2BCA65BE" w14:textId="77777777">
        <w:trPr>
          <w:trHeight w:val="300"/>
          <w:jc w:val="center"/>
          <w:ins w:author="KAUAN GUILHERME ALVES PINHEIRO SANTOS" w:date="2025-06-13T22:10:00Z" w:id="1617"/>
          <w:trPrChange w:author="KAUAN GUILHERME ALVES PINHEIRO SANTOS" w:date="2025-06-13T22:12:00Z" w:id="1618">
            <w:trPr>
              <w:trHeight w:val="300"/>
            </w:trPr>
          </w:trPrChange>
        </w:trPr>
        <w:tc>
          <w:tcPr>
            <w:tcW w:w="1955" w:type="dxa"/>
            <w:tcPrChange w:author="KAUAN GUILHERME ALVES PINHEIRO SANTOS" w:date="2025-06-13T22:12:00Z" w:id="1619">
              <w:tcPr>
                <w:tcW w:w="4508" w:type="dxa"/>
                <w:gridSpan w:val="2"/>
              </w:tcPr>
            </w:tcPrChange>
          </w:tcPr>
          <w:p w:rsidR="70C60923" w:rsidP="70C60923" w:rsidRDefault="70C60923" w14:paraId="6230EB13" w14:textId="600137D9">
            <w:pPr>
              <w:jc w:val="center"/>
              <w:rPr>
                <w:rFonts w:ascii="Times New Roman" w:hAnsi="Times New Roman" w:eastAsia="Times New Roman" w:cs="Times New Roman"/>
                <w:b/>
                <w:rPrChange w:author="KAUAN GUILHERME ALVES PINHEIRO SANTOS" w:date="2025-06-13T20:56:00Z" w16du:dateUtc="2025-06-13T23:56:00Z" w:id="1620">
                  <w:rPr>
                    <w:b/>
                    <w:bCs/>
                  </w:rPr>
                </w:rPrChange>
              </w:rPr>
            </w:pPr>
            <w:del w:author="KAUAN GUILHERME ALVES PINHEIRO SANTOS" w:date="2025-06-13T22:12:00Z" w:id="1621">
              <w:r w:rsidRPr="0BC51242" w:rsidDel="70C60923">
                <w:rPr>
                  <w:rFonts w:ascii="Times New Roman" w:hAnsi="Times New Roman" w:eastAsia="Times New Roman" w:cs="Times New Roman"/>
                  <w:b/>
                  <w:rPrChange w:author="KAUAN GUILHERME ALVES PINHEIRO SANTOS" w:date="2025-06-13T20:56:00Z" w16du:dateUtc="2025-06-13T23:56:00Z" w:id="1622">
                    <w:rPr>
                      <w:b/>
                      <w:bCs/>
                    </w:rPr>
                  </w:rPrChange>
                </w:rPr>
                <w:delText>M</w:delText>
              </w:r>
              <w:r w:rsidRPr="0BC51242" w:rsidDel="70C60923">
                <w:rPr>
                  <w:rFonts w:hint="eastAsia" w:ascii="Times New Roman" w:hAnsi="Times New Roman" w:eastAsia="Times New Roman" w:cs="Times New Roman"/>
                  <w:b/>
                  <w:rPrChange w:author="KAUAN GUILHERME ALVES PINHEIRO SANTOS" w:date="2025-06-13T20:56:00Z" w16du:dateUtc="2025-06-13T23:56:00Z" w:id="1623">
                    <w:rPr>
                      <w:rFonts w:hint="eastAsia"/>
                      <w:b/>
                      <w:bCs/>
                    </w:rPr>
                  </w:rPrChange>
                </w:rPr>
                <w:delText>é</w:delText>
              </w:r>
              <w:r w:rsidRPr="0BC51242" w:rsidDel="70C60923">
                <w:rPr>
                  <w:rFonts w:ascii="Times New Roman" w:hAnsi="Times New Roman" w:eastAsia="Times New Roman" w:cs="Times New Roman"/>
                  <w:b/>
                  <w:rPrChange w:author="KAUAN GUILHERME ALVES PINHEIRO SANTOS" w:date="2025-06-13T20:56:00Z" w16du:dateUtc="2025-06-13T23:56:00Z" w:id="1624">
                    <w:rPr>
                      <w:b/>
                      <w:bCs/>
                    </w:rPr>
                  </w:rPrChange>
                </w:rPr>
                <w:delText>todos</w:delText>
              </w:r>
            </w:del>
            <w:ins w:author="KAUAN GUILHERME ALVES PINHEIRO SANTOS" w:date="2025-06-13T22:12:00Z" w:id="1625">
              <w:r w:rsidRPr="0BC51242" w:rsidR="558B4321">
                <w:rPr>
                  <w:rFonts w:ascii="Times New Roman" w:hAnsi="Times New Roman" w:eastAsia="Times New Roman" w:cs="Times New Roman"/>
                  <w:b/>
                  <w:rPrChange w:author="KAUAN GUILHERME ALVES PINHEIRO SANTOS" w:date="2025-06-13T20:56:00Z" w16du:dateUtc="2025-06-13T23:56:00Z" w:id="1626">
                    <w:rPr>
                      <w:b/>
                      <w:bCs/>
                    </w:rPr>
                  </w:rPrChange>
                </w:rPr>
                <w:t>Atributo</w:t>
              </w:r>
            </w:ins>
          </w:p>
        </w:tc>
        <w:tc>
          <w:tcPr>
            <w:tcW w:w="3910" w:type="dxa"/>
            <w:tcPrChange w:author="KAUAN GUILHERME ALVES PINHEIRO SANTOS" w:date="2025-06-13T22:12:00Z" w:id="1627">
              <w:tcPr>
                <w:tcW w:w="4508" w:type="dxa"/>
                <w:gridSpan w:val="2"/>
              </w:tcPr>
            </w:tcPrChange>
          </w:tcPr>
          <w:p w:rsidR="70C60923" w:rsidP="70C60923" w:rsidRDefault="70C60923" w14:paraId="21813822" w14:textId="739EDBD3">
            <w:pPr>
              <w:jc w:val="center"/>
              <w:rPr>
                <w:rFonts w:ascii="Times New Roman" w:hAnsi="Times New Roman" w:eastAsia="Times New Roman" w:cs="Times New Roman"/>
                <w:b/>
                <w:rPrChange w:author="KAUAN GUILHERME ALVES PINHEIRO SANTOS" w:date="2025-06-13T20:56:00Z" w16du:dateUtc="2025-06-13T23:56:00Z" w:id="1628">
                  <w:rPr>
                    <w:b/>
                    <w:bCs/>
                  </w:rPr>
                </w:rPrChange>
              </w:rPr>
            </w:pPr>
            <w:r w:rsidRPr="0BC51242">
              <w:rPr>
                <w:rFonts w:ascii="Times New Roman" w:hAnsi="Times New Roman" w:eastAsia="Times New Roman" w:cs="Times New Roman"/>
                <w:b/>
                <w:rPrChange w:author="KAUAN GUILHERME ALVES PINHEIRO SANTOS" w:date="2025-06-13T20:56:00Z" w16du:dateUtc="2025-06-13T23:56:00Z" w:id="1629">
                  <w:rPr>
                    <w:b/>
                    <w:bCs/>
                  </w:rPr>
                </w:rPrChange>
              </w:rPr>
              <w:t>Significado</w:t>
            </w:r>
          </w:p>
        </w:tc>
      </w:tr>
      <w:tr w:rsidR="70C60923" w:rsidTr="70C60923" w14:paraId="59CCA3FD" w14:textId="77777777">
        <w:trPr>
          <w:trHeight w:val="300"/>
          <w:jc w:val="center"/>
          <w:ins w:author="KAUAN GUILHERME ALVES PINHEIRO SANTOS" w:date="2025-06-13T22:10:00Z" w:id="1630"/>
          <w:trPrChange w:author="KAUAN GUILHERME ALVES PINHEIRO SANTOS" w:date="2025-06-13T22:12:00Z" w:id="1631">
            <w:trPr>
              <w:trHeight w:val="300"/>
            </w:trPr>
          </w:trPrChange>
        </w:trPr>
        <w:tc>
          <w:tcPr>
            <w:tcW w:w="1955" w:type="dxa"/>
            <w:vAlign w:val="center"/>
            <w:tcPrChange w:author="KAUAN GUILHERME ALVES PINHEIRO SANTOS" w:date="2025-06-13T22:12:00Z" w:id="1632">
              <w:tcPr>
                <w:tcW w:w="4508" w:type="dxa"/>
                <w:gridSpan w:val="2"/>
              </w:tcPr>
            </w:tcPrChange>
          </w:tcPr>
          <w:p w:rsidR="41AC69BD" w:rsidP="70C60923" w:rsidRDefault="41AC69BD" w14:paraId="193CC33A" w14:textId="0D02818C">
            <w:pPr>
              <w:jc w:val="center"/>
              <w:rPr>
                <w:rFonts w:ascii="Times New Roman" w:hAnsi="Times New Roman" w:eastAsia="Times New Roman" w:cs="Times New Roman"/>
                <w:rPrChange w:author="KAUAN GUILHERME ALVES PINHEIRO SANTOS" w:date="2025-06-13T20:56:00Z" w16du:dateUtc="2025-06-13T23:56:00Z" w:id="1633">
                  <w:rPr/>
                </w:rPrChange>
              </w:rPr>
            </w:pPr>
            <w:ins w:author="KAUAN GUILHERME ALVES PINHEIRO SANTOS" w:date="2025-06-13T22:10:00Z" w:id="1634">
              <w:r w:rsidRPr="0BC51242">
                <w:rPr>
                  <w:rFonts w:ascii="Times New Roman" w:hAnsi="Times New Roman" w:eastAsia="Times New Roman" w:cs="Times New Roman"/>
                  <w:rPrChange w:author="KAUAN GUILHERME ALVES PINHEIRO SANTOS" w:date="2025-06-13T20:56:00Z" w16du:dateUtc="2025-06-13T23:56:00Z" w:id="1635">
                    <w:rPr/>
                  </w:rPrChange>
                </w:rPr>
                <w:t>modelo</w:t>
              </w:r>
            </w:ins>
          </w:p>
        </w:tc>
        <w:tc>
          <w:tcPr>
            <w:tcW w:w="3910" w:type="dxa"/>
            <w:vAlign w:val="center"/>
            <w:tcPrChange w:author="KAUAN GUILHERME ALVES PINHEIRO SANTOS" w:date="2025-06-13T22:12:00Z" w:id="1636">
              <w:tcPr>
                <w:tcW w:w="4508" w:type="dxa"/>
                <w:gridSpan w:val="2"/>
              </w:tcPr>
            </w:tcPrChange>
          </w:tcPr>
          <w:p w:rsidR="41AC69BD" w:rsidRDefault="41AC69BD" w14:paraId="07E8A53A" w14:textId="45BE98CC">
            <w:pPr>
              <w:jc w:val="center"/>
              <w:rPr>
                <w:rFonts w:ascii="Times New Roman" w:hAnsi="Times New Roman" w:eastAsia="Times New Roman" w:cs="Times New Roman"/>
                <w:rPrChange w:author="KAUAN GUILHERME ALVES PINHEIRO SANTOS" w:date="2025-06-13T20:56:00Z" w16du:dateUtc="2025-06-13T23:56:00Z" w:id="1637">
                  <w:rPr>
                    <w:rFonts w:ascii="Aptos" w:hAnsi="Aptos" w:eastAsia="Aptos" w:cs="Aptos"/>
                  </w:rPr>
                </w:rPrChange>
              </w:rPr>
              <w:pPrChange w:author="KAUAN GUILHERME ALVES PINHEIRO SANTOS" w:date="2025-06-13T22:10:00Z" w:id="1638">
                <w:pPr/>
              </w:pPrChange>
            </w:pPr>
            <w:ins w:author="KAUAN GUILHERME ALVES PINHEIRO SANTOS" w:date="2025-06-13T22:10:00Z" w:id="1639">
              <w:r w:rsidRPr="0BC51242">
                <w:rPr>
                  <w:rFonts w:ascii="Times New Roman" w:hAnsi="Times New Roman" w:eastAsia="Times New Roman" w:cs="Times New Roman"/>
                </w:rPr>
                <w:t>Nome do modelo de linguagem utilizado.</w:t>
              </w:r>
            </w:ins>
          </w:p>
        </w:tc>
      </w:tr>
      <w:tr w:rsidR="70C60923" w:rsidTr="70C60923" w14:paraId="4ED8367A" w14:textId="77777777">
        <w:trPr>
          <w:trHeight w:val="300"/>
          <w:jc w:val="center"/>
          <w:ins w:author="KAUAN GUILHERME ALVES PINHEIRO SANTOS" w:date="2025-06-13T22:10:00Z" w:id="1640"/>
          <w:trPrChange w:author="KAUAN GUILHERME ALVES PINHEIRO SANTOS" w:date="2025-06-13T22:12:00Z" w:id="1641">
            <w:trPr>
              <w:trHeight w:val="300"/>
            </w:trPr>
          </w:trPrChange>
        </w:trPr>
        <w:tc>
          <w:tcPr>
            <w:tcW w:w="1955" w:type="dxa"/>
            <w:vAlign w:val="center"/>
            <w:tcPrChange w:author="KAUAN GUILHERME ALVES PINHEIRO SANTOS" w:date="2025-06-13T22:12:00Z" w:id="1642">
              <w:tcPr>
                <w:tcW w:w="4508" w:type="dxa"/>
                <w:gridSpan w:val="2"/>
              </w:tcPr>
            </w:tcPrChange>
          </w:tcPr>
          <w:p w:rsidR="41AC69BD" w:rsidP="70C60923" w:rsidRDefault="41AC69BD" w14:paraId="3462E856" w14:textId="0C6EAC40">
            <w:pPr>
              <w:jc w:val="center"/>
              <w:rPr>
                <w:rFonts w:ascii="Times New Roman" w:hAnsi="Times New Roman" w:eastAsia="Times New Roman" w:cs="Times New Roman"/>
                <w:rPrChange w:author="KAUAN GUILHERME ALVES PINHEIRO SANTOS" w:date="2025-06-13T20:56:00Z" w16du:dateUtc="2025-06-13T23:56:00Z" w:id="1643">
                  <w:rPr/>
                </w:rPrChange>
              </w:rPr>
            </w:pPr>
            <w:ins w:author="KAUAN GUILHERME ALVES PINHEIRO SANTOS" w:date="2025-06-13T22:11:00Z" w:id="1644">
              <w:r w:rsidRPr="0BC51242">
                <w:rPr>
                  <w:rFonts w:ascii="Times New Roman" w:hAnsi="Times New Roman" w:eastAsia="Times New Roman" w:cs="Times New Roman"/>
                  <w:rPrChange w:author="KAUAN GUILHERME ALVES PINHEIRO SANTOS" w:date="2025-06-13T20:56:00Z" w16du:dateUtc="2025-06-13T23:56:00Z" w:id="1645">
                    <w:rPr/>
                  </w:rPrChange>
                </w:rPr>
                <w:t>apikey</w:t>
              </w:r>
            </w:ins>
          </w:p>
        </w:tc>
        <w:tc>
          <w:tcPr>
            <w:tcW w:w="3910" w:type="dxa"/>
            <w:vAlign w:val="center"/>
            <w:tcPrChange w:author="KAUAN GUILHERME ALVES PINHEIRO SANTOS" w:date="2025-06-13T22:12:00Z" w:id="1646">
              <w:tcPr>
                <w:tcW w:w="4508" w:type="dxa"/>
                <w:gridSpan w:val="2"/>
              </w:tcPr>
            </w:tcPrChange>
          </w:tcPr>
          <w:p w:rsidR="41AC69BD" w:rsidRDefault="41AC69BD" w14:paraId="326C3C04" w14:textId="3D172061">
            <w:pPr>
              <w:jc w:val="center"/>
              <w:rPr>
                <w:rFonts w:ascii="Times New Roman" w:hAnsi="Times New Roman" w:eastAsia="Times New Roman" w:cs="Times New Roman"/>
                <w:rPrChange w:author="KAUAN GUILHERME ALVES PINHEIRO SANTOS" w:date="2025-06-13T20:56:00Z" w16du:dateUtc="2025-06-13T23:56:00Z" w:id="1647">
                  <w:rPr>
                    <w:rFonts w:ascii="Aptos" w:hAnsi="Aptos" w:eastAsia="Aptos" w:cs="Aptos"/>
                  </w:rPr>
                </w:rPrChange>
              </w:rPr>
              <w:pPrChange w:author="KAUAN GUILHERME ALVES PINHEIRO SANTOS" w:date="2025-06-13T22:11:00Z" w:id="1648">
                <w:pPr/>
              </w:pPrChange>
            </w:pPr>
            <w:ins w:author="KAUAN GUILHERME ALVES PINHEIRO SANTOS" w:date="2025-06-13T22:11:00Z" w:id="1649">
              <w:r w:rsidRPr="0BC51242">
                <w:rPr>
                  <w:rFonts w:ascii="Times New Roman" w:hAnsi="Times New Roman" w:eastAsia="Times New Roman" w:cs="Times New Roman"/>
                </w:rPr>
                <w:t>Chave de acesso à API da IA.</w:t>
              </w:r>
            </w:ins>
          </w:p>
        </w:tc>
      </w:tr>
      <w:tr w:rsidR="70C60923" w:rsidTr="70C60923" w14:paraId="0ADC3A3C" w14:textId="77777777">
        <w:trPr>
          <w:trHeight w:val="300"/>
          <w:jc w:val="center"/>
          <w:ins w:author="KAUAN GUILHERME ALVES PINHEIRO SANTOS" w:date="2025-06-13T22:10:00Z" w:id="1650"/>
          <w:trPrChange w:author="KAUAN GUILHERME ALVES PINHEIRO SANTOS" w:date="2025-06-13T22:12:00Z" w:id="1651">
            <w:trPr>
              <w:trHeight w:val="300"/>
            </w:trPr>
          </w:trPrChange>
        </w:trPr>
        <w:tc>
          <w:tcPr>
            <w:tcW w:w="1955" w:type="dxa"/>
            <w:vAlign w:val="center"/>
            <w:tcPrChange w:author="KAUAN GUILHERME ALVES PINHEIRO SANTOS" w:date="2025-06-13T22:12:00Z" w:id="1652">
              <w:tcPr>
                <w:tcW w:w="4508" w:type="dxa"/>
                <w:gridSpan w:val="2"/>
              </w:tcPr>
            </w:tcPrChange>
          </w:tcPr>
          <w:p w:rsidR="41AC69BD" w:rsidP="70C60923" w:rsidRDefault="41AC69BD" w14:paraId="0E376E11" w14:textId="3DAC1183">
            <w:pPr>
              <w:jc w:val="center"/>
              <w:rPr>
                <w:rFonts w:ascii="Times New Roman" w:hAnsi="Times New Roman" w:eastAsia="Times New Roman" w:cs="Times New Roman"/>
                <w:rPrChange w:author="KAUAN GUILHERME ALVES PINHEIRO SANTOS" w:date="2025-06-13T20:56:00Z" w16du:dateUtc="2025-06-13T23:56:00Z" w:id="1653">
                  <w:rPr/>
                </w:rPrChange>
              </w:rPr>
            </w:pPr>
            <w:ins w:author="KAUAN GUILHERME ALVES PINHEIRO SANTOS" w:date="2025-06-13T22:11:00Z" w:id="1654">
              <w:r w:rsidRPr="0BC51242">
                <w:rPr>
                  <w:rFonts w:ascii="Times New Roman" w:hAnsi="Times New Roman" w:eastAsia="Times New Roman" w:cs="Times New Roman"/>
                  <w:rPrChange w:author="KAUAN GUILHERME ALVES PINHEIRO SANTOS" w:date="2025-06-13T20:56:00Z" w16du:dateUtc="2025-06-13T23:56:00Z" w:id="1655">
                    <w:rPr/>
                  </w:rPrChange>
                </w:rPr>
                <w:t>endpointAPI</w:t>
              </w:r>
            </w:ins>
          </w:p>
        </w:tc>
        <w:tc>
          <w:tcPr>
            <w:tcW w:w="3910" w:type="dxa"/>
            <w:vAlign w:val="center"/>
            <w:tcPrChange w:author="KAUAN GUILHERME ALVES PINHEIRO SANTOS" w:date="2025-06-13T22:12:00Z" w:id="1656">
              <w:tcPr>
                <w:tcW w:w="4508" w:type="dxa"/>
                <w:gridSpan w:val="2"/>
              </w:tcPr>
            </w:tcPrChange>
          </w:tcPr>
          <w:p w:rsidR="41AC69BD" w:rsidRDefault="41AC69BD" w14:paraId="044A5F71" w14:textId="2A393228">
            <w:pPr>
              <w:jc w:val="center"/>
              <w:rPr>
                <w:rFonts w:ascii="Times New Roman" w:hAnsi="Times New Roman" w:eastAsia="Times New Roman" w:cs="Times New Roman"/>
                <w:rPrChange w:author="KAUAN GUILHERME ALVES PINHEIRO SANTOS" w:date="2025-06-13T20:56:00Z" w16du:dateUtc="2025-06-13T23:56:00Z" w:id="1657">
                  <w:rPr>
                    <w:rFonts w:ascii="Aptos" w:hAnsi="Aptos" w:eastAsia="Aptos" w:cs="Aptos"/>
                  </w:rPr>
                </w:rPrChange>
              </w:rPr>
              <w:pPrChange w:author="KAUAN GUILHERME ALVES PINHEIRO SANTOS" w:date="2025-06-13T22:11:00Z" w:id="1658">
                <w:pPr/>
              </w:pPrChange>
            </w:pPr>
            <w:ins w:author="KAUAN GUILHERME ALVES PINHEIRO SANTOS" w:date="2025-06-13T22:11:00Z" w:id="1659">
              <w:r w:rsidRPr="0BC51242">
                <w:rPr>
                  <w:rFonts w:ascii="Times New Roman" w:hAnsi="Times New Roman" w:eastAsia="Times New Roman" w:cs="Times New Roman"/>
                </w:rPr>
                <w:t>URL da API utilizada para comunicação com o modelo.</w:t>
              </w:r>
            </w:ins>
          </w:p>
        </w:tc>
      </w:tr>
      <w:tr w:rsidR="70C60923" w:rsidTr="70C60923" w14:paraId="1207D4AC" w14:textId="77777777">
        <w:trPr>
          <w:trHeight w:val="300"/>
          <w:jc w:val="center"/>
          <w:ins w:author="KAUAN GUILHERME ALVES PINHEIRO SANTOS" w:date="2025-06-13T22:10:00Z" w:id="1660"/>
          <w:trPrChange w:author="KAUAN GUILHERME ALVES PINHEIRO SANTOS" w:date="2025-06-13T22:12:00Z" w:id="1661">
            <w:trPr>
              <w:trHeight w:val="300"/>
            </w:trPr>
          </w:trPrChange>
        </w:trPr>
        <w:tc>
          <w:tcPr>
            <w:tcW w:w="1955" w:type="dxa"/>
            <w:vAlign w:val="center"/>
            <w:tcPrChange w:author="KAUAN GUILHERME ALVES PINHEIRO SANTOS" w:date="2025-06-13T22:12:00Z" w:id="1662">
              <w:tcPr>
                <w:tcW w:w="4508" w:type="dxa"/>
                <w:gridSpan w:val="2"/>
              </w:tcPr>
            </w:tcPrChange>
          </w:tcPr>
          <w:p w:rsidR="41AC69BD" w:rsidP="70C60923" w:rsidRDefault="41AC69BD" w14:paraId="29E44247" w14:textId="3E4C960A">
            <w:pPr>
              <w:jc w:val="center"/>
              <w:rPr>
                <w:rFonts w:ascii="Times New Roman" w:hAnsi="Times New Roman" w:eastAsia="Times New Roman" w:cs="Times New Roman"/>
                <w:rPrChange w:author="KAUAN GUILHERME ALVES PINHEIRO SANTOS" w:date="2025-06-13T20:56:00Z" w16du:dateUtc="2025-06-13T23:56:00Z" w:id="1663">
                  <w:rPr/>
                </w:rPrChange>
              </w:rPr>
            </w:pPr>
            <w:ins w:author="KAUAN GUILHERME ALVES PINHEIRO SANTOS" w:date="2025-06-13T22:11:00Z" w:id="1664">
              <w:r w:rsidRPr="0BC51242">
                <w:rPr>
                  <w:rFonts w:ascii="Times New Roman" w:hAnsi="Times New Roman" w:eastAsia="Times New Roman" w:cs="Times New Roman"/>
                  <w:rPrChange w:author="KAUAN GUILHERME ALVES PINHEIRO SANTOS" w:date="2025-06-13T20:56:00Z" w16du:dateUtc="2025-06-13T23:56:00Z" w:id="1665">
                    <w:rPr/>
                  </w:rPrChange>
                </w:rPr>
                <w:t>temperatura</w:t>
              </w:r>
            </w:ins>
          </w:p>
        </w:tc>
        <w:tc>
          <w:tcPr>
            <w:tcW w:w="3910" w:type="dxa"/>
            <w:vAlign w:val="center"/>
            <w:tcPrChange w:author="KAUAN GUILHERME ALVES PINHEIRO SANTOS" w:date="2025-06-13T22:12:00Z" w:id="1666">
              <w:tcPr>
                <w:tcW w:w="4508" w:type="dxa"/>
                <w:gridSpan w:val="2"/>
              </w:tcPr>
            </w:tcPrChange>
          </w:tcPr>
          <w:p w:rsidR="41AC69BD" w:rsidRDefault="41AC69BD" w14:paraId="1BC07C6D" w14:textId="1526F289">
            <w:pPr>
              <w:jc w:val="center"/>
              <w:rPr>
                <w:rFonts w:ascii="Times New Roman" w:hAnsi="Times New Roman" w:eastAsia="Times New Roman" w:cs="Times New Roman"/>
                <w:rPrChange w:author="KAUAN GUILHERME ALVES PINHEIRO SANTOS" w:date="2025-06-13T20:56:00Z" w16du:dateUtc="2025-06-13T23:56:00Z" w:id="1667">
                  <w:rPr>
                    <w:rFonts w:ascii="Aptos" w:hAnsi="Aptos" w:eastAsia="Aptos" w:cs="Aptos"/>
                  </w:rPr>
                </w:rPrChange>
              </w:rPr>
              <w:pPrChange w:author="KAUAN GUILHERME ALVES PINHEIRO SANTOS" w:date="2025-06-13T22:11:00Z" w:id="1668">
                <w:pPr/>
              </w:pPrChange>
            </w:pPr>
            <w:ins w:author="KAUAN GUILHERME ALVES PINHEIRO SANTOS" w:date="2025-06-13T22:11:00Z" w:id="1669">
              <w:r w:rsidRPr="0BC51242">
                <w:rPr>
                  <w:rFonts w:ascii="Times New Roman" w:hAnsi="Times New Roman" w:eastAsia="Times New Roman" w:cs="Times New Roman"/>
                </w:rPr>
                <w:t>Grau de aleatoriedade na geração das respostas.</w:t>
              </w:r>
            </w:ins>
          </w:p>
        </w:tc>
      </w:tr>
      <w:tr w:rsidR="70C60923" w:rsidTr="70C60923" w14:paraId="15C4191B" w14:textId="77777777">
        <w:trPr>
          <w:trHeight w:val="300"/>
          <w:jc w:val="center"/>
          <w:ins w:author="KAUAN GUILHERME ALVES PINHEIRO SANTOS" w:date="2025-06-13T22:10:00Z" w:id="1670"/>
          <w:trPrChange w:author="KAUAN GUILHERME ALVES PINHEIRO SANTOS" w:date="2025-06-13T22:12:00Z" w:id="1671">
            <w:trPr>
              <w:trHeight w:val="300"/>
            </w:trPr>
          </w:trPrChange>
        </w:trPr>
        <w:tc>
          <w:tcPr>
            <w:tcW w:w="1955" w:type="dxa"/>
            <w:vAlign w:val="center"/>
            <w:tcPrChange w:author="KAUAN GUILHERME ALVES PINHEIRO SANTOS" w:date="2025-06-13T22:12:00Z" w:id="1672">
              <w:tcPr>
                <w:tcW w:w="4508" w:type="dxa"/>
                <w:gridSpan w:val="2"/>
              </w:tcPr>
            </w:tcPrChange>
          </w:tcPr>
          <w:p w:rsidR="41AC69BD" w:rsidP="70C60923" w:rsidRDefault="41AC69BD" w14:paraId="45F2A6F0" w14:textId="20620C86">
            <w:pPr>
              <w:jc w:val="center"/>
              <w:rPr>
                <w:rFonts w:ascii="Times New Roman" w:hAnsi="Times New Roman" w:eastAsia="Times New Roman" w:cs="Times New Roman"/>
                <w:rPrChange w:author="KAUAN GUILHERME ALVES PINHEIRO SANTOS" w:date="2025-06-13T20:56:00Z" w16du:dateUtc="2025-06-13T23:56:00Z" w:id="1673">
                  <w:rPr/>
                </w:rPrChange>
              </w:rPr>
            </w:pPr>
            <w:ins w:author="KAUAN GUILHERME ALVES PINHEIRO SANTOS" w:date="2025-06-13T22:11:00Z" w:id="1674">
              <w:r w:rsidRPr="0BC51242">
                <w:rPr>
                  <w:rFonts w:ascii="Times New Roman" w:hAnsi="Times New Roman" w:eastAsia="Times New Roman" w:cs="Times New Roman"/>
                  <w:rPrChange w:author="KAUAN GUILHERME ALVES PINHEIRO SANTOS" w:date="2025-06-13T20:56:00Z" w16du:dateUtc="2025-06-13T23:56:00Z" w:id="1675">
                    <w:rPr/>
                  </w:rPrChange>
                </w:rPr>
                <w:t>maxTokens</w:t>
              </w:r>
            </w:ins>
          </w:p>
        </w:tc>
        <w:tc>
          <w:tcPr>
            <w:tcW w:w="3910" w:type="dxa"/>
            <w:vAlign w:val="center"/>
            <w:tcPrChange w:author="KAUAN GUILHERME ALVES PINHEIRO SANTOS" w:date="2025-06-13T22:12:00Z" w:id="1676">
              <w:tcPr>
                <w:tcW w:w="4508" w:type="dxa"/>
                <w:gridSpan w:val="2"/>
              </w:tcPr>
            </w:tcPrChange>
          </w:tcPr>
          <w:p w:rsidR="41AC69BD" w:rsidRDefault="41AC69BD" w14:paraId="308BD5DE" w14:textId="6A219AC6">
            <w:pPr>
              <w:jc w:val="center"/>
              <w:rPr>
                <w:rFonts w:ascii="Times New Roman" w:hAnsi="Times New Roman" w:eastAsia="Times New Roman" w:cs="Times New Roman"/>
                <w:rPrChange w:author="KAUAN GUILHERME ALVES PINHEIRO SANTOS" w:date="2025-06-13T20:56:00Z" w16du:dateUtc="2025-06-13T23:56:00Z" w:id="1677">
                  <w:rPr>
                    <w:rFonts w:ascii="Aptos" w:hAnsi="Aptos" w:eastAsia="Aptos" w:cs="Aptos"/>
                  </w:rPr>
                </w:rPrChange>
              </w:rPr>
              <w:pPrChange w:author="KAUAN GUILHERME ALVES PINHEIRO SANTOS" w:date="2025-06-13T22:11:00Z" w:id="1678">
                <w:pPr/>
              </w:pPrChange>
            </w:pPr>
            <w:ins w:author="KAUAN GUILHERME ALVES PINHEIRO SANTOS" w:date="2025-06-13T22:11:00Z" w:id="1679">
              <w:r w:rsidRPr="0BC51242">
                <w:rPr>
                  <w:rFonts w:ascii="Times New Roman" w:hAnsi="Times New Roman" w:eastAsia="Times New Roman" w:cs="Times New Roman"/>
                </w:rPr>
                <w:t>Limite máximo de tokens na resposta da IA.</w:t>
              </w:r>
            </w:ins>
          </w:p>
        </w:tc>
      </w:tr>
    </w:tbl>
    <w:p w:rsidR="00584D84" w:rsidP="70C60923" w:rsidRDefault="41AC69BD" w14:paraId="53367CA7" w14:textId="5AB42360">
      <w:pPr>
        <w:jc w:val="center"/>
        <w:rPr>
          <w:ins w:author="KAUAN GUILHERME ALVES PINHEIRO SANTOS" w:date="2025-06-13T22:10:00Z" w16du:dateUtc="2025-06-13T22:10:04Z" w:id="1680"/>
          <w:rFonts w:ascii="Times New Roman" w:hAnsi="Times New Roman" w:eastAsia="Times New Roman" w:cs="Times New Roman"/>
        </w:rPr>
      </w:pPr>
      <w:ins w:author="KAUAN GUILHERME ALVES PINHEIRO SANTOS" w:date="2025-06-13T22:10:00Z" w:id="1681">
        <w:r w:rsidRPr="0BC51242">
          <w:rPr>
            <w:rFonts w:ascii="Times New Roman" w:hAnsi="Times New Roman" w:eastAsia="Times New Roman" w:cs="Times New Roman"/>
            <w:rPrChange w:author="KAUAN GUILHERME ALVES PINHEIRO SANTOS" w:date="2025-06-13T20:56:00Z" w16du:dateUtc="2025-06-13T23:56:00Z" w:id="1682">
              <w:rPr/>
            </w:rPrChange>
          </w:rPr>
          <w:t>Fonte: Autoria pr</w:t>
        </w:r>
        <w:r w:rsidRPr="0BC51242">
          <w:rPr>
            <w:rFonts w:hint="eastAsia" w:ascii="Times New Roman" w:hAnsi="Times New Roman" w:eastAsia="Times New Roman" w:cs="Times New Roman"/>
            <w:rPrChange w:author="KAUAN GUILHERME ALVES PINHEIRO SANTOS" w:date="2025-06-13T20:56:00Z" w16du:dateUtc="2025-06-13T23:56:00Z" w:id="1683">
              <w:rPr>
                <w:rFonts w:hint="eastAsia"/>
              </w:rPr>
            </w:rPrChange>
          </w:rPr>
          <w:t>ó</w:t>
        </w:r>
        <w:r w:rsidRPr="0BC51242">
          <w:rPr>
            <w:rFonts w:ascii="Times New Roman" w:hAnsi="Times New Roman" w:eastAsia="Times New Roman" w:cs="Times New Roman"/>
            <w:rPrChange w:author="KAUAN GUILHERME ALVES PINHEIRO SANTOS" w:date="2025-06-13T20:56:00Z" w16du:dateUtc="2025-06-13T23:56:00Z" w:id="1684">
              <w:rPr/>
            </w:rPrChange>
          </w:rPr>
          <w:t>pria, 2025.</w:t>
        </w:r>
      </w:ins>
    </w:p>
    <w:p w:rsidR="3F627CB6" w:rsidP="0BC51242" w:rsidRDefault="3F627CB6" w14:paraId="1E4D5208" w14:textId="218E30FF">
      <w:pPr>
        <w:jc w:val="both"/>
        <w:rPr>
          <w:ins w:author="KAUAN GUILHERME ALVES PINHEIRO SANTOS" w:date="2025-06-13T22:13:00Z" w16du:dateUtc="2025-06-13T22:13:44Z" w:id="1685"/>
          <w:rFonts w:ascii="Times New Roman" w:hAnsi="Times New Roman" w:eastAsia="Times New Roman" w:cs="Times New Roman"/>
          <w:rPrChange w:author="KAUAN GUILHERME ALVES PINHEIRO SANTOS" w:date="2025-06-13T23:37:00Z" w:id="1686">
            <w:rPr>
              <w:ins w:author="KAUAN GUILHERME ALVES PINHEIRO SANTOS" w:date="2025-06-13T22:13:00Z" w16du:dateUtc="2025-06-13T22:13:44Z" w:id="1687"/>
              <w:rFonts w:ascii="Aptos" w:hAnsi="Aptos" w:eastAsia="Aptos" w:cs="Aptos"/>
            </w:rPr>
          </w:rPrChange>
        </w:rPr>
      </w:pPr>
      <w:ins w:author="KAUAN GUILHERME ALVES PINHEIRO SANTOS" w:date="2025-06-13T23:45:00Z" w:id="1688">
        <w:r w:rsidRPr="0BC51242">
          <w:rPr>
            <w:rFonts w:ascii="Times New Roman" w:hAnsi="Times New Roman" w:eastAsia="Times New Roman" w:cs="Times New Roman"/>
          </w:rPr>
          <w:t>Esta classe é responsável por processar as entradas de texto enviadas pelo Chatbot, gerar respostas coerentes, sumarizar informações, interpretar comandos e fornecer sugestões contextuais aos usuários com base no histórico de interações.</w:t>
        </w:r>
      </w:ins>
    </w:p>
    <w:p w:rsidR="00584D84" w:rsidP="70C60923" w:rsidRDefault="641D1C1B" w14:paraId="3B223F37" w14:textId="5D0967FF">
      <w:pPr>
        <w:jc w:val="center"/>
        <w:rPr>
          <w:ins w:author="KAUAN GUILHERME ALVES PINHEIRO SANTOS" w:date="2025-06-13T22:15:00Z" w16du:dateUtc="2025-06-13T22:15:25Z" w:id="954819661"/>
          <w:rFonts w:ascii="Times New Roman" w:hAnsi="Times New Roman" w:eastAsia="Times New Roman" w:cs="Times New Roman"/>
        </w:rPr>
      </w:pPr>
      <w:ins w:author="KAUAN GUILHERME ALVES PINHEIRO SANTOS" w:date="2025-06-13T22:15:00Z" w:id="2050903500">
        <w:r w:rsidRPr="0F56D97C" w:rsidR="641D1C1B">
          <w:rPr>
            <w:rFonts w:ascii="Times New Roman" w:hAnsi="Times New Roman" w:eastAsia="Times New Roman" w:cs="Times New Roman"/>
            <w:rPrChange w:author="KAUAN GUILHERME ALVES PINHEIRO SANTOS" w:date="2025-06-13T20:56:00Z" w:id="625339649"/>
          </w:rPr>
          <w:t xml:space="preserve">Tabela </w:t>
        </w:r>
      </w:ins>
      <w:ins w:author="RAYLAN BRUNO SANTANA CARVALHO" w:date="2025-06-14T01:56:15.939Z" w:id="1539509928">
        <w:r w:rsidRPr="0F56D97C" w:rsidR="7AA2B689">
          <w:rPr>
            <w:rFonts w:ascii="Times New Roman" w:hAnsi="Times New Roman" w:eastAsia="Times New Roman" w:cs="Times New Roman"/>
          </w:rPr>
          <w:t>8</w:t>
        </w:r>
      </w:ins>
      <w:ins w:author="KAUAN GUILHERME ALVES PINHEIRO SANTOS" w:date="2025-06-13T22:15:00Z" w:id="1946715320">
        <w:del w:author="RAYLAN BRUNO SANTANA CARVALHO" w:date="2025-06-14T01:56:15.698Z" w:id="348976434">
          <w:r w:rsidRPr="0F56D97C" w:rsidDel="641D1C1B">
            <w:rPr>
              <w:rFonts w:ascii="Times New Roman" w:hAnsi="Times New Roman" w:eastAsia="Times New Roman" w:cs="Times New Roman"/>
              <w:rPrChange w:author="KAUAN GUILHERME ALVES PINHEIRO SANTOS" w:date="2025-06-13T20:56:00Z" w:id="1971143249"/>
            </w:rPr>
            <w:delText>X</w:delText>
          </w:r>
        </w:del>
        <w:r w:rsidRPr="0F56D97C" w:rsidR="641D1C1B">
          <w:rPr>
            <w:rFonts w:ascii="Times New Roman" w:hAnsi="Times New Roman" w:eastAsia="Times New Roman" w:cs="Times New Roman"/>
            <w:rPrChange w:author="KAUAN GUILHERME ALVES PINHEIRO SANTOS" w:date="2025-06-13T20:56:00Z" w:id="2109545583"/>
          </w:rPr>
          <w:t xml:space="preserve"> </w:t>
        </w:r>
        <w:r w:rsidRPr="0F56D97C" w:rsidR="641D1C1B">
          <w:rPr>
            <w:rFonts w:ascii="Times New Roman" w:hAnsi="Times New Roman" w:eastAsia="Times New Roman" w:cs="Times New Roman"/>
            <w:rPrChange w:author="KAUAN GUILHERME ALVES PINHEIRO SANTOS" w:date="2025-06-13T20:56:00Z" w:id="796189320"/>
          </w:rPr>
          <w:t>–</w:t>
        </w:r>
        <w:r w:rsidRPr="0F56D97C" w:rsidR="641D1C1B">
          <w:rPr>
            <w:rFonts w:ascii="Times New Roman" w:hAnsi="Times New Roman" w:eastAsia="Times New Roman" w:cs="Times New Roman"/>
            <w:rPrChange w:author="KAUAN GUILHERME ALVES PINHEIRO SANTOS" w:date="2025-06-13T20:56:00Z" w:id="1734984087"/>
          </w:rPr>
          <w:t xml:space="preserve"> M</w:t>
        </w:r>
        <w:r w:rsidRPr="0F56D97C" w:rsidR="641D1C1B">
          <w:rPr>
            <w:rFonts w:ascii="Times New Roman" w:hAnsi="Times New Roman" w:eastAsia="Times New Roman" w:cs="Times New Roman"/>
            <w:rPrChange w:author="KAUAN GUILHERME ALVES PINHEIRO SANTOS" w:date="2025-06-13T20:56:00Z" w:id="723108367"/>
          </w:rPr>
          <w:t>é</w:t>
        </w:r>
        <w:r w:rsidRPr="0F56D97C" w:rsidR="641D1C1B">
          <w:rPr>
            <w:rFonts w:ascii="Times New Roman" w:hAnsi="Times New Roman" w:eastAsia="Times New Roman" w:cs="Times New Roman"/>
            <w:rPrChange w:author="KAUAN GUILHERME ALVES PINHEIRO SANTOS" w:date="2025-06-13T20:56:00Z" w:id="899940144"/>
          </w:rPr>
          <w:t>todos da IA</w:t>
        </w:r>
      </w:ins>
    </w:p>
    <w:tbl>
      <w:tblPr>
        <w:tblStyle w:val="TableGrid"/>
        <w:tblW w:w="0" w:type="auto"/>
        <w:jc w:val="center"/>
        <w:tblLayout w:type="fixed"/>
        <w:tblLook w:val="06A0" w:firstRow="1" w:lastRow="0" w:firstColumn="1" w:lastColumn="0" w:noHBand="1" w:noVBand="1"/>
        <w:tblPrChange w:author="KAUAN GUILHERME ALVES PINHEIRO SANTOS" w:date="2025-06-13T22:17:00Z" w:id="1696">
          <w:tblPr>
            <w:tblStyle w:val="TableGrid"/>
            <w:tblW w:w="0" w:type="nil"/>
            <w:jc w:val="center"/>
            <w:tblLayout w:type="fixed"/>
            <w:tblLook w:val="06A0" w:firstRow="1" w:lastRow="0" w:firstColumn="1" w:lastColumn="0" w:noHBand="1" w:noVBand="1"/>
          </w:tblPr>
        </w:tblPrChange>
      </w:tblPr>
      <w:tblGrid>
        <w:gridCol w:w="2505"/>
        <w:gridCol w:w="3785"/>
        <w:tblGridChange w:id="1697">
          <w:tblGrid>
            <w:gridCol w:w="2505"/>
            <w:gridCol w:w="2025"/>
            <w:gridCol w:w="1760"/>
            <w:gridCol w:w="1985"/>
          </w:tblGrid>
        </w:tblGridChange>
      </w:tblGrid>
      <w:tr w:rsidR="70C60923" w:rsidTr="70C60923" w14:paraId="3CD55200" w14:textId="77777777">
        <w:trPr>
          <w:trHeight w:val="300"/>
          <w:jc w:val="center"/>
          <w:ins w:author="KAUAN GUILHERME ALVES PINHEIRO SANTOS" w:date="2025-06-13T22:15:00Z" w:id="1698"/>
          <w:trPrChange w:author="KAUAN GUILHERME ALVES PINHEIRO SANTOS" w:date="2025-06-13T22:17:00Z" w:id="1699">
            <w:trPr>
              <w:trHeight w:val="300"/>
              <w:jc w:val="center"/>
            </w:trPr>
          </w:trPrChange>
        </w:trPr>
        <w:tc>
          <w:tcPr>
            <w:tcW w:w="2505" w:type="dxa"/>
            <w:vAlign w:val="center"/>
            <w:tcPrChange w:author="KAUAN GUILHERME ALVES PINHEIRO SANTOS" w:date="2025-06-13T22:17:00Z" w:id="1700">
              <w:tcPr>
                <w:tcW w:w="4530" w:type="dxa"/>
                <w:gridSpan w:val="2"/>
                <w:vAlign w:val="center"/>
              </w:tcPr>
            </w:tcPrChange>
          </w:tcPr>
          <w:p w:rsidR="70C60923" w:rsidP="70C60923" w:rsidRDefault="70C60923" w14:paraId="046F8C4D" w14:textId="71899633">
            <w:pPr>
              <w:jc w:val="center"/>
              <w:rPr>
                <w:rFonts w:ascii="Times New Roman" w:hAnsi="Times New Roman" w:eastAsia="Times New Roman" w:cs="Times New Roman"/>
                <w:b/>
                <w:rPrChange w:author="KAUAN GUILHERME ALVES PINHEIRO SANTOS" w:date="2025-06-13T20:56:00Z" w16du:dateUtc="2025-06-13T23:56:00Z" w:id="1701">
                  <w:rPr>
                    <w:b/>
                    <w:bCs/>
                  </w:rPr>
                </w:rPrChange>
              </w:rPr>
            </w:pPr>
            <w:ins w:author="KAUAN GUILHERME ALVES PINHEIRO SANTOS" w:date="2025-06-13T22:15:00Z" w:id="1702">
              <w:r w:rsidRPr="0BC51242">
                <w:rPr>
                  <w:rFonts w:ascii="Times New Roman" w:hAnsi="Times New Roman" w:eastAsia="Times New Roman" w:cs="Times New Roman"/>
                  <w:b/>
                  <w:rPrChange w:author="KAUAN GUILHERME ALVES PINHEIRO SANTOS" w:date="2025-06-13T20:56:00Z" w16du:dateUtc="2025-06-13T23:56:00Z" w:id="1703">
                    <w:rPr>
                      <w:b/>
                      <w:bCs/>
                    </w:rPr>
                  </w:rPrChange>
                </w:rPr>
                <w:t>M</w:t>
              </w:r>
              <w:r w:rsidRPr="0BC51242">
                <w:rPr>
                  <w:rFonts w:hint="eastAsia" w:ascii="Times New Roman" w:hAnsi="Times New Roman" w:eastAsia="Times New Roman" w:cs="Times New Roman"/>
                  <w:b/>
                  <w:rPrChange w:author="KAUAN GUILHERME ALVES PINHEIRO SANTOS" w:date="2025-06-13T20:56:00Z" w16du:dateUtc="2025-06-13T23:56:00Z" w:id="1704">
                    <w:rPr>
                      <w:rFonts w:hint="eastAsia"/>
                      <w:b/>
                      <w:bCs/>
                    </w:rPr>
                  </w:rPrChange>
                </w:rPr>
                <w:t>é</w:t>
              </w:r>
              <w:r w:rsidRPr="0BC51242">
                <w:rPr>
                  <w:rFonts w:ascii="Times New Roman" w:hAnsi="Times New Roman" w:eastAsia="Times New Roman" w:cs="Times New Roman"/>
                  <w:b/>
                  <w:rPrChange w:author="KAUAN GUILHERME ALVES PINHEIRO SANTOS" w:date="2025-06-13T20:56:00Z" w16du:dateUtc="2025-06-13T23:56:00Z" w:id="1705">
                    <w:rPr>
                      <w:b/>
                      <w:bCs/>
                    </w:rPr>
                  </w:rPrChange>
                </w:rPr>
                <w:t>todo</w:t>
              </w:r>
            </w:ins>
          </w:p>
        </w:tc>
        <w:tc>
          <w:tcPr>
            <w:tcW w:w="3785" w:type="dxa"/>
            <w:vAlign w:val="center"/>
            <w:tcPrChange w:author="KAUAN GUILHERME ALVES PINHEIRO SANTOS" w:date="2025-06-13T22:17:00Z" w:id="1706">
              <w:tcPr>
                <w:tcW w:w="3745" w:type="dxa"/>
                <w:gridSpan w:val="2"/>
                <w:vAlign w:val="center"/>
              </w:tcPr>
            </w:tcPrChange>
          </w:tcPr>
          <w:p w:rsidR="70C60923" w:rsidP="70C60923" w:rsidRDefault="70C60923" w14:paraId="0807369E" w14:textId="739EDBD3">
            <w:pPr>
              <w:jc w:val="center"/>
              <w:rPr>
                <w:rFonts w:ascii="Times New Roman" w:hAnsi="Times New Roman" w:eastAsia="Times New Roman" w:cs="Times New Roman"/>
                <w:b/>
                <w:rPrChange w:author="KAUAN GUILHERME ALVES PINHEIRO SANTOS" w:date="2025-06-13T20:56:00Z" w16du:dateUtc="2025-06-13T23:56:00Z" w:id="1707">
                  <w:rPr>
                    <w:b/>
                    <w:bCs/>
                  </w:rPr>
                </w:rPrChange>
              </w:rPr>
            </w:pPr>
            <w:ins w:author="KAUAN GUILHERME ALVES PINHEIRO SANTOS" w:date="2025-06-13T22:15:00Z" w:id="1708">
              <w:r w:rsidRPr="0BC51242">
                <w:rPr>
                  <w:rFonts w:ascii="Times New Roman" w:hAnsi="Times New Roman" w:eastAsia="Times New Roman" w:cs="Times New Roman"/>
                  <w:b/>
                  <w:rPrChange w:author="KAUAN GUILHERME ALVES PINHEIRO SANTOS" w:date="2025-06-13T20:56:00Z" w16du:dateUtc="2025-06-13T23:56:00Z" w:id="1709">
                    <w:rPr>
                      <w:b/>
                      <w:bCs/>
                    </w:rPr>
                  </w:rPrChange>
                </w:rPr>
                <w:t>Significado</w:t>
              </w:r>
            </w:ins>
          </w:p>
        </w:tc>
      </w:tr>
      <w:tr w:rsidR="70C60923" w:rsidTr="70C60923" w14:paraId="47259AF5" w14:textId="77777777">
        <w:trPr>
          <w:trHeight w:val="300"/>
          <w:jc w:val="center"/>
          <w:ins w:author="KAUAN GUILHERME ALVES PINHEIRO SANTOS" w:date="2025-06-13T22:15:00Z" w:id="1710"/>
          <w:trPrChange w:author="KAUAN GUILHERME ALVES PINHEIRO SANTOS" w:date="2025-06-13T22:17:00Z" w:id="1711">
            <w:trPr>
              <w:trHeight w:val="300"/>
              <w:jc w:val="center"/>
            </w:trPr>
          </w:trPrChange>
        </w:trPr>
        <w:tc>
          <w:tcPr>
            <w:tcW w:w="2505" w:type="dxa"/>
            <w:vAlign w:val="center"/>
            <w:tcPrChange w:author="KAUAN GUILHERME ALVES PINHEIRO SANTOS" w:date="2025-06-13T22:17:00Z" w:id="1712">
              <w:tcPr>
                <w:tcW w:w="4530" w:type="dxa"/>
                <w:gridSpan w:val="2"/>
                <w:vAlign w:val="center"/>
              </w:tcPr>
            </w:tcPrChange>
          </w:tcPr>
          <w:p w:rsidR="641D1C1B" w:rsidP="70C60923" w:rsidRDefault="641D1C1B" w14:paraId="584EB424" w14:textId="22BDBF84">
            <w:pPr>
              <w:jc w:val="center"/>
              <w:rPr>
                <w:rFonts w:ascii="Times New Roman" w:hAnsi="Times New Roman" w:eastAsia="Times New Roman" w:cs="Times New Roman"/>
                <w:rPrChange w:author="KAUAN GUILHERME ALVES PINHEIRO SANTOS" w:date="2025-06-13T20:56:00Z" w16du:dateUtc="2025-06-13T23:56:00Z" w:id="1713">
                  <w:rPr/>
                </w:rPrChange>
              </w:rPr>
            </w:pPr>
            <w:ins w:author="KAUAN GUILHERME ALVES PINHEIRO SANTOS" w:date="2025-06-13T22:15:00Z" w:id="1714">
              <w:r w:rsidRPr="0BC51242">
                <w:rPr>
                  <w:rFonts w:ascii="Times New Roman" w:hAnsi="Times New Roman" w:eastAsia="Times New Roman" w:cs="Times New Roman"/>
                  <w:rPrChange w:author="KAUAN GUILHERME ALVES PINHEIRO SANTOS" w:date="2025-06-13T20:56:00Z" w16du:dateUtc="2025-06-13T23:56:00Z" w:id="1715">
                    <w:rPr/>
                  </w:rPrChange>
                </w:rPr>
                <w:t>receberInput( )</w:t>
              </w:r>
            </w:ins>
          </w:p>
        </w:tc>
        <w:tc>
          <w:tcPr>
            <w:tcW w:w="3785" w:type="dxa"/>
            <w:vAlign w:val="center"/>
            <w:tcPrChange w:author="KAUAN GUILHERME ALVES PINHEIRO SANTOS" w:date="2025-06-13T22:17:00Z" w:id="1716">
              <w:tcPr>
                <w:tcW w:w="3745" w:type="dxa"/>
                <w:gridSpan w:val="2"/>
                <w:vAlign w:val="center"/>
              </w:tcPr>
            </w:tcPrChange>
          </w:tcPr>
          <w:p w:rsidR="641D1C1B" w:rsidRDefault="641D1C1B" w14:paraId="6496880B" w14:textId="40478442">
            <w:pPr>
              <w:jc w:val="center"/>
              <w:rPr>
                <w:rFonts w:ascii="Times New Roman" w:hAnsi="Times New Roman" w:eastAsia="Times New Roman" w:cs="Times New Roman"/>
                <w:rPrChange w:author="KAUAN GUILHERME ALVES PINHEIRO SANTOS" w:date="2025-06-13T20:56:00Z" w16du:dateUtc="2025-06-13T23:56:00Z" w:id="1717">
                  <w:rPr>
                    <w:rFonts w:ascii="Aptos" w:hAnsi="Aptos" w:eastAsia="Aptos" w:cs="Aptos"/>
                  </w:rPr>
                </w:rPrChange>
              </w:rPr>
              <w:pPrChange w:author="KAUAN GUILHERME ALVES PINHEIRO SANTOS" w:date="2025-06-13T22:16:00Z" w:id="1718">
                <w:pPr/>
              </w:pPrChange>
            </w:pPr>
            <w:ins w:author="KAUAN GUILHERME ALVES PINHEIRO SANTOS" w:date="2025-06-13T22:16:00Z" w:id="1719">
              <w:r w:rsidRPr="0BC51242">
                <w:rPr>
                  <w:rFonts w:ascii="Times New Roman" w:hAnsi="Times New Roman" w:eastAsia="Times New Roman" w:cs="Times New Roman"/>
                </w:rPr>
                <w:t>Recebe o texto de entrada enviado pelo chatbot.</w:t>
              </w:r>
            </w:ins>
          </w:p>
        </w:tc>
      </w:tr>
      <w:tr w:rsidR="70C60923" w:rsidTr="70C60923" w14:paraId="10AEED89" w14:textId="77777777">
        <w:trPr>
          <w:trHeight w:val="300"/>
          <w:jc w:val="center"/>
          <w:ins w:author="KAUAN GUILHERME ALVES PINHEIRO SANTOS" w:date="2025-06-13T22:15:00Z" w:id="1720"/>
          <w:trPrChange w:author="KAUAN GUILHERME ALVES PINHEIRO SANTOS" w:date="2025-06-13T22:17:00Z" w:id="1721">
            <w:trPr>
              <w:trHeight w:val="300"/>
              <w:jc w:val="center"/>
            </w:trPr>
          </w:trPrChange>
        </w:trPr>
        <w:tc>
          <w:tcPr>
            <w:tcW w:w="2505" w:type="dxa"/>
            <w:vAlign w:val="center"/>
            <w:tcPrChange w:author="KAUAN GUILHERME ALVES PINHEIRO SANTOS" w:date="2025-06-13T22:17:00Z" w:id="1722">
              <w:tcPr>
                <w:tcW w:w="4530" w:type="dxa"/>
                <w:gridSpan w:val="2"/>
                <w:vAlign w:val="center"/>
              </w:tcPr>
            </w:tcPrChange>
          </w:tcPr>
          <w:p w:rsidR="641D1C1B" w:rsidP="70C60923" w:rsidRDefault="641D1C1B" w14:paraId="7F20126B" w14:textId="41ECB595">
            <w:pPr>
              <w:jc w:val="center"/>
              <w:rPr>
                <w:rFonts w:ascii="Times New Roman" w:hAnsi="Times New Roman" w:eastAsia="Times New Roman" w:cs="Times New Roman"/>
                <w:rPrChange w:author="KAUAN GUILHERME ALVES PINHEIRO SANTOS" w:date="2025-06-13T20:56:00Z" w16du:dateUtc="2025-06-13T23:56:00Z" w:id="1723">
                  <w:rPr/>
                </w:rPrChange>
              </w:rPr>
            </w:pPr>
            <w:ins w:author="KAUAN GUILHERME ALVES PINHEIRO SANTOS" w:date="2025-06-13T22:16:00Z" w:id="1724">
              <w:r w:rsidRPr="0BC51242">
                <w:rPr>
                  <w:rFonts w:ascii="Times New Roman" w:hAnsi="Times New Roman" w:eastAsia="Times New Roman" w:cs="Times New Roman"/>
                  <w:rPrChange w:author="KAUAN GUILHERME ALVES PINHEIRO SANTOS" w:date="2025-06-13T20:56:00Z" w16du:dateUtc="2025-06-13T23:56:00Z" w:id="1725">
                    <w:rPr/>
                  </w:rPrChange>
                </w:rPr>
                <w:t>processarDados( )</w:t>
              </w:r>
            </w:ins>
          </w:p>
        </w:tc>
        <w:tc>
          <w:tcPr>
            <w:tcW w:w="3785" w:type="dxa"/>
            <w:vAlign w:val="center"/>
            <w:tcPrChange w:author="KAUAN GUILHERME ALVES PINHEIRO SANTOS" w:date="2025-06-13T22:17:00Z" w:id="1726">
              <w:tcPr>
                <w:tcW w:w="3745" w:type="dxa"/>
                <w:gridSpan w:val="2"/>
                <w:vAlign w:val="center"/>
              </w:tcPr>
            </w:tcPrChange>
          </w:tcPr>
          <w:p w:rsidR="641D1C1B" w:rsidRDefault="641D1C1B" w14:paraId="26AA0CBF" w14:textId="7DDB7833">
            <w:pPr>
              <w:jc w:val="center"/>
              <w:rPr>
                <w:rFonts w:ascii="Times New Roman" w:hAnsi="Times New Roman" w:eastAsia="Times New Roman" w:cs="Times New Roman"/>
                <w:rPrChange w:author="KAUAN GUILHERME ALVES PINHEIRO SANTOS" w:date="2025-06-13T20:56:00Z" w16du:dateUtc="2025-06-13T23:56:00Z" w:id="1727">
                  <w:rPr>
                    <w:rFonts w:ascii="Aptos" w:hAnsi="Aptos" w:eastAsia="Aptos" w:cs="Aptos"/>
                  </w:rPr>
                </w:rPrChange>
              </w:rPr>
              <w:pPrChange w:author="KAUAN GUILHERME ALVES PINHEIRO SANTOS" w:date="2025-06-13T22:16:00Z" w:id="1728">
                <w:pPr/>
              </w:pPrChange>
            </w:pPr>
            <w:ins w:author="KAUAN GUILHERME ALVES PINHEIRO SANTOS" w:date="2025-06-13T22:16:00Z" w:id="1729">
              <w:r w:rsidRPr="0BC51242">
                <w:rPr>
                  <w:rFonts w:ascii="Times New Roman" w:hAnsi="Times New Roman" w:eastAsia="Times New Roman" w:cs="Times New Roman"/>
                </w:rPr>
                <w:t>Processa o conteúdo recebido e interpreta a intenção do usuário.</w:t>
              </w:r>
            </w:ins>
          </w:p>
        </w:tc>
      </w:tr>
      <w:tr w:rsidR="70C60923" w:rsidTr="70C60923" w14:paraId="1680529D" w14:textId="77777777">
        <w:trPr>
          <w:trHeight w:val="300"/>
          <w:jc w:val="center"/>
          <w:ins w:author="KAUAN GUILHERME ALVES PINHEIRO SANTOS" w:date="2025-06-13T22:15:00Z" w:id="1730"/>
          <w:trPrChange w:author="KAUAN GUILHERME ALVES PINHEIRO SANTOS" w:date="2025-06-13T22:17:00Z" w:id="1731">
            <w:trPr>
              <w:trHeight w:val="300"/>
              <w:jc w:val="center"/>
            </w:trPr>
          </w:trPrChange>
        </w:trPr>
        <w:tc>
          <w:tcPr>
            <w:tcW w:w="2505" w:type="dxa"/>
            <w:vAlign w:val="center"/>
            <w:tcPrChange w:author="KAUAN GUILHERME ALVES PINHEIRO SANTOS" w:date="2025-06-13T22:17:00Z" w:id="1732">
              <w:tcPr>
                <w:tcW w:w="4530" w:type="dxa"/>
                <w:gridSpan w:val="2"/>
                <w:vAlign w:val="center"/>
              </w:tcPr>
            </w:tcPrChange>
          </w:tcPr>
          <w:p w:rsidR="641D1C1B" w:rsidP="70C60923" w:rsidRDefault="641D1C1B" w14:paraId="79AC493B" w14:textId="32AE0A66">
            <w:pPr>
              <w:jc w:val="center"/>
              <w:rPr>
                <w:rFonts w:ascii="Times New Roman" w:hAnsi="Times New Roman" w:eastAsia="Times New Roman" w:cs="Times New Roman"/>
                <w:rPrChange w:author="KAUAN GUILHERME ALVES PINHEIRO SANTOS" w:date="2025-06-13T20:56:00Z" w16du:dateUtc="2025-06-13T23:56:00Z" w:id="1733">
                  <w:rPr/>
                </w:rPrChange>
              </w:rPr>
            </w:pPr>
            <w:ins w:author="KAUAN GUILHERME ALVES PINHEIRO SANTOS" w:date="2025-06-13T22:16:00Z" w:id="1734">
              <w:r w:rsidRPr="0BC51242">
                <w:rPr>
                  <w:rFonts w:ascii="Times New Roman" w:hAnsi="Times New Roman" w:eastAsia="Times New Roman" w:cs="Times New Roman"/>
                  <w:rPrChange w:author="KAUAN GUILHERME ALVES PINHEIRO SANTOS" w:date="2025-06-13T20:56:00Z" w16du:dateUtc="2025-06-13T23:56:00Z" w:id="1735">
                    <w:rPr/>
                  </w:rPrChange>
                </w:rPr>
                <w:t>GerarResposta( )</w:t>
              </w:r>
            </w:ins>
          </w:p>
        </w:tc>
        <w:tc>
          <w:tcPr>
            <w:tcW w:w="3785" w:type="dxa"/>
            <w:vAlign w:val="center"/>
            <w:tcPrChange w:author="KAUAN GUILHERME ALVES PINHEIRO SANTOS" w:date="2025-06-13T22:17:00Z" w:id="1736">
              <w:tcPr>
                <w:tcW w:w="3745" w:type="dxa"/>
                <w:gridSpan w:val="2"/>
                <w:vAlign w:val="center"/>
              </w:tcPr>
            </w:tcPrChange>
          </w:tcPr>
          <w:p w:rsidR="641D1C1B" w:rsidRDefault="641D1C1B" w14:paraId="203E9B8E" w14:textId="76A1C638">
            <w:pPr>
              <w:jc w:val="center"/>
              <w:rPr>
                <w:rFonts w:ascii="Times New Roman" w:hAnsi="Times New Roman" w:eastAsia="Times New Roman" w:cs="Times New Roman"/>
                <w:rPrChange w:author="KAUAN GUILHERME ALVES PINHEIRO SANTOS" w:date="2025-06-13T20:56:00Z" w16du:dateUtc="2025-06-13T23:56:00Z" w:id="1737">
                  <w:rPr>
                    <w:rFonts w:ascii="Aptos" w:hAnsi="Aptos" w:eastAsia="Aptos" w:cs="Aptos"/>
                  </w:rPr>
                </w:rPrChange>
              </w:rPr>
              <w:pPrChange w:author="KAUAN GUILHERME ALVES PINHEIRO SANTOS" w:date="2025-06-13T22:16:00Z" w:id="1738">
                <w:pPr/>
              </w:pPrChange>
            </w:pPr>
            <w:ins w:author="KAUAN GUILHERME ALVES PINHEIRO SANTOS" w:date="2025-06-13T22:16:00Z" w:id="1739">
              <w:r w:rsidRPr="0BC51242">
                <w:rPr>
                  <w:rFonts w:ascii="Times New Roman" w:hAnsi="Times New Roman" w:eastAsia="Times New Roman" w:cs="Times New Roman"/>
                </w:rPr>
                <w:t>Retorna uma resposta textual baseada no contexto e dados processados.</w:t>
              </w:r>
            </w:ins>
          </w:p>
        </w:tc>
      </w:tr>
    </w:tbl>
    <w:p w:rsidR="00584D84" w:rsidRDefault="00584D84" w14:paraId="5F948A9C" w14:textId="39F8FABD">
      <w:pPr>
        <w:rPr>
          <w:del w:author="KAUAN GUILHERME ALVES PINHEIRO SANTOS" w:date="2025-06-13T22:16:00Z" w16du:dateUtc="2025-06-13T22:16:45Z" w:id="1740"/>
          <w:rFonts w:ascii="Times New Roman" w:hAnsi="Times New Roman" w:eastAsia="Times New Roman" w:cs="Times New Roman"/>
          <w:rPrChange w:author="KAUAN GUILHERME ALVES PINHEIRO SANTOS" w:date="2025-06-13T20:56:00Z" w16du:dateUtc="2025-06-13T23:56:00Z" w:id="1741">
            <w:rPr>
              <w:del w:author="KAUAN GUILHERME ALVES PINHEIRO SANTOS" w:date="2025-06-13T22:16:00Z" w16du:dateUtc="2025-06-13T22:16:45Z" w:id="1742"/>
            </w:rPr>
          </w:rPrChange>
        </w:rPr>
      </w:pPr>
    </w:p>
    <w:p w:rsidR="00584D84" w:rsidP="70C60923" w:rsidRDefault="641D1C1B" w14:paraId="33CE4144" w14:textId="7556DB83">
      <w:pPr>
        <w:jc w:val="center"/>
        <w:rPr>
          <w:ins w:author="KAUAN GUILHERME ALVES PINHEIRO SANTOS" w:date="2025-06-13T22:04:00Z" w16du:dateUtc="2025-06-13T22:04:45Z" w:id="1743"/>
          <w:rFonts w:ascii="Times New Roman" w:hAnsi="Times New Roman" w:eastAsia="Times New Roman" w:cs="Times New Roman"/>
        </w:rPr>
      </w:pPr>
      <w:ins w:author="KAUAN GUILHERME ALVES PINHEIRO SANTOS" w:date="2025-06-13T22:15:00Z" w:id="1744">
        <w:r w:rsidRPr="0BC51242">
          <w:rPr>
            <w:rFonts w:ascii="Times New Roman" w:hAnsi="Times New Roman" w:eastAsia="Times New Roman" w:cs="Times New Roman"/>
            <w:rPrChange w:author="KAUAN GUILHERME ALVES PINHEIRO SANTOS" w:date="2025-06-13T20:56:00Z" w16du:dateUtc="2025-06-13T23:56:00Z" w:id="1745">
              <w:rPr/>
            </w:rPrChange>
          </w:rPr>
          <w:t>Fonte: Autoria pr</w:t>
        </w:r>
        <w:r w:rsidRPr="0BC51242">
          <w:rPr>
            <w:rFonts w:hint="eastAsia" w:ascii="Times New Roman" w:hAnsi="Times New Roman" w:eastAsia="Times New Roman" w:cs="Times New Roman"/>
            <w:rPrChange w:author="KAUAN GUILHERME ALVES PINHEIRO SANTOS" w:date="2025-06-13T20:56:00Z" w16du:dateUtc="2025-06-13T23:56:00Z" w:id="1746">
              <w:rPr>
                <w:rFonts w:hint="eastAsia"/>
              </w:rPr>
            </w:rPrChange>
          </w:rPr>
          <w:t>ó</w:t>
        </w:r>
        <w:r w:rsidRPr="0BC51242">
          <w:rPr>
            <w:rFonts w:ascii="Times New Roman" w:hAnsi="Times New Roman" w:eastAsia="Times New Roman" w:cs="Times New Roman"/>
            <w:rPrChange w:author="KAUAN GUILHERME ALVES PINHEIRO SANTOS" w:date="2025-06-13T20:56:00Z" w16du:dateUtc="2025-06-13T23:56:00Z" w:id="1747">
              <w:rPr/>
            </w:rPrChange>
          </w:rPr>
          <w:t>pria, 2025.</w:t>
        </w:r>
      </w:ins>
    </w:p>
    <w:p w:rsidR="00584D84" w:rsidP="0F56D97C" w:rsidRDefault="36328A92" w14:paraId="7A60802A" w14:textId="3D59A1BC">
      <w:pPr>
        <w:pStyle w:val="Title"/>
        <w:rPr>
          <w:ins w:author="KAUAN GUILHERME ALVES PINHEIRO SANTOS" w:date="2025-06-13T22:32:00Z" w16du:dateUtc="2025-06-13T22:32:54Z" w:id="2043245224"/>
          <w:rFonts w:ascii="Times New Roman" w:hAnsi="Times New Roman" w:eastAsia="Times New Roman" w:cs="Times New Roman"/>
          <w:b w:val="1"/>
          <w:bCs w:val="1"/>
          <w:rPrChange w:author="RAYLAN BRUNO SANTANA CARVALHO" w:date="2025-06-14T01:35:07.482Z" w:id="636267612">
            <w:rPr>
              <w:ins w:author="KAUAN GUILHERME ALVES PINHEIRO SANTOS" w:date="2025-06-13T22:32:00Z" w16du:dateUtc="2025-06-13T22:32:54Z" w:id="5353927"/>
              <w:rFonts w:ascii="Times New Roman" w:hAnsi="Times New Roman" w:eastAsia="Times New Roman" w:cs="Times New Roman"/>
            </w:rPr>
          </w:rPrChange>
        </w:rPr>
        <w:pPrChange w:author="KAUAN GUILHERME ALVES PINHEIRO SANTOS" w:date="2025-06-14T01:55:30.679Z">
          <w:pPr>
            <w:jc w:val="both"/>
          </w:pPr>
        </w:pPrChange>
      </w:pPr>
      <w:ins w:author="KAUAN GUILHERME ALVES PINHEIRO SANTOS" w:date="2025-06-13T21:21:00Z" w:id="2069037801">
        <w:r w:rsidR="36328A92">
          <w:t>4.5.</w:t>
        </w:r>
      </w:ins>
      <w:ins w:author="KAUAN GUILHERME ALVES PINHEIRO SANTOS" w:date="2025-06-13T22:32:00Z" w:id="1901661206">
        <w:r w:rsidR="6D2356B4">
          <w:t>4</w:t>
        </w:r>
      </w:ins>
      <w:ins w:author="KAUAN GUILHERME ALVES PINHEIRO SANTOS" w:date="2025-06-13T21:21:00Z" w:id="1797262734">
        <w:r w:rsidR="36328A92">
          <w:t xml:space="preserve"> HIST</w:t>
        </w:r>
      </w:ins>
      <w:ins w:author="KAUAN GUILHERME ALVES PINHEIRO SANTOS" w:date="2025-06-13T21:22:00Z" w:id="861137170">
        <w:r w:rsidR="36328A92">
          <w:t>Ó</w:t>
        </w:r>
      </w:ins>
      <w:ins w:author="KAUAN GUILHERME ALVES PINHEIRO SANTOS" w:date="2025-06-13T21:21:00Z" w:id="1739427037">
        <w:r w:rsidR="36328A92">
          <w:t>RICO</w:t>
        </w:r>
      </w:ins>
      <w:ins w:author="KAUAN GUILHERME ALVES PINHEIRO SANTOS" w:date="2025-06-13T21:22:00Z" w:id="2053894803">
        <w:r w:rsidR="36328A92">
          <w:t xml:space="preserve"> DE MENSAGENS</w:t>
        </w:r>
      </w:ins>
    </w:p>
    <w:p w:rsidR="7812964B" w:rsidRDefault="7812964B" w14:paraId="64ADC237" w14:textId="7A09C807">
      <w:pPr>
        <w:ind w:firstLine="708"/>
        <w:jc w:val="both"/>
        <w:rPr>
          <w:ins w:author="KAUAN GUILHERME ALVES PINHEIRO SANTOS" w:date="2025-06-13T22:37:00Z" w16du:dateUtc="2025-06-13T22:37:09Z" w:id="1761"/>
          <w:rFonts w:ascii="Times New Roman" w:hAnsi="Times New Roman" w:eastAsia="Times New Roman" w:cs="Times New Roman"/>
          <w:rPrChange w:author="KAUAN GUILHERME ALVES PINHEIRO SANTOS" w:date="2025-06-13T23:37:00Z" w:id="1762">
            <w:rPr>
              <w:ins w:author="KAUAN GUILHERME ALVES PINHEIRO SANTOS" w:date="2025-06-13T22:37:00Z" w16du:dateUtc="2025-06-13T22:37:09Z" w:id="1763"/>
              <w:rFonts w:ascii="Aptos" w:hAnsi="Aptos" w:eastAsia="Aptos" w:cs="Aptos"/>
            </w:rPr>
          </w:rPrChange>
        </w:rPr>
        <w:pPrChange w:author="KAUAN GUILHERME ALVES PINHEIRO SANTOS" w:date="2025-06-13T23:46:00Z" w:id="1764">
          <w:pPr/>
        </w:pPrChange>
      </w:pPr>
      <w:ins w:author="KAUAN GUILHERME ALVES PINHEIRO SANTOS" w:date="2025-06-13T23:46:00Z" w:id="1765">
        <w:r w:rsidRPr="0BC51242">
          <w:rPr>
            <w:rFonts w:ascii="Times New Roman" w:hAnsi="Times New Roman" w:eastAsia="Times New Roman" w:cs="Times New Roman"/>
          </w:rPr>
          <w:t>A classe “HistoricoMensagens” representa o conjunto de interações registradas entre o usuário e o chatbot do sistema. Sua função é armazenar, organizar e fornecer acesso ao histórico completo de mensagens trocadas, possibilitando que o sistema mantenha o contexto das conversas.</w:t>
        </w:r>
      </w:ins>
    </w:p>
    <w:p w:rsidR="0C2D5B21" w:rsidP="0DB4FDCD" w:rsidRDefault="0C2D5B21" w14:paraId="264FB44A" w14:textId="7A90761C">
      <w:pPr>
        <w:jc w:val="center"/>
        <w:rPr>
          <w:ins w:author="KAUAN GUILHERME ALVES PINHEIRO SANTOS" w:date="2025-06-13T22:37:00Z" w16du:dateUtc="2025-06-13T22:37:45Z" w:id="1885347417"/>
          <w:rFonts w:ascii="Times New Roman" w:hAnsi="Times New Roman" w:eastAsia="Times New Roman" w:cs="Times New Roman"/>
        </w:rPr>
      </w:pPr>
      <w:ins w:author="KAUAN GUILHERME ALVES PINHEIRO SANTOS" w:date="2025-06-13T22:37:00Z" w:id="1593465962">
        <w:r w:rsidRPr="0F56D97C" w:rsidR="0C2D5B21">
          <w:rPr>
            <w:rFonts w:ascii="Times New Roman" w:hAnsi="Times New Roman" w:eastAsia="Times New Roman" w:cs="Times New Roman"/>
            <w:rPrChange w:author="KAUAN GUILHERME ALVES PINHEIRO SANTOS" w:date="2025-06-13T20:56:00Z" w:id="1111301371"/>
          </w:rPr>
          <w:t xml:space="preserve">Tabela </w:t>
        </w:r>
      </w:ins>
      <w:ins w:author="RAYLAN BRUNO SANTANA CARVALHO" w:date="2025-06-14T01:56:19.935Z" w:id="1811626981">
        <w:r w:rsidRPr="0F56D97C" w:rsidR="27494AF2">
          <w:rPr>
            <w:rFonts w:ascii="Times New Roman" w:hAnsi="Times New Roman" w:eastAsia="Times New Roman" w:cs="Times New Roman"/>
          </w:rPr>
          <w:t>9</w:t>
        </w:r>
      </w:ins>
      <w:ins w:author="KAUAN GUILHERME ALVES PINHEIRO SANTOS" w:date="2025-06-13T22:37:00Z" w:id="1580615674">
        <w:del w:author="RAYLAN BRUNO SANTANA CARVALHO" w:date="2025-06-14T01:56:19.507Z" w:id="146556279">
          <w:r w:rsidRPr="0F56D97C" w:rsidDel="0C2D5B21">
            <w:rPr>
              <w:rFonts w:ascii="Times New Roman" w:hAnsi="Times New Roman" w:eastAsia="Times New Roman" w:cs="Times New Roman"/>
              <w:rPrChange w:author="KAUAN GUILHERME ALVES PINHEIRO SANTOS" w:date="2025-06-13T20:56:00Z" w:id="1491937993"/>
            </w:rPr>
            <w:delText>X</w:delText>
          </w:r>
        </w:del>
        <w:r w:rsidRPr="0F56D97C" w:rsidR="0C2D5B21">
          <w:rPr>
            <w:rFonts w:ascii="Times New Roman" w:hAnsi="Times New Roman" w:eastAsia="Times New Roman" w:cs="Times New Roman"/>
            <w:rPrChange w:author="KAUAN GUILHERME ALVES PINHEIRO SANTOS" w:date="2025-06-13T20:56:00Z" w:id="1004547575"/>
          </w:rPr>
          <w:t xml:space="preserve"> </w:t>
        </w:r>
        <w:r w:rsidRPr="0F56D97C" w:rsidR="0C2D5B21">
          <w:rPr>
            <w:rFonts w:ascii="Times New Roman" w:hAnsi="Times New Roman" w:eastAsia="Times New Roman" w:cs="Times New Roman"/>
            <w:rPrChange w:author="KAUAN GUILHERME ALVES PINHEIRO SANTOS" w:date="2025-06-13T20:56:00Z" w:id="793447868"/>
          </w:rPr>
          <w:t>–</w:t>
        </w:r>
        <w:r w:rsidRPr="0F56D97C" w:rsidR="0C2D5B21">
          <w:rPr>
            <w:rFonts w:ascii="Times New Roman" w:hAnsi="Times New Roman" w:eastAsia="Times New Roman" w:cs="Times New Roman"/>
            <w:rPrChange w:author="KAUAN GUILHERME ALVES PINHEIRO SANTOS" w:date="2025-06-13T20:56:00Z" w:id="1181094827"/>
          </w:rPr>
          <w:t xml:space="preserve"> Atributos do Hist</w:t>
        </w:r>
        <w:r w:rsidRPr="0F56D97C" w:rsidR="0C2D5B21">
          <w:rPr>
            <w:rFonts w:ascii="Times New Roman" w:hAnsi="Times New Roman" w:eastAsia="Times New Roman" w:cs="Times New Roman"/>
            <w:rPrChange w:author="KAUAN GUILHERME ALVES PINHEIRO SANTOS" w:date="2025-06-13T20:56:00Z" w:id="1694240710"/>
          </w:rPr>
          <w:t>ó</w:t>
        </w:r>
        <w:r w:rsidRPr="0F56D97C" w:rsidR="0C2D5B21">
          <w:rPr>
            <w:rFonts w:ascii="Times New Roman" w:hAnsi="Times New Roman" w:eastAsia="Times New Roman" w:cs="Times New Roman"/>
            <w:rPrChange w:author="KAUAN GUILHERME ALVES PINHEIRO SANTOS" w:date="2025-06-13T20:56:00Z" w:id="1692949229"/>
          </w:rPr>
          <w:t>rico de Compras</w:t>
        </w:r>
      </w:ins>
    </w:p>
    <w:tbl>
      <w:tblPr>
        <w:tblStyle w:val="TableGrid"/>
        <w:tblW w:w="0" w:type="auto"/>
        <w:jc w:val="center"/>
        <w:tblLook w:val="06A0" w:firstRow="1" w:lastRow="0" w:firstColumn="1" w:lastColumn="0" w:noHBand="1" w:noVBand="1"/>
      </w:tblPr>
      <w:tblGrid>
        <w:gridCol w:w="2505"/>
        <w:gridCol w:w="3785"/>
      </w:tblGrid>
      <w:tr w:rsidR="0DB4FDCD" w:rsidTr="0DB4FDCD" w14:paraId="56818E59" w14:textId="77777777">
        <w:trPr>
          <w:trHeight w:val="300"/>
          <w:jc w:val="center"/>
          <w:ins w:author="KAUAN GUILHERME ALVES PINHEIRO SANTOS" w:date="2025-06-13T22:37:00Z" w:id="1773"/>
        </w:trPr>
        <w:tc>
          <w:tcPr>
            <w:tcW w:w="2505" w:type="dxa"/>
            <w:vAlign w:val="center"/>
          </w:tcPr>
          <w:p w:rsidR="0C2D5B21" w:rsidRDefault="0C2D5B21" w14:paraId="079CFC19" w14:textId="138A84AF">
            <w:pPr>
              <w:jc w:val="center"/>
              <w:rPr>
                <w:rFonts w:ascii="Times New Roman" w:hAnsi="Times New Roman" w:eastAsia="Times New Roman" w:cs="Times New Roman"/>
                <w:rPrChange w:author="KAUAN GUILHERME ALVES PINHEIRO SANTOS" w:date="2025-06-13T20:56:00Z" w16du:dateUtc="2025-06-13T23:56:00Z" w:id="1774">
                  <w:rPr>
                    <w:rFonts w:ascii="Aptos" w:hAnsi="Aptos" w:eastAsia="Aptos" w:cs="Aptos"/>
                  </w:rPr>
                </w:rPrChange>
              </w:rPr>
              <w:pPrChange w:author="KAUAN GUILHERME ALVES PINHEIRO SANTOS" w:date="2025-06-13T22:38:00Z" w:id="1775">
                <w:pPr/>
              </w:pPrChange>
            </w:pPr>
            <w:ins w:author="KAUAN GUILHERME ALVES PINHEIRO SANTOS" w:date="2025-06-13T22:38:00Z" w:id="1776">
              <w:r w:rsidRPr="0BC51242">
                <w:rPr>
                  <w:rFonts w:ascii="Times New Roman" w:hAnsi="Times New Roman" w:eastAsia="Times New Roman" w:cs="Times New Roman"/>
                  <w:b/>
                  <w:rPrChange w:author="KAUAN GUILHERME ALVES PINHEIRO SANTOS" w:date="2025-06-13T20:56:00Z" w16du:dateUtc="2025-06-13T23:56:00Z" w:id="1777">
                    <w:rPr>
                      <w:b/>
                      <w:bCs/>
                    </w:rPr>
                  </w:rPrChange>
                </w:rPr>
                <w:t>Atributo</w:t>
              </w:r>
            </w:ins>
          </w:p>
        </w:tc>
        <w:tc>
          <w:tcPr>
            <w:tcW w:w="3785" w:type="dxa"/>
            <w:vAlign w:val="center"/>
          </w:tcPr>
          <w:p w:rsidR="0DB4FDCD" w:rsidP="0DB4FDCD" w:rsidRDefault="0DB4FDCD" w14:paraId="59EB016E" w14:textId="739EDBD3">
            <w:pPr>
              <w:jc w:val="center"/>
              <w:rPr>
                <w:rFonts w:ascii="Times New Roman" w:hAnsi="Times New Roman" w:eastAsia="Times New Roman" w:cs="Times New Roman"/>
                <w:b/>
                <w:rPrChange w:author="KAUAN GUILHERME ALVES PINHEIRO SANTOS" w:date="2025-06-13T20:56:00Z" w16du:dateUtc="2025-06-13T23:56:00Z" w:id="1778">
                  <w:rPr>
                    <w:b/>
                    <w:bCs/>
                  </w:rPr>
                </w:rPrChange>
              </w:rPr>
            </w:pPr>
            <w:ins w:author="KAUAN GUILHERME ALVES PINHEIRO SANTOS" w:date="2025-06-13T22:37:00Z" w:id="1779">
              <w:r w:rsidRPr="0BC51242">
                <w:rPr>
                  <w:rFonts w:ascii="Times New Roman" w:hAnsi="Times New Roman" w:eastAsia="Times New Roman" w:cs="Times New Roman"/>
                  <w:b/>
                  <w:rPrChange w:author="KAUAN GUILHERME ALVES PINHEIRO SANTOS" w:date="2025-06-13T20:56:00Z" w16du:dateUtc="2025-06-13T23:56:00Z" w:id="1780">
                    <w:rPr>
                      <w:b/>
                      <w:bCs/>
                    </w:rPr>
                  </w:rPrChange>
                </w:rPr>
                <w:t>Significado</w:t>
              </w:r>
            </w:ins>
          </w:p>
        </w:tc>
      </w:tr>
      <w:tr w:rsidR="0DB4FDCD" w:rsidTr="0DB4FDCD" w14:paraId="35AACE6E" w14:textId="77777777">
        <w:trPr>
          <w:trHeight w:val="300"/>
          <w:jc w:val="center"/>
          <w:ins w:author="KAUAN GUILHERME ALVES PINHEIRO SANTOS" w:date="2025-06-13T22:37:00Z" w:id="1781"/>
        </w:trPr>
        <w:tc>
          <w:tcPr>
            <w:tcW w:w="2505" w:type="dxa"/>
            <w:vAlign w:val="center"/>
          </w:tcPr>
          <w:p w:rsidR="6AE5E0C5" w:rsidRDefault="6AE5E0C5" w14:paraId="4B7AE74A" w14:textId="2B1DA124">
            <w:pPr>
              <w:jc w:val="center"/>
              <w:rPr>
                <w:rFonts w:ascii="Times New Roman" w:hAnsi="Times New Roman" w:eastAsia="Times New Roman" w:cs="Times New Roman"/>
              </w:rPr>
              <w:pPrChange w:author="KAUAN GUILHERME ALVES PINHEIRO SANTOS" w:date="2025-06-13T22:38:00Z" w:id="1782">
                <w:pPr/>
              </w:pPrChange>
            </w:pPr>
            <w:ins w:author="KAUAN GUILHERME ALVES PINHEIRO SANTOS" w:date="2025-06-13T22:38:00Z" w:id="1783">
              <w:r w:rsidRPr="0BC51242">
                <w:rPr>
                  <w:rFonts w:ascii="Times New Roman" w:hAnsi="Times New Roman" w:eastAsia="Times New Roman" w:cs="Times New Roman"/>
                  <w:rPrChange w:author="KAUAN GUILHERME ALVES PINHEIRO SANTOS" w:date="2025-06-13T20:56:00Z" w16du:dateUtc="2025-06-13T23:56:00Z" w:id="1784">
                    <w:rPr/>
                  </w:rPrChange>
                </w:rPr>
                <w:t>mensagens</w:t>
              </w:r>
            </w:ins>
          </w:p>
        </w:tc>
        <w:tc>
          <w:tcPr>
            <w:tcW w:w="3785" w:type="dxa"/>
            <w:vAlign w:val="center"/>
          </w:tcPr>
          <w:p w:rsidR="6AE5E0C5" w:rsidRDefault="6AE5E0C5" w14:paraId="19311C32" w14:textId="0075D4FB">
            <w:pPr>
              <w:jc w:val="center"/>
              <w:rPr>
                <w:rFonts w:ascii="Times New Roman" w:hAnsi="Times New Roman" w:eastAsia="Times New Roman" w:cs="Times New Roman"/>
                <w:rPrChange w:author="KAUAN GUILHERME ALVES PINHEIRO SANTOS" w:date="2025-06-13T20:56:00Z" w16du:dateUtc="2025-06-13T23:56:00Z" w:id="1785">
                  <w:rPr>
                    <w:rFonts w:ascii="Aptos" w:hAnsi="Aptos" w:eastAsia="Aptos" w:cs="Aptos"/>
                  </w:rPr>
                </w:rPrChange>
              </w:rPr>
              <w:pPrChange w:author="KAUAN GUILHERME ALVES PINHEIRO SANTOS" w:date="2025-06-13T22:38:00Z" w:id="1786">
                <w:pPr/>
              </w:pPrChange>
            </w:pPr>
            <w:ins w:author="KAUAN GUILHERME ALVES PINHEIRO SANTOS" w:date="2025-06-13T22:38:00Z" w:id="1787">
              <w:r w:rsidRPr="0BC51242">
                <w:rPr>
                  <w:rFonts w:ascii="Times New Roman" w:hAnsi="Times New Roman" w:eastAsia="Times New Roman" w:cs="Times New Roman"/>
                </w:rPr>
                <w:t>Lista de mensagens trocadas durante as interações com o chatbot.</w:t>
              </w:r>
            </w:ins>
          </w:p>
        </w:tc>
      </w:tr>
    </w:tbl>
    <w:p w:rsidR="0C2D5B21" w:rsidP="0DB4FDCD" w:rsidRDefault="0C2D5B21" w14:paraId="518C4473" w14:textId="7556DB83">
      <w:pPr>
        <w:jc w:val="center"/>
        <w:rPr>
          <w:ins w:author="KAUAN GUILHERME ALVES PINHEIRO SANTOS" w:date="2025-06-13T22:37:00Z" w16du:dateUtc="2025-06-13T22:37:40Z" w:id="1788"/>
          <w:rFonts w:ascii="Times New Roman" w:hAnsi="Times New Roman" w:eastAsia="Times New Roman" w:cs="Times New Roman"/>
        </w:rPr>
      </w:pPr>
      <w:ins w:author="KAUAN GUILHERME ALVES PINHEIRO SANTOS" w:date="2025-06-13T22:37:00Z" w:id="1789">
        <w:r w:rsidRPr="0BC51242">
          <w:rPr>
            <w:rFonts w:ascii="Times New Roman" w:hAnsi="Times New Roman" w:eastAsia="Times New Roman" w:cs="Times New Roman"/>
            <w:rPrChange w:author="KAUAN GUILHERME ALVES PINHEIRO SANTOS" w:date="2025-06-13T20:56:00Z" w16du:dateUtc="2025-06-13T23:56:00Z" w:id="1790">
              <w:rPr/>
            </w:rPrChange>
          </w:rPr>
          <w:t>Fonte: Autoria pr</w:t>
        </w:r>
        <w:r w:rsidRPr="0BC51242">
          <w:rPr>
            <w:rFonts w:hint="eastAsia" w:ascii="Times New Roman" w:hAnsi="Times New Roman" w:eastAsia="Times New Roman" w:cs="Times New Roman"/>
            <w:rPrChange w:author="KAUAN GUILHERME ALVES PINHEIRO SANTOS" w:date="2025-06-13T20:56:00Z" w16du:dateUtc="2025-06-13T23:56:00Z" w:id="1791">
              <w:rPr>
                <w:rFonts w:hint="eastAsia"/>
              </w:rPr>
            </w:rPrChange>
          </w:rPr>
          <w:t>ó</w:t>
        </w:r>
        <w:r w:rsidRPr="0BC51242">
          <w:rPr>
            <w:rFonts w:ascii="Times New Roman" w:hAnsi="Times New Roman" w:eastAsia="Times New Roman" w:cs="Times New Roman"/>
            <w:rPrChange w:author="KAUAN GUILHERME ALVES PINHEIRO SANTOS" w:date="2025-06-13T20:56:00Z" w16du:dateUtc="2025-06-13T23:56:00Z" w:id="1792">
              <w:rPr/>
            </w:rPrChange>
          </w:rPr>
          <w:t>pria, 2025.</w:t>
        </w:r>
      </w:ins>
    </w:p>
    <w:p w:rsidR="0F02A842" w:rsidRDefault="0F02A842" w14:paraId="29956AC1" w14:textId="37B4A916">
      <w:pPr>
        <w:ind w:firstLine="708"/>
        <w:jc w:val="both"/>
        <w:rPr>
          <w:ins w:author="KAUAN GUILHERME ALVES PINHEIRO SANTOS" w:date="2025-06-13T22:39:00Z" w16du:dateUtc="2025-06-13T22:39:03Z" w:id="1793"/>
          <w:rFonts w:ascii="Times New Roman" w:hAnsi="Times New Roman" w:eastAsia="Times New Roman" w:cs="Times New Roman"/>
          <w:rPrChange w:author="KAUAN GUILHERME ALVES PINHEIRO SANTOS" w:date="2025-06-13T20:56:00Z" w16du:dateUtc="2025-06-13T23:56:00Z" w:id="1794">
            <w:rPr>
              <w:ins w:author="KAUAN GUILHERME ALVES PINHEIRO SANTOS" w:date="2025-06-13T22:39:00Z" w16du:dateUtc="2025-06-13T22:39:03Z" w:id="1795"/>
              <w:rFonts w:ascii="Aptos" w:hAnsi="Aptos" w:eastAsia="Aptos" w:cs="Aptos"/>
            </w:rPr>
          </w:rPrChange>
        </w:rPr>
        <w:pPrChange w:author="KAUAN GUILHERME ALVES PINHEIRO SANTOS" w:date="2025-06-13T22:38:00Z" w:id="1796">
          <w:pPr/>
        </w:pPrChange>
      </w:pPr>
      <w:ins w:author="KAUAN GUILHERME ALVES PINHEIRO SANTOS" w:date="2025-06-13T22:38:00Z" w:id="1797">
        <w:r w:rsidRPr="0BC51242">
          <w:rPr>
            <w:rFonts w:ascii="Times New Roman" w:hAnsi="Times New Roman" w:eastAsia="Times New Roman" w:cs="Times New Roman"/>
          </w:rPr>
          <w:t>Essa classe é responsável por registrar todas as mensagens enviadas e recebidas, garantindo que o chatbot consiga manter uma conversação contínua e contextualizada. Além disso, possibilita consultas e análises posteriores das interações do usuário com o sistema.</w:t>
        </w:r>
      </w:ins>
    </w:p>
    <w:p w:rsidR="0F02A842" w:rsidP="0DB4FDCD" w:rsidRDefault="0F02A842" w14:paraId="35450D03" w14:textId="570DF50C">
      <w:pPr>
        <w:jc w:val="center"/>
        <w:rPr>
          <w:ins w:author="KAUAN GUILHERME ALVES PINHEIRO SANTOS" w:date="2025-06-13T22:39:00Z" w16du:dateUtc="2025-06-13T22:39:05Z" w:id="1821832608"/>
          <w:rFonts w:ascii="Times New Roman" w:hAnsi="Times New Roman" w:eastAsia="Times New Roman" w:cs="Times New Roman"/>
        </w:rPr>
      </w:pPr>
      <w:ins w:author="KAUAN GUILHERME ALVES PINHEIRO SANTOS" w:date="2025-06-13T22:39:00Z" w:id="457227639">
        <w:r w:rsidRPr="0F56D97C" w:rsidR="0F02A842">
          <w:rPr>
            <w:rFonts w:ascii="Times New Roman" w:hAnsi="Times New Roman" w:eastAsia="Times New Roman" w:cs="Times New Roman"/>
            <w:rPrChange w:author="KAUAN GUILHERME ALVES PINHEIRO SANTOS" w:date="2025-06-13T20:56:00Z" w:id="723852847"/>
          </w:rPr>
          <w:t xml:space="preserve">Tabela </w:t>
        </w:r>
      </w:ins>
      <w:ins w:author="RAYLAN BRUNO SANTANA CARVALHO" w:date="2025-06-14T01:56:25.011Z" w:id="659497094">
        <w:r w:rsidRPr="0F56D97C" w:rsidR="31ED66CE">
          <w:rPr>
            <w:rFonts w:ascii="Times New Roman" w:hAnsi="Times New Roman" w:eastAsia="Times New Roman" w:cs="Times New Roman"/>
          </w:rPr>
          <w:t>10</w:t>
        </w:r>
      </w:ins>
      <w:ins w:author="KAUAN GUILHERME ALVES PINHEIRO SANTOS" w:date="2025-06-13T22:39:00Z" w:id="1009616406">
        <w:del w:author="RAYLAN BRUNO SANTANA CARVALHO" w:date="2025-06-14T01:56:24.122Z" w:id="727680123">
          <w:r w:rsidRPr="0F56D97C" w:rsidDel="0F02A842">
            <w:rPr>
              <w:rFonts w:ascii="Times New Roman" w:hAnsi="Times New Roman" w:eastAsia="Times New Roman" w:cs="Times New Roman"/>
              <w:rPrChange w:author="KAUAN GUILHERME ALVES PINHEIRO SANTOS" w:date="2025-06-13T20:56:00Z" w:id="1772716357"/>
            </w:rPr>
            <w:delText>X</w:delText>
          </w:r>
        </w:del>
        <w:r w:rsidRPr="0F56D97C" w:rsidR="0F02A842">
          <w:rPr>
            <w:rFonts w:ascii="Times New Roman" w:hAnsi="Times New Roman" w:eastAsia="Times New Roman" w:cs="Times New Roman"/>
            <w:rPrChange w:author="KAUAN GUILHERME ALVES PINHEIRO SANTOS" w:date="2025-06-13T20:56:00Z" w:id="1116238379"/>
          </w:rPr>
          <w:t xml:space="preserve"> </w:t>
        </w:r>
        <w:r w:rsidRPr="0F56D97C" w:rsidR="0F02A842">
          <w:rPr>
            <w:rFonts w:ascii="Times New Roman" w:hAnsi="Times New Roman" w:eastAsia="Times New Roman" w:cs="Times New Roman"/>
            <w:rPrChange w:author="KAUAN GUILHERME ALVES PINHEIRO SANTOS" w:date="2025-06-13T20:56:00Z" w:id="801774219"/>
          </w:rPr>
          <w:t>–</w:t>
        </w:r>
        <w:r w:rsidRPr="0F56D97C" w:rsidR="0F02A842">
          <w:rPr>
            <w:rFonts w:ascii="Times New Roman" w:hAnsi="Times New Roman" w:eastAsia="Times New Roman" w:cs="Times New Roman"/>
            <w:rPrChange w:author="KAUAN GUILHERME ALVES PINHEIRO SANTOS" w:date="2025-06-13T20:56:00Z" w:id="307682934"/>
          </w:rPr>
          <w:t xml:space="preserve"> M</w:t>
        </w:r>
        <w:r w:rsidRPr="0F56D97C" w:rsidR="0F02A842">
          <w:rPr>
            <w:rFonts w:ascii="Times New Roman" w:hAnsi="Times New Roman" w:eastAsia="Times New Roman" w:cs="Times New Roman"/>
            <w:rPrChange w:author="KAUAN GUILHERME ALVES PINHEIRO SANTOS" w:date="2025-06-13T20:56:00Z" w:id="358504843"/>
          </w:rPr>
          <w:t>é</w:t>
        </w:r>
        <w:r w:rsidRPr="0F56D97C" w:rsidR="0F02A842">
          <w:rPr>
            <w:rFonts w:ascii="Times New Roman" w:hAnsi="Times New Roman" w:eastAsia="Times New Roman" w:cs="Times New Roman"/>
            <w:rPrChange w:author="KAUAN GUILHERME ALVES PINHEIRO SANTOS" w:date="2025-06-13T20:56:00Z" w:id="14886320"/>
          </w:rPr>
          <w:t>todos d</w:t>
        </w:r>
        <w:r w:rsidRPr="0F56D97C" w:rsidR="61B25977">
          <w:rPr>
            <w:rFonts w:ascii="Times New Roman" w:hAnsi="Times New Roman" w:eastAsia="Times New Roman" w:cs="Times New Roman"/>
            <w:rPrChange w:author="KAUAN GUILHERME ALVES PINHEIRO SANTOS" w:date="2025-06-13T20:56:00Z" w:id="4438399"/>
          </w:rPr>
          <w:t>o Hist</w:t>
        </w:r>
        <w:r w:rsidRPr="0F56D97C" w:rsidR="61B25977">
          <w:rPr>
            <w:rFonts w:ascii="Times New Roman" w:hAnsi="Times New Roman" w:eastAsia="Times New Roman" w:cs="Times New Roman"/>
            <w:rPrChange w:author="KAUAN GUILHERME ALVES PINHEIRO SANTOS" w:date="2025-06-13T20:56:00Z" w:id="811912985"/>
          </w:rPr>
          <w:t>ó</w:t>
        </w:r>
        <w:r w:rsidRPr="0F56D97C" w:rsidR="61B25977">
          <w:rPr>
            <w:rFonts w:ascii="Times New Roman" w:hAnsi="Times New Roman" w:eastAsia="Times New Roman" w:cs="Times New Roman"/>
            <w:rPrChange w:author="KAUAN GUILHERME ALVES PINHEIRO SANTOS" w:date="2025-06-13T20:56:00Z" w:id="1167725866"/>
          </w:rPr>
          <w:t>rico de Compras</w:t>
        </w:r>
      </w:ins>
    </w:p>
    <w:tbl>
      <w:tblPr>
        <w:tblStyle w:val="TableGrid"/>
        <w:tblW w:w="0" w:type="auto"/>
        <w:jc w:val="center"/>
        <w:tblLook w:val="06A0" w:firstRow="1" w:lastRow="0" w:firstColumn="1" w:lastColumn="0" w:noHBand="1" w:noVBand="1"/>
      </w:tblPr>
      <w:tblGrid>
        <w:gridCol w:w="2505"/>
        <w:gridCol w:w="3785"/>
      </w:tblGrid>
      <w:tr w:rsidR="0DB4FDCD" w:rsidTr="0DB4FDCD" w14:paraId="0A5DF2D0" w14:textId="77777777">
        <w:trPr>
          <w:trHeight w:val="300"/>
          <w:jc w:val="center"/>
          <w:ins w:author="KAUAN GUILHERME ALVES PINHEIRO SANTOS" w:date="2025-06-13T22:39:00Z" w:id="1808"/>
        </w:trPr>
        <w:tc>
          <w:tcPr>
            <w:tcW w:w="2505" w:type="dxa"/>
            <w:vAlign w:val="center"/>
          </w:tcPr>
          <w:p w:rsidR="0DB4FDCD" w:rsidP="0DB4FDCD" w:rsidRDefault="0DB4FDCD" w14:paraId="6D98DA4F" w14:textId="71899633">
            <w:pPr>
              <w:jc w:val="center"/>
              <w:rPr>
                <w:rFonts w:ascii="Times New Roman" w:hAnsi="Times New Roman" w:eastAsia="Times New Roman" w:cs="Times New Roman"/>
                <w:b/>
                <w:rPrChange w:author="KAUAN GUILHERME ALVES PINHEIRO SANTOS" w:date="2025-06-13T20:56:00Z" w16du:dateUtc="2025-06-13T23:56:00Z" w:id="1809">
                  <w:rPr>
                    <w:b/>
                    <w:bCs/>
                  </w:rPr>
                </w:rPrChange>
              </w:rPr>
            </w:pPr>
            <w:ins w:author="KAUAN GUILHERME ALVES PINHEIRO SANTOS" w:date="2025-06-13T22:39:00Z" w:id="1810">
              <w:r w:rsidRPr="0BC51242">
                <w:rPr>
                  <w:rFonts w:ascii="Times New Roman" w:hAnsi="Times New Roman" w:eastAsia="Times New Roman" w:cs="Times New Roman"/>
                  <w:b/>
                  <w:rPrChange w:author="KAUAN GUILHERME ALVES PINHEIRO SANTOS" w:date="2025-06-13T20:56:00Z" w16du:dateUtc="2025-06-13T23:56:00Z" w:id="1811">
                    <w:rPr>
                      <w:b/>
                      <w:bCs/>
                    </w:rPr>
                  </w:rPrChange>
                </w:rPr>
                <w:t>M</w:t>
              </w:r>
              <w:r w:rsidRPr="0BC51242">
                <w:rPr>
                  <w:rFonts w:hint="eastAsia" w:ascii="Times New Roman" w:hAnsi="Times New Roman" w:eastAsia="Times New Roman" w:cs="Times New Roman"/>
                  <w:b/>
                  <w:rPrChange w:author="KAUAN GUILHERME ALVES PINHEIRO SANTOS" w:date="2025-06-13T20:56:00Z" w16du:dateUtc="2025-06-13T23:56:00Z" w:id="1812">
                    <w:rPr>
                      <w:rFonts w:hint="eastAsia"/>
                      <w:b/>
                      <w:bCs/>
                    </w:rPr>
                  </w:rPrChange>
                </w:rPr>
                <w:t>é</w:t>
              </w:r>
              <w:r w:rsidRPr="0BC51242">
                <w:rPr>
                  <w:rFonts w:ascii="Times New Roman" w:hAnsi="Times New Roman" w:eastAsia="Times New Roman" w:cs="Times New Roman"/>
                  <w:b/>
                  <w:rPrChange w:author="KAUAN GUILHERME ALVES PINHEIRO SANTOS" w:date="2025-06-13T20:56:00Z" w16du:dateUtc="2025-06-13T23:56:00Z" w:id="1813">
                    <w:rPr>
                      <w:b/>
                      <w:bCs/>
                    </w:rPr>
                  </w:rPrChange>
                </w:rPr>
                <w:t>todo</w:t>
              </w:r>
            </w:ins>
          </w:p>
        </w:tc>
        <w:tc>
          <w:tcPr>
            <w:tcW w:w="3785" w:type="dxa"/>
            <w:vAlign w:val="center"/>
          </w:tcPr>
          <w:p w:rsidR="0DB4FDCD" w:rsidP="0DB4FDCD" w:rsidRDefault="0DB4FDCD" w14:paraId="14D9736E" w14:textId="739EDBD3">
            <w:pPr>
              <w:jc w:val="center"/>
              <w:rPr>
                <w:rFonts w:ascii="Times New Roman" w:hAnsi="Times New Roman" w:eastAsia="Times New Roman" w:cs="Times New Roman"/>
                <w:b/>
                <w:rPrChange w:author="KAUAN GUILHERME ALVES PINHEIRO SANTOS" w:date="2025-06-13T20:56:00Z" w16du:dateUtc="2025-06-13T23:56:00Z" w:id="1814">
                  <w:rPr>
                    <w:b/>
                    <w:bCs/>
                  </w:rPr>
                </w:rPrChange>
              </w:rPr>
            </w:pPr>
            <w:ins w:author="KAUAN GUILHERME ALVES PINHEIRO SANTOS" w:date="2025-06-13T22:39:00Z" w:id="1815">
              <w:r w:rsidRPr="0BC51242">
                <w:rPr>
                  <w:rFonts w:ascii="Times New Roman" w:hAnsi="Times New Roman" w:eastAsia="Times New Roman" w:cs="Times New Roman"/>
                  <w:b/>
                  <w:rPrChange w:author="KAUAN GUILHERME ALVES PINHEIRO SANTOS" w:date="2025-06-13T20:56:00Z" w16du:dateUtc="2025-06-13T23:56:00Z" w:id="1816">
                    <w:rPr>
                      <w:b/>
                      <w:bCs/>
                    </w:rPr>
                  </w:rPrChange>
                </w:rPr>
                <w:t>Significado</w:t>
              </w:r>
            </w:ins>
          </w:p>
        </w:tc>
      </w:tr>
      <w:tr w:rsidR="0DB4FDCD" w:rsidTr="0DB4FDCD" w14:paraId="3F6D97E8" w14:textId="77777777">
        <w:trPr>
          <w:trHeight w:val="300"/>
          <w:jc w:val="center"/>
          <w:ins w:author="KAUAN GUILHERME ALVES PINHEIRO SANTOS" w:date="2025-06-13T22:39:00Z" w:id="1817"/>
        </w:trPr>
        <w:tc>
          <w:tcPr>
            <w:tcW w:w="2505" w:type="dxa"/>
            <w:vAlign w:val="center"/>
          </w:tcPr>
          <w:p w:rsidR="222D9CE2" w:rsidRDefault="222D9CE2" w14:paraId="5D9202AB" w14:textId="60D3B278">
            <w:pPr>
              <w:jc w:val="center"/>
              <w:rPr>
                <w:rFonts w:ascii="Times New Roman" w:hAnsi="Times New Roman" w:eastAsia="Times New Roman" w:cs="Times New Roman"/>
                <w:rPrChange w:author="KAUAN GUILHERME ALVES PINHEIRO SANTOS" w:date="2025-06-13T20:56:00Z" w16du:dateUtc="2025-06-13T23:56:00Z" w:id="1818">
                  <w:rPr>
                    <w:rFonts w:ascii="Aptos" w:hAnsi="Aptos" w:eastAsia="Aptos" w:cs="Aptos"/>
                  </w:rPr>
                </w:rPrChange>
              </w:rPr>
              <w:pPrChange w:author="KAUAN GUILHERME ALVES PINHEIRO SANTOS" w:date="2025-06-13T22:39:00Z" w:id="1819">
                <w:pPr/>
              </w:pPrChange>
            </w:pPr>
            <w:ins w:author="KAUAN GUILHERME ALVES PINHEIRO SANTOS" w:date="2025-06-13T22:39:00Z" w:id="1820">
              <w:r w:rsidRPr="0BC51242">
                <w:rPr>
                  <w:rFonts w:ascii="Times New Roman" w:hAnsi="Times New Roman" w:eastAsia="Times New Roman" w:cs="Times New Roman"/>
                  <w:rPrChange w:author="KAUAN GUILHERME ALVES PINHEIRO SANTOS" w:date="2025-06-13T20:56:00Z" w16du:dateUtc="2025-06-13T23:56:00Z" w:id="1821">
                    <w:rPr/>
                  </w:rPrChange>
                </w:rPr>
                <w:t>limparHistorico( )</w:t>
              </w:r>
            </w:ins>
          </w:p>
        </w:tc>
        <w:tc>
          <w:tcPr>
            <w:tcW w:w="3785" w:type="dxa"/>
            <w:vAlign w:val="center"/>
          </w:tcPr>
          <w:p w:rsidR="222D9CE2" w:rsidRDefault="222D9CE2" w14:paraId="04DA7AD0" w14:textId="4629A49F">
            <w:pPr>
              <w:jc w:val="center"/>
              <w:rPr>
                <w:rFonts w:ascii="Times New Roman" w:hAnsi="Times New Roman" w:eastAsia="Times New Roman" w:cs="Times New Roman"/>
                <w:rPrChange w:author="KAUAN GUILHERME ALVES PINHEIRO SANTOS" w:date="2025-06-13T20:56:00Z" w16du:dateUtc="2025-06-13T23:56:00Z" w:id="1822">
                  <w:rPr>
                    <w:rFonts w:ascii="Aptos" w:hAnsi="Aptos" w:eastAsia="Aptos" w:cs="Aptos"/>
                  </w:rPr>
                </w:rPrChange>
              </w:rPr>
              <w:pPrChange w:author="KAUAN GUILHERME ALVES PINHEIRO SANTOS" w:date="2025-06-13T22:39:00Z" w:id="1823">
                <w:pPr/>
              </w:pPrChange>
            </w:pPr>
            <w:ins w:author="KAUAN GUILHERME ALVES PINHEIRO SANTOS" w:date="2025-06-13T22:39:00Z" w:id="1824">
              <w:r w:rsidRPr="0BC51242">
                <w:rPr>
                  <w:rFonts w:ascii="Times New Roman" w:hAnsi="Times New Roman" w:eastAsia="Times New Roman" w:cs="Times New Roman"/>
                </w:rPr>
                <w:t>Remove todas as mensagens registradas.</w:t>
              </w:r>
            </w:ins>
          </w:p>
        </w:tc>
      </w:tr>
      <w:tr w:rsidR="0DB4FDCD" w:rsidTr="0DB4FDCD" w14:paraId="4F56A6A6" w14:textId="77777777">
        <w:trPr>
          <w:trHeight w:val="300"/>
          <w:jc w:val="center"/>
          <w:ins w:author="KAUAN GUILHERME ALVES PINHEIRO SANTOS" w:date="2025-06-13T22:39:00Z" w:id="1825"/>
        </w:trPr>
        <w:tc>
          <w:tcPr>
            <w:tcW w:w="2505" w:type="dxa"/>
            <w:vAlign w:val="center"/>
          </w:tcPr>
          <w:p w:rsidR="222D9CE2" w:rsidRDefault="222D9CE2" w14:paraId="2CDBF93E" w14:textId="30D2B17F">
            <w:pPr>
              <w:jc w:val="center"/>
              <w:rPr>
                <w:rFonts w:ascii="Times New Roman" w:hAnsi="Times New Roman" w:eastAsia="Times New Roman" w:cs="Times New Roman"/>
                <w:rPrChange w:author="KAUAN GUILHERME ALVES PINHEIRO SANTOS" w:date="2025-06-13T20:56:00Z" w16du:dateUtc="2025-06-13T23:56:00Z" w:id="1826">
                  <w:rPr>
                    <w:rFonts w:ascii="Aptos" w:hAnsi="Aptos" w:eastAsia="Aptos" w:cs="Aptos"/>
                  </w:rPr>
                </w:rPrChange>
              </w:rPr>
              <w:pPrChange w:author="KAUAN GUILHERME ALVES PINHEIRO SANTOS" w:date="2025-06-13T22:40:00Z" w:id="1827">
                <w:pPr/>
              </w:pPrChange>
            </w:pPr>
            <w:ins w:author="KAUAN GUILHERME ALVES PINHEIRO SANTOS" w:date="2025-06-13T22:40:00Z" w:id="1828">
              <w:r w:rsidRPr="0BC51242">
                <w:rPr>
                  <w:rFonts w:ascii="Times New Roman" w:hAnsi="Times New Roman" w:eastAsia="Times New Roman" w:cs="Times New Roman"/>
                  <w:rPrChange w:author="KAUAN GUILHERME ALVES PINHEIRO SANTOS" w:date="2025-06-13T20:56:00Z" w16du:dateUtc="2025-06-13T23:56:00Z" w:id="1829">
                    <w:rPr/>
                  </w:rPrChange>
                </w:rPr>
                <w:t>obterHistorico( )</w:t>
              </w:r>
            </w:ins>
          </w:p>
        </w:tc>
        <w:tc>
          <w:tcPr>
            <w:tcW w:w="3785" w:type="dxa"/>
            <w:vAlign w:val="center"/>
          </w:tcPr>
          <w:p w:rsidR="222D9CE2" w:rsidRDefault="222D9CE2" w14:paraId="1A29B714" w14:textId="534363AC">
            <w:pPr>
              <w:jc w:val="center"/>
              <w:rPr>
                <w:rFonts w:ascii="Times New Roman" w:hAnsi="Times New Roman" w:eastAsia="Times New Roman" w:cs="Times New Roman"/>
                <w:rPrChange w:author="KAUAN GUILHERME ALVES PINHEIRO SANTOS" w:date="2025-06-13T20:56:00Z" w16du:dateUtc="2025-06-13T23:56:00Z" w:id="1830">
                  <w:rPr>
                    <w:rFonts w:ascii="Aptos" w:hAnsi="Aptos" w:eastAsia="Aptos" w:cs="Aptos"/>
                  </w:rPr>
                </w:rPrChange>
              </w:rPr>
              <w:pPrChange w:author="KAUAN GUILHERME ALVES PINHEIRO SANTOS" w:date="2025-06-13T22:40:00Z" w:id="1831">
                <w:pPr/>
              </w:pPrChange>
            </w:pPr>
            <w:ins w:author="KAUAN GUILHERME ALVES PINHEIRO SANTOS" w:date="2025-06-13T22:40:00Z" w:id="1832">
              <w:r w:rsidRPr="0BC51242">
                <w:rPr>
                  <w:rFonts w:ascii="Times New Roman" w:hAnsi="Times New Roman" w:eastAsia="Times New Roman" w:cs="Times New Roman"/>
                </w:rPr>
                <w:t>Retorna a lista completa de mensagens trocadas.</w:t>
              </w:r>
            </w:ins>
          </w:p>
        </w:tc>
      </w:tr>
    </w:tbl>
    <w:p w:rsidR="0DB4FDCD" w:rsidRDefault="0DB4FDCD" w14:paraId="4358AAEB" w14:textId="1645505F">
      <w:pPr>
        <w:rPr>
          <w:del w:author="KAUAN GUILHERME ALVES PINHEIRO SANTOS" w:date="2025-06-13T22:39:00Z" w16du:dateUtc="2025-06-13T22:39:32Z" w:id="1833"/>
          <w:rFonts w:ascii="Times New Roman" w:hAnsi="Times New Roman" w:eastAsia="Times New Roman" w:cs="Times New Roman"/>
          <w:rPrChange w:author="KAUAN GUILHERME ALVES PINHEIRO SANTOS" w:date="2025-06-13T20:56:00Z" w16du:dateUtc="2025-06-13T23:56:00Z" w:id="1834">
            <w:rPr>
              <w:del w:author="KAUAN GUILHERME ALVES PINHEIRO SANTOS" w:date="2025-06-13T22:39:00Z" w16du:dateUtc="2025-06-13T22:39:32Z" w:id="1835"/>
            </w:rPr>
          </w:rPrChange>
        </w:rPr>
      </w:pPr>
    </w:p>
    <w:p w:rsidR="142FCC97" w:rsidP="0DB4FDCD" w:rsidRDefault="142FCC97" w14:paraId="76645997" w14:textId="0D08C317">
      <w:pPr>
        <w:jc w:val="center"/>
        <w:rPr>
          <w:ins w:author="KAUAN GUILHERME ALVES PINHEIRO SANTOS" w:date="2025-06-13T22:32:00Z" w16du:dateUtc="2025-06-13T22:32:24Z" w:id="1836"/>
          <w:rFonts w:ascii="Times New Roman" w:hAnsi="Times New Roman" w:eastAsia="Times New Roman" w:cs="Times New Roman"/>
        </w:rPr>
      </w:pPr>
      <w:ins w:author="KAUAN GUILHERME ALVES PINHEIRO SANTOS" w:date="2025-06-13T22:39:00Z" w:id="1837">
        <w:r w:rsidRPr="0BC51242">
          <w:rPr>
            <w:rFonts w:ascii="Times New Roman" w:hAnsi="Times New Roman" w:eastAsia="Times New Roman" w:cs="Times New Roman"/>
            <w:rPrChange w:author="KAUAN GUILHERME ALVES PINHEIRO SANTOS" w:date="2025-06-13T20:56:00Z" w16du:dateUtc="2025-06-13T23:56:00Z" w:id="1838">
              <w:rPr/>
            </w:rPrChange>
          </w:rPr>
          <w:t>Fonte: Autoria pr</w:t>
        </w:r>
        <w:r w:rsidRPr="0BC51242">
          <w:rPr>
            <w:rFonts w:hint="eastAsia" w:ascii="Times New Roman" w:hAnsi="Times New Roman" w:eastAsia="Times New Roman" w:cs="Times New Roman"/>
            <w:rPrChange w:author="KAUAN GUILHERME ALVES PINHEIRO SANTOS" w:date="2025-06-13T20:56:00Z" w16du:dateUtc="2025-06-13T23:56:00Z" w:id="1839">
              <w:rPr>
                <w:rFonts w:hint="eastAsia"/>
              </w:rPr>
            </w:rPrChange>
          </w:rPr>
          <w:t>ó</w:t>
        </w:r>
        <w:r w:rsidRPr="0BC51242">
          <w:rPr>
            <w:rFonts w:ascii="Times New Roman" w:hAnsi="Times New Roman" w:eastAsia="Times New Roman" w:cs="Times New Roman"/>
            <w:rPrChange w:author="KAUAN GUILHERME ALVES PINHEIRO SANTOS" w:date="2025-06-13T20:56:00Z" w16du:dateUtc="2025-06-13T23:56:00Z" w:id="1840">
              <w:rPr/>
            </w:rPrChange>
          </w:rPr>
          <w:t>pria, 2025.</w:t>
        </w:r>
      </w:ins>
    </w:p>
    <w:p w:rsidR="00584D84" w:rsidP="0F56D97C" w:rsidRDefault="1D619AB6" w14:paraId="0D0A72AA" w14:textId="0E724947">
      <w:pPr>
        <w:pStyle w:val="Title"/>
        <w:rPr>
          <w:ins w:author="KAUAN GUILHERME ALVES PINHEIRO SANTOS" w:date="2025-06-13T22:40:00Z" w16du:dateUtc="2025-06-13T22:40:34Z" w:id="1427755894"/>
          <w:rFonts w:ascii="Times New Roman" w:hAnsi="Times New Roman" w:eastAsia="Times New Roman" w:cs="Times New Roman"/>
          <w:b w:val="1"/>
          <w:bCs w:val="1"/>
          <w:rPrChange w:author="RAYLAN BRUNO SANTANA CARVALHO" w:date="2025-06-14T01:34:24.106Z" w:id="220292939">
            <w:rPr>
              <w:ins w:author="KAUAN GUILHERME ALVES PINHEIRO SANTOS" w:date="2025-06-13T22:40:00Z" w16du:dateUtc="2025-06-13T22:40:34Z" w:id="1621426936"/>
              <w:rFonts w:ascii="Times New Roman" w:hAnsi="Times New Roman" w:eastAsia="Times New Roman" w:cs="Times New Roman"/>
            </w:rPr>
          </w:rPrChange>
        </w:rPr>
        <w:pPrChange w:author="KAUAN GUILHERME ALVES PINHEIRO SANTOS" w:date="2025-06-14T01:55:36.085Z">
          <w:pPr>
            <w:jc w:val="both"/>
          </w:pPr>
        </w:pPrChange>
      </w:pPr>
      <w:ins w:author="KAUAN GUILHERME ALVES PINHEIRO SANTOS" w:date="2025-06-13T22:32:00Z" w:id="274709755">
        <w:r w:rsidR="1D619AB6">
          <w:t xml:space="preserve">4.5.5 </w:t>
        </w:r>
      </w:ins>
      <w:ins w:author="KAUAN GUILHERME ALVES PINHEIRO SANTOS" w:date="2025-06-13T21:22:00Z" w:id="877686217">
        <w:r w:rsidR="36328A92">
          <w:t>MENSAGEM</w:t>
        </w:r>
      </w:ins>
    </w:p>
    <w:p w:rsidR="54892464" w:rsidP="0DB4FDCD" w:rsidRDefault="54892464" w14:paraId="7F481562" w14:textId="03487D61">
      <w:pPr>
        <w:jc w:val="both"/>
        <w:rPr>
          <w:ins w:author="KAUAN GUILHERME ALVES PINHEIRO SANTOS" w:date="2025-06-13T22:40:00Z" w16du:dateUtc="2025-06-13T22:40:58Z" w:id="1846"/>
          <w:rFonts w:ascii="Times New Roman" w:hAnsi="Times New Roman" w:eastAsia="Times New Roman" w:cs="Times New Roman"/>
          <w:rPrChange w:author="KAUAN GUILHERME ALVES PINHEIRO SANTOS" w:date="2025-06-13T20:56:00Z" w16du:dateUtc="2025-06-13T23:56:00Z" w:id="1847">
            <w:rPr>
              <w:ins w:author="KAUAN GUILHERME ALVES PINHEIRO SANTOS" w:date="2025-06-13T22:40:00Z" w16du:dateUtc="2025-06-13T22:40:58Z" w:id="1848"/>
              <w:rFonts w:ascii="Aptos" w:hAnsi="Aptos" w:eastAsia="Aptos" w:cs="Aptos"/>
            </w:rPr>
          </w:rPrChange>
        </w:rPr>
      </w:pPr>
      <w:ins w:author="KAUAN GUILHERME ALVES PINHEIRO SANTOS" w:date="2025-06-13T22:40:00Z" w:id="1849">
        <w:r>
          <w:tab/>
        </w:r>
        <w:r w:rsidRPr="0BC51242">
          <w:rPr>
            <w:rFonts w:ascii="Times New Roman" w:hAnsi="Times New Roman" w:eastAsia="Times New Roman" w:cs="Times New Roman"/>
            <w:rPrChange w:author="KAUAN GUILHERME ALVES PINHEIRO SANTOS" w:date="2025-06-13T20:56:00Z" w16du:dateUtc="2025-06-13T23:56:00Z" w:id="1850">
              <w:rPr/>
            </w:rPrChange>
          </w:rPr>
          <w:t xml:space="preserve">A classe </w:t>
        </w:r>
        <w:r w:rsidRPr="0BC51242">
          <w:rPr>
            <w:rFonts w:hint="eastAsia" w:ascii="Times New Roman" w:hAnsi="Times New Roman" w:eastAsia="Times New Roman" w:cs="Times New Roman"/>
            <w:rPrChange w:author="KAUAN GUILHERME ALVES PINHEIRO SANTOS" w:date="2025-06-13T20:56:00Z" w16du:dateUtc="2025-06-13T23:56:00Z" w:id="1851">
              <w:rPr>
                <w:rFonts w:hint="eastAsia"/>
              </w:rPr>
            </w:rPrChange>
          </w:rPr>
          <w:t>“</w:t>
        </w:r>
        <w:r w:rsidRPr="0BC51242">
          <w:rPr>
            <w:rFonts w:ascii="Times New Roman" w:hAnsi="Times New Roman" w:eastAsia="Times New Roman" w:cs="Times New Roman"/>
            <w:rPrChange w:author="KAUAN GUILHERME ALVES PINHEIRO SANTOS" w:date="2025-06-13T20:56:00Z" w16du:dateUtc="2025-06-13T23:56:00Z" w:id="1852">
              <w:rPr/>
            </w:rPrChange>
          </w:rPr>
          <w:t>Mensagem</w:t>
        </w:r>
        <w:r w:rsidRPr="0BC51242">
          <w:rPr>
            <w:rFonts w:hint="eastAsia" w:ascii="Times New Roman" w:hAnsi="Times New Roman" w:eastAsia="Times New Roman" w:cs="Times New Roman"/>
            <w:rPrChange w:author="KAUAN GUILHERME ALVES PINHEIRO SANTOS" w:date="2025-06-13T20:56:00Z" w16du:dateUtc="2025-06-13T23:56:00Z" w:id="1853">
              <w:rPr>
                <w:rFonts w:hint="eastAsia"/>
              </w:rPr>
            </w:rPrChange>
          </w:rPr>
          <w:t>”</w:t>
        </w:r>
        <w:r w:rsidRPr="0BC51242">
          <w:rPr>
            <w:rFonts w:ascii="Times New Roman" w:hAnsi="Times New Roman" w:eastAsia="Times New Roman" w:cs="Times New Roman"/>
            <w:rPrChange w:author="KAUAN GUILHERME ALVES PINHEIRO SANTOS" w:date="2025-06-13T20:56:00Z" w16du:dateUtc="2025-06-13T23:56:00Z" w:id="1854">
              <w:rPr/>
            </w:rPrChange>
          </w:rPr>
          <w:t xml:space="preserve"> </w:t>
        </w:r>
        <w:r w:rsidRPr="0BC51242">
          <w:rPr>
            <w:rFonts w:ascii="Times New Roman" w:hAnsi="Times New Roman" w:eastAsia="Times New Roman" w:cs="Times New Roman"/>
            <w:rPrChange w:author="KAUAN GUILHERME ALVES PINHEIRO SANTOS" w:date="2025-06-13T20:56:00Z" w16du:dateUtc="2025-06-13T23:56:00Z" w:id="1855">
              <w:rPr>
                <w:rFonts w:ascii="Aptos" w:hAnsi="Aptos" w:eastAsia="Aptos" w:cs="Aptos"/>
              </w:rPr>
            </w:rPrChange>
          </w:rPr>
          <w:t>representa uma única mensagem individual trocada entre o usuário e o chatbot, podendo ser tanto uma entrada do usuário quanto uma resposta do sistema.</w:t>
        </w:r>
      </w:ins>
    </w:p>
    <w:p w:rsidR="54892464" w:rsidP="0DB4FDCD" w:rsidRDefault="54892464" w14:paraId="2C029585" w14:textId="401BB5C5">
      <w:pPr>
        <w:jc w:val="center"/>
        <w:rPr>
          <w:ins w:author="KAUAN GUILHERME ALVES PINHEIRO SANTOS" w:date="2025-06-13T22:41:00Z" w16du:dateUtc="2025-06-13T22:41:34Z" w:id="224597919"/>
          <w:rFonts w:ascii="Times New Roman" w:hAnsi="Times New Roman" w:eastAsia="Times New Roman" w:cs="Times New Roman"/>
        </w:rPr>
      </w:pPr>
      <w:ins w:author="KAUAN GUILHERME ALVES PINHEIRO SANTOS" w:date="2025-06-13T22:41:00Z" w:id="1476808790">
        <w:r w:rsidRPr="0F56D97C" w:rsidR="54892464">
          <w:rPr>
            <w:rFonts w:ascii="Times New Roman" w:hAnsi="Times New Roman" w:eastAsia="Times New Roman" w:cs="Times New Roman"/>
            <w:rPrChange w:author="KAUAN GUILHERME ALVES PINHEIRO SANTOS" w:date="2025-06-13T20:56:00Z" w:id="1715375496"/>
          </w:rPr>
          <w:t xml:space="preserve">Tabela </w:t>
        </w:r>
      </w:ins>
      <w:ins w:author="RAYLAN BRUNO SANTANA CARVALHO" w:date="2025-06-14T01:56:28.234Z" w:id="1447043191">
        <w:r w:rsidRPr="0F56D97C" w:rsidR="7656C08A">
          <w:rPr>
            <w:rFonts w:ascii="Times New Roman" w:hAnsi="Times New Roman" w:eastAsia="Times New Roman" w:cs="Times New Roman"/>
          </w:rPr>
          <w:t>11</w:t>
        </w:r>
      </w:ins>
      <w:ins w:author="KAUAN GUILHERME ALVES PINHEIRO SANTOS" w:date="2025-06-13T22:41:00Z" w:id="1051838912">
        <w:del w:author="RAYLAN BRUNO SANTANA CARVALHO" w:date="2025-06-14T01:56:27.84Z" w:id="1086824957">
          <w:r w:rsidRPr="0F56D97C" w:rsidDel="54892464">
            <w:rPr>
              <w:rFonts w:ascii="Times New Roman" w:hAnsi="Times New Roman" w:eastAsia="Times New Roman" w:cs="Times New Roman"/>
              <w:rPrChange w:author="KAUAN GUILHERME ALVES PINHEIRO SANTOS" w:date="2025-06-13T20:56:00Z" w:id="653841072"/>
            </w:rPr>
            <w:delText>X</w:delText>
          </w:r>
        </w:del>
        <w:r w:rsidRPr="0F56D97C" w:rsidR="54892464">
          <w:rPr>
            <w:rFonts w:ascii="Times New Roman" w:hAnsi="Times New Roman" w:eastAsia="Times New Roman" w:cs="Times New Roman"/>
            <w:rPrChange w:author="KAUAN GUILHERME ALVES PINHEIRO SANTOS" w:date="2025-06-13T20:56:00Z" w:id="911754115"/>
          </w:rPr>
          <w:t xml:space="preserve"> </w:t>
        </w:r>
        <w:r w:rsidRPr="0F56D97C" w:rsidR="54892464">
          <w:rPr>
            <w:rFonts w:ascii="Times New Roman" w:hAnsi="Times New Roman" w:eastAsia="Times New Roman" w:cs="Times New Roman"/>
            <w:rPrChange w:author="KAUAN GUILHERME ALVES PINHEIRO SANTOS" w:date="2025-06-13T20:56:00Z" w:id="1712621577"/>
          </w:rPr>
          <w:t>–</w:t>
        </w:r>
        <w:r w:rsidRPr="0F56D97C" w:rsidR="54892464">
          <w:rPr>
            <w:rFonts w:ascii="Times New Roman" w:hAnsi="Times New Roman" w:eastAsia="Times New Roman" w:cs="Times New Roman"/>
            <w:rPrChange w:author="KAUAN GUILHERME ALVES PINHEIRO SANTOS" w:date="2025-06-13T20:56:00Z" w:id="105023013"/>
          </w:rPr>
          <w:t xml:space="preserve"> </w:t>
        </w:r>
        <w:r w:rsidRPr="0F56D97C" w:rsidR="502B24BA">
          <w:rPr>
            <w:rFonts w:ascii="Times New Roman" w:hAnsi="Times New Roman" w:eastAsia="Times New Roman" w:cs="Times New Roman"/>
            <w:rPrChange w:author="KAUAN GUILHERME ALVES PINHEIRO SANTOS" w:date="2025-06-13T20:56:00Z" w:id="1765116451"/>
          </w:rPr>
          <w:t>Atributos da Mensagem</w:t>
        </w:r>
      </w:ins>
    </w:p>
    <w:tbl>
      <w:tblPr>
        <w:tblStyle w:val="TableGrid"/>
        <w:tblW w:w="0" w:type="auto"/>
        <w:jc w:val="center"/>
        <w:tblLook w:val="06A0" w:firstRow="1" w:lastRow="0" w:firstColumn="1" w:lastColumn="0" w:noHBand="1" w:noVBand="1"/>
      </w:tblPr>
      <w:tblGrid>
        <w:gridCol w:w="2505"/>
        <w:gridCol w:w="3785"/>
      </w:tblGrid>
      <w:tr w:rsidR="0DB4FDCD" w:rsidTr="0DB4FDCD" w14:paraId="4D721D74" w14:textId="77777777">
        <w:trPr>
          <w:trHeight w:val="300"/>
          <w:jc w:val="center"/>
          <w:ins w:author="KAUAN GUILHERME ALVES PINHEIRO SANTOS" w:date="2025-06-13T22:41:00Z" w:id="1862"/>
        </w:trPr>
        <w:tc>
          <w:tcPr>
            <w:tcW w:w="2505" w:type="dxa"/>
            <w:vAlign w:val="center"/>
          </w:tcPr>
          <w:p w:rsidR="502B24BA" w:rsidRDefault="502B24BA" w14:paraId="179331FC" w14:textId="7E761D0E">
            <w:pPr>
              <w:jc w:val="center"/>
              <w:rPr>
                <w:rFonts w:ascii="Times New Roman" w:hAnsi="Times New Roman" w:eastAsia="Times New Roman" w:cs="Times New Roman"/>
                <w:rPrChange w:author="KAUAN GUILHERME ALVES PINHEIRO SANTOS" w:date="2025-06-13T20:56:00Z" w16du:dateUtc="2025-06-13T23:56:00Z" w:id="1863">
                  <w:rPr>
                    <w:rFonts w:ascii="Aptos" w:hAnsi="Aptos" w:eastAsia="Aptos" w:cs="Aptos"/>
                  </w:rPr>
                </w:rPrChange>
              </w:rPr>
              <w:pPrChange w:author="KAUAN GUILHERME ALVES PINHEIRO SANTOS" w:date="2025-06-13T22:41:00Z" w:id="1864">
                <w:pPr/>
              </w:pPrChange>
            </w:pPr>
            <w:ins w:author="KAUAN GUILHERME ALVES PINHEIRO SANTOS" w:date="2025-06-13T22:41:00Z" w:id="1865">
              <w:r w:rsidRPr="0BC51242">
                <w:rPr>
                  <w:rFonts w:ascii="Times New Roman" w:hAnsi="Times New Roman" w:eastAsia="Times New Roman" w:cs="Times New Roman"/>
                  <w:b/>
                  <w:rPrChange w:author="KAUAN GUILHERME ALVES PINHEIRO SANTOS" w:date="2025-06-13T20:56:00Z" w16du:dateUtc="2025-06-13T23:56:00Z" w:id="1866">
                    <w:rPr>
                      <w:b/>
                      <w:bCs/>
                    </w:rPr>
                  </w:rPrChange>
                </w:rPr>
                <w:t>Atributo</w:t>
              </w:r>
            </w:ins>
          </w:p>
        </w:tc>
        <w:tc>
          <w:tcPr>
            <w:tcW w:w="3785" w:type="dxa"/>
            <w:vAlign w:val="center"/>
          </w:tcPr>
          <w:p w:rsidR="0DB4FDCD" w:rsidP="0DB4FDCD" w:rsidRDefault="0DB4FDCD" w14:paraId="65A14E14" w14:textId="739EDBD3">
            <w:pPr>
              <w:jc w:val="center"/>
              <w:rPr>
                <w:rFonts w:ascii="Times New Roman" w:hAnsi="Times New Roman" w:eastAsia="Times New Roman" w:cs="Times New Roman"/>
                <w:b/>
                <w:rPrChange w:author="KAUAN GUILHERME ALVES PINHEIRO SANTOS" w:date="2025-06-13T20:56:00Z" w16du:dateUtc="2025-06-13T23:56:00Z" w:id="1867">
                  <w:rPr>
                    <w:b/>
                    <w:bCs/>
                  </w:rPr>
                </w:rPrChange>
              </w:rPr>
            </w:pPr>
            <w:ins w:author="KAUAN GUILHERME ALVES PINHEIRO SANTOS" w:date="2025-06-13T22:41:00Z" w:id="1868">
              <w:r w:rsidRPr="0BC51242">
                <w:rPr>
                  <w:rFonts w:ascii="Times New Roman" w:hAnsi="Times New Roman" w:eastAsia="Times New Roman" w:cs="Times New Roman"/>
                  <w:b/>
                  <w:rPrChange w:author="KAUAN GUILHERME ALVES PINHEIRO SANTOS" w:date="2025-06-13T20:56:00Z" w16du:dateUtc="2025-06-13T23:56:00Z" w:id="1869">
                    <w:rPr>
                      <w:b/>
                      <w:bCs/>
                    </w:rPr>
                  </w:rPrChange>
                </w:rPr>
                <w:t>Significado</w:t>
              </w:r>
            </w:ins>
          </w:p>
        </w:tc>
      </w:tr>
      <w:tr w:rsidR="0DB4FDCD" w:rsidTr="0DB4FDCD" w14:paraId="66965766" w14:textId="77777777">
        <w:trPr>
          <w:trHeight w:val="300"/>
          <w:jc w:val="center"/>
          <w:ins w:author="KAUAN GUILHERME ALVES PINHEIRO SANTOS" w:date="2025-06-13T22:41:00Z" w:id="1870"/>
        </w:trPr>
        <w:tc>
          <w:tcPr>
            <w:tcW w:w="2505" w:type="dxa"/>
            <w:vAlign w:val="center"/>
          </w:tcPr>
          <w:p w:rsidR="089A21EC" w:rsidP="0DB4FDCD" w:rsidRDefault="089A21EC" w14:paraId="5E3EAE6D" w14:textId="5C1C9F3B">
            <w:pPr>
              <w:jc w:val="center"/>
              <w:rPr>
                <w:rFonts w:ascii="Times New Roman" w:hAnsi="Times New Roman" w:eastAsia="Times New Roman" w:cs="Times New Roman"/>
                <w:rPrChange w:author="KAUAN GUILHERME ALVES PINHEIRO SANTOS" w:date="2025-06-13T20:56:00Z" w16du:dateUtc="2025-06-13T23:56:00Z" w:id="1871">
                  <w:rPr/>
                </w:rPrChange>
              </w:rPr>
            </w:pPr>
            <w:ins w:author="KAUAN GUILHERME ALVES PINHEIRO SANTOS" w:date="2025-06-13T22:42:00Z" w:id="1872">
              <w:r w:rsidRPr="0BC51242">
                <w:rPr>
                  <w:rFonts w:ascii="Times New Roman" w:hAnsi="Times New Roman" w:eastAsia="Times New Roman" w:cs="Times New Roman"/>
                  <w:rPrChange w:author="KAUAN GUILHERME ALVES PINHEIRO SANTOS" w:date="2025-06-13T20:56:00Z" w16du:dateUtc="2025-06-13T23:56:00Z" w:id="1873">
                    <w:rPr/>
                  </w:rPrChange>
                </w:rPr>
                <w:t>texto</w:t>
              </w:r>
            </w:ins>
          </w:p>
        </w:tc>
        <w:tc>
          <w:tcPr>
            <w:tcW w:w="3785" w:type="dxa"/>
            <w:vAlign w:val="center"/>
          </w:tcPr>
          <w:p w:rsidR="089A21EC" w:rsidRDefault="089A21EC" w14:paraId="0B9400A2" w14:textId="76DACE77">
            <w:pPr>
              <w:jc w:val="center"/>
              <w:rPr>
                <w:rFonts w:ascii="Times New Roman" w:hAnsi="Times New Roman" w:eastAsia="Times New Roman" w:cs="Times New Roman"/>
                <w:rPrChange w:author="KAUAN GUILHERME ALVES PINHEIRO SANTOS" w:date="2025-06-13T20:56:00Z" w16du:dateUtc="2025-06-13T23:56:00Z" w:id="1874">
                  <w:rPr>
                    <w:rFonts w:ascii="Aptos" w:hAnsi="Aptos" w:eastAsia="Aptos" w:cs="Aptos"/>
                  </w:rPr>
                </w:rPrChange>
              </w:rPr>
              <w:pPrChange w:author="KAUAN GUILHERME ALVES PINHEIRO SANTOS" w:date="2025-06-13T22:42:00Z" w:id="1875">
                <w:pPr/>
              </w:pPrChange>
            </w:pPr>
            <w:ins w:author="KAUAN GUILHERME ALVES PINHEIRO SANTOS" w:date="2025-06-13T22:42:00Z" w:id="1876">
              <w:r w:rsidRPr="0BC51242">
                <w:rPr>
                  <w:rFonts w:ascii="Times New Roman" w:hAnsi="Times New Roman" w:eastAsia="Times New Roman" w:cs="Times New Roman"/>
                  <w:rPrChange w:author="KAUAN GUILHERME ALVES PINHEIRO SANTOS" w:date="2025-06-13T20:56:00Z" w16du:dateUtc="2025-06-13T23:56:00Z" w:id="1877">
                    <w:rPr>
                      <w:rFonts w:ascii="Aptos" w:hAnsi="Aptos" w:eastAsia="Aptos" w:cs="Aptos"/>
                    </w:rPr>
                  </w:rPrChange>
                </w:rPr>
                <w:t>Conteúdo textual da mensagem.</w:t>
              </w:r>
            </w:ins>
          </w:p>
        </w:tc>
      </w:tr>
      <w:tr w:rsidR="0DB4FDCD" w:rsidTr="0DB4FDCD" w14:paraId="6DFCB98F" w14:textId="77777777">
        <w:trPr>
          <w:trHeight w:val="300"/>
          <w:jc w:val="center"/>
          <w:ins w:author="KAUAN GUILHERME ALVES PINHEIRO SANTOS" w:date="2025-06-13T22:41:00Z" w:id="1878"/>
        </w:trPr>
        <w:tc>
          <w:tcPr>
            <w:tcW w:w="2505" w:type="dxa"/>
            <w:vAlign w:val="center"/>
          </w:tcPr>
          <w:p w:rsidR="089A21EC" w:rsidRDefault="089A21EC" w14:paraId="4B4244CE" w14:textId="047F0303">
            <w:pPr>
              <w:jc w:val="center"/>
              <w:rPr>
                <w:rFonts w:ascii="Times New Roman" w:hAnsi="Times New Roman" w:eastAsia="Times New Roman" w:cs="Times New Roman"/>
                <w:rPrChange w:author="KAUAN GUILHERME ALVES PINHEIRO SANTOS" w:date="2025-06-13T20:56:00Z" w16du:dateUtc="2025-06-13T23:56:00Z" w:id="1879">
                  <w:rPr>
                    <w:rFonts w:ascii="Aptos" w:hAnsi="Aptos" w:eastAsia="Aptos" w:cs="Aptos"/>
                  </w:rPr>
                </w:rPrChange>
              </w:rPr>
              <w:pPrChange w:author="KAUAN GUILHERME ALVES PINHEIRO SANTOS" w:date="2025-06-13T22:42:00Z" w:id="1880">
                <w:pPr/>
              </w:pPrChange>
            </w:pPr>
            <w:ins w:author="KAUAN GUILHERME ALVES PINHEIRO SANTOS" w:date="2025-06-13T22:42:00Z" w:id="1881">
              <w:r w:rsidRPr="0BC51242">
                <w:rPr>
                  <w:rFonts w:ascii="Times New Roman" w:hAnsi="Times New Roman" w:eastAsia="Times New Roman" w:cs="Times New Roman"/>
                  <w:rPrChange w:author="KAUAN GUILHERME ALVES PINHEIRO SANTOS" w:date="2025-06-13T20:56:00Z" w16du:dateUtc="2025-06-13T23:56:00Z" w:id="1882">
                    <w:rPr/>
                  </w:rPrChange>
                </w:rPr>
                <w:t>dataHora</w:t>
              </w:r>
            </w:ins>
          </w:p>
        </w:tc>
        <w:tc>
          <w:tcPr>
            <w:tcW w:w="3785" w:type="dxa"/>
            <w:vAlign w:val="center"/>
          </w:tcPr>
          <w:p w:rsidR="089A21EC" w:rsidRDefault="089A21EC" w14:paraId="34716D9C" w14:textId="43A53511">
            <w:pPr>
              <w:jc w:val="center"/>
              <w:rPr>
                <w:rFonts w:ascii="Times New Roman" w:hAnsi="Times New Roman" w:eastAsia="Times New Roman" w:cs="Times New Roman"/>
                <w:rPrChange w:author="KAUAN GUILHERME ALVES PINHEIRO SANTOS" w:date="2025-06-13T20:56:00Z" w16du:dateUtc="2025-06-13T23:56:00Z" w:id="1883">
                  <w:rPr>
                    <w:rFonts w:ascii="Aptos" w:hAnsi="Aptos" w:eastAsia="Aptos" w:cs="Aptos"/>
                  </w:rPr>
                </w:rPrChange>
              </w:rPr>
              <w:pPrChange w:author="KAUAN GUILHERME ALVES PINHEIRO SANTOS" w:date="2025-06-13T22:42:00Z" w:id="1884">
                <w:pPr/>
              </w:pPrChange>
            </w:pPr>
            <w:ins w:author="KAUAN GUILHERME ALVES PINHEIRO SANTOS" w:date="2025-06-13T22:42:00Z" w:id="1885">
              <w:r w:rsidRPr="0BC51242">
                <w:rPr>
                  <w:rFonts w:ascii="Times New Roman" w:hAnsi="Times New Roman" w:eastAsia="Times New Roman" w:cs="Times New Roman"/>
                  <w:rPrChange w:author="KAUAN GUILHERME ALVES PINHEIRO SANTOS" w:date="2025-06-13T20:56:00Z" w16du:dateUtc="2025-06-13T23:56:00Z" w:id="1886">
                    <w:rPr>
                      <w:rFonts w:ascii="Aptos" w:hAnsi="Aptos" w:eastAsia="Aptos" w:cs="Aptos"/>
                    </w:rPr>
                  </w:rPrChange>
                </w:rPr>
                <w:t>Data e hora exata em que a mensagem foi enviada ou recebida.</w:t>
              </w:r>
            </w:ins>
          </w:p>
        </w:tc>
      </w:tr>
    </w:tbl>
    <w:p w:rsidR="4C553BF5" w:rsidP="0DB4FDCD" w:rsidRDefault="4C553BF5" w14:paraId="00D92081" w14:textId="5594B4A5">
      <w:pPr>
        <w:jc w:val="center"/>
        <w:rPr>
          <w:ins w:author="KAUAN GUILHERME ALVES PINHEIRO SANTOS" w:date="2025-06-13T22:41:00Z" w16du:dateUtc="2025-06-13T22:41:34Z" w:id="1887"/>
          <w:rFonts w:ascii="Times New Roman" w:hAnsi="Times New Roman" w:eastAsia="Times New Roman" w:cs="Times New Roman"/>
        </w:rPr>
      </w:pPr>
      <w:ins w:author="KAUAN GUILHERME ALVES PINHEIRO SANTOS" w:date="2025-06-13T22:41:00Z" w:id="1888">
        <w:r w:rsidRPr="0BC51242">
          <w:rPr>
            <w:rFonts w:ascii="Times New Roman" w:hAnsi="Times New Roman" w:eastAsia="Times New Roman" w:cs="Times New Roman"/>
            <w:rPrChange w:author="KAUAN GUILHERME ALVES PINHEIRO SANTOS" w:date="2025-06-13T20:56:00Z" w16du:dateUtc="2025-06-13T23:56:00Z" w:id="1889">
              <w:rPr/>
            </w:rPrChange>
          </w:rPr>
          <w:t>Fonte: Autoria pr</w:t>
        </w:r>
        <w:r w:rsidRPr="0BC51242">
          <w:rPr>
            <w:rFonts w:hint="eastAsia" w:ascii="Times New Roman" w:hAnsi="Times New Roman" w:eastAsia="Times New Roman" w:cs="Times New Roman"/>
            <w:rPrChange w:author="KAUAN GUILHERME ALVES PINHEIRO SANTOS" w:date="2025-06-13T20:56:00Z" w16du:dateUtc="2025-06-13T23:56:00Z" w:id="1890">
              <w:rPr>
                <w:rFonts w:hint="eastAsia"/>
              </w:rPr>
            </w:rPrChange>
          </w:rPr>
          <w:t>ó</w:t>
        </w:r>
        <w:r w:rsidRPr="0BC51242">
          <w:rPr>
            <w:rFonts w:ascii="Times New Roman" w:hAnsi="Times New Roman" w:eastAsia="Times New Roman" w:cs="Times New Roman"/>
            <w:rPrChange w:author="KAUAN GUILHERME ALVES PINHEIRO SANTOS" w:date="2025-06-13T20:56:00Z" w16du:dateUtc="2025-06-13T23:56:00Z" w:id="1891">
              <w:rPr/>
            </w:rPrChange>
          </w:rPr>
          <w:t>pria, 2025.</w:t>
        </w:r>
      </w:ins>
    </w:p>
    <w:p w:rsidR="0F8A3D59" w:rsidRDefault="0F8A3D59" w14:paraId="5CBF5138" w14:textId="4FC988BE">
      <w:pPr>
        <w:ind w:firstLine="708"/>
        <w:jc w:val="both"/>
        <w:rPr>
          <w:ins w:author="KAUAN GUILHERME ALVES PINHEIRO SANTOS" w:date="2025-06-13T21:20:00Z" w16du:dateUtc="2025-06-13T21:20:18Z" w:id="1892"/>
          <w:rFonts w:ascii="Times New Roman" w:hAnsi="Times New Roman" w:eastAsia="Times New Roman" w:cs="Times New Roman"/>
          <w:rPrChange w:author="KAUAN GUILHERME ALVES PINHEIRO SANTOS" w:date="2025-06-13T20:56:00Z" w16du:dateUtc="2025-06-13T23:56:00Z" w:id="1893">
            <w:rPr>
              <w:ins w:author="KAUAN GUILHERME ALVES PINHEIRO SANTOS" w:date="2025-06-13T21:20:00Z" w16du:dateUtc="2025-06-13T21:20:18Z" w:id="1894"/>
              <w:rFonts w:ascii="Aptos" w:hAnsi="Aptos" w:eastAsia="Aptos" w:cs="Aptos"/>
            </w:rPr>
          </w:rPrChange>
        </w:rPr>
        <w:pPrChange w:author="KAUAN GUILHERME ALVES PINHEIRO SANTOS" w:date="2025-06-13T22:42:00Z" w:id="1895">
          <w:pPr/>
        </w:pPrChange>
      </w:pPr>
      <w:ins w:author="KAUAN GUILHERME ALVES PINHEIRO SANTOS" w:date="2025-06-13T22:42:00Z" w:id="1896">
        <w:r w:rsidRPr="0BC51242">
          <w:rPr>
            <w:rFonts w:ascii="Times New Roman" w:hAnsi="Times New Roman" w:eastAsia="Times New Roman" w:cs="Times New Roman"/>
            <w:rPrChange w:author="KAUAN GUILHERME ALVES PINHEIRO SANTOS" w:date="2025-06-13T20:56:00Z" w16du:dateUtc="2025-06-13T23:56:00Z" w:id="1897">
              <w:rPr>
                <w:rFonts w:ascii="Aptos" w:hAnsi="Aptos" w:eastAsia="Aptos" w:cs="Aptos"/>
              </w:rPr>
            </w:rPrChange>
          </w:rPr>
          <w:t>Esta classe tem a responsabilidade de armazenar o conteúdo e o momento exato de envio de cada mensagem, possibilitando o rastreamento cronológico das interações.</w:t>
        </w:r>
      </w:ins>
    </w:p>
    <w:p w:rsidR="00584D84" w:rsidP="0F56D97C" w:rsidRDefault="36328A92" w14:paraId="31BC7E21" w14:textId="39524015">
      <w:pPr>
        <w:pStyle w:val="Title"/>
        <w:rPr>
          <w:ins w:author="KAUAN GUILHERME ALVES PINHEIRO SANTOS" w:date="2025-06-13T22:44:00Z" w16du:dateUtc="2025-06-13T22:44:03Z" w:id="1280137972"/>
          <w:rFonts w:ascii="Times New Roman" w:hAnsi="Times New Roman" w:eastAsia="Times New Roman" w:cs="Times New Roman"/>
          <w:b w:val="1"/>
          <w:bCs w:val="1"/>
          <w:rPrChange w:author="RAYLAN BRUNO SANTANA CARVALHO" w:date="2025-06-14T01:34:21.622Z" w:id="2010999034">
            <w:rPr>
              <w:ins w:author="KAUAN GUILHERME ALVES PINHEIRO SANTOS" w:date="2025-06-13T22:44:00Z" w16du:dateUtc="2025-06-13T22:44:03Z" w:id="1242711443"/>
              <w:rFonts w:ascii="Times New Roman" w:hAnsi="Times New Roman" w:eastAsia="Times New Roman" w:cs="Times New Roman"/>
            </w:rPr>
          </w:rPrChange>
        </w:rPr>
        <w:pPrChange w:author="KAUAN GUILHERME ALVES PINHEIRO SANTOS" w:date="2025-06-14T01:55:41.926Z">
          <w:pPr>
            <w:jc w:val="both"/>
          </w:pPr>
        </w:pPrChange>
      </w:pPr>
      <w:ins w:author="KAUAN GUILHERME ALVES PINHEIRO SANTOS" w:date="2025-06-13T21:22:00Z" w:id="504384409">
        <w:r w:rsidR="36328A92">
          <w:t>4.5.</w:t>
        </w:r>
      </w:ins>
      <w:ins w:author="KAUAN GUILHERME ALVES PINHEIRO SANTOS" w:date="2025-06-13T22:32:00Z" w:id="1467938502">
        <w:r w:rsidR="7885A7E1">
          <w:t>6</w:t>
        </w:r>
      </w:ins>
      <w:ins w:author="KAUAN GUILHERME ALVES PINHEIRO SANTOS" w:date="2025-06-13T21:22:00Z" w:id="678661481">
        <w:r w:rsidR="36328A92">
          <w:t xml:space="preserve"> COMPRA</w:t>
        </w:r>
      </w:ins>
    </w:p>
    <w:p w:rsidR="59164103" w:rsidP="0DB4FDCD" w:rsidRDefault="59164103" w14:paraId="1771F862" w14:textId="636469CF">
      <w:pPr>
        <w:jc w:val="both"/>
        <w:rPr>
          <w:ins w:author="KAUAN GUILHERME ALVES PINHEIRO SANTOS" w:date="2025-06-13T22:44:00Z" w16du:dateUtc="2025-06-13T22:44:42Z" w:id="1905"/>
          <w:rFonts w:ascii="Times New Roman" w:hAnsi="Times New Roman" w:eastAsia="Times New Roman" w:cs="Times New Roman"/>
          <w:rPrChange w:author="KAUAN GUILHERME ALVES PINHEIRO SANTOS" w:date="2025-06-13T20:56:00Z" w16du:dateUtc="2025-06-13T23:56:00Z" w:id="1906">
            <w:rPr>
              <w:ins w:author="KAUAN GUILHERME ALVES PINHEIRO SANTOS" w:date="2025-06-13T22:44:00Z" w16du:dateUtc="2025-06-13T22:44:42Z" w:id="1907"/>
              <w:rFonts w:ascii="Aptos" w:hAnsi="Aptos" w:eastAsia="Aptos" w:cs="Aptos"/>
            </w:rPr>
          </w:rPrChange>
        </w:rPr>
      </w:pPr>
      <w:ins w:author="KAUAN GUILHERME ALVES PINHEIRO SANTOS" w:date="2025-06-13T22:44:00Z" w:id="1908">
        <w:r>
          <w:tab/>
        </w:r>
        <w:r w:rsidRPr="0BC51242">
          <w:rPr>
            <w:rFonts w:ascii="Times New Roman" w:hAnsi="Times New Roman" w:eastAsia="Times New Roman" w:cs="Times New Roman"/>
            <w:rPrChange w:author="KAUAN GUILHERME ALVES PINHEIRO SANTOS" w:date="2025-06-13T20:56:00Z" w16du:dateUtc="2025-06-13T23:56:00Z" w:id="1909">
              <w:rPr/>
            </w:rPrChange>
          </w:rPr>
          <w:t xml:space="preserve"> A classe </w:t>
        </w:r>
        <w:r w:rsidRPr="0BC51242">
          <w:rPr>
            <w:rFonts w:hint="eastAsia" w:ascii="Times New Roman" w:hAnsi="Times New Roman" w:eastAsia="Times New Roman" w:cs="Times New Roman"/>
            <w:rPrChange w:author="KAUAN GUILHERME ALVES PINHEIRO SANTOS" w:date="2025-06-13T20:56:00Z" w16du:dateUtc="2025-06-13T23:56:00Z" w:id="1910">
              <w:rPr>
                <w:rFonts w:hint="eastAsia"/>
              </w:rPr>
            </w:rPrChange>
          </w:rPr>
          <w:t>“</w:t>
        </w:r>
        <w:r w:rsidRPr="0BC51242">
          <w:rPr>
            <w:rFonts w:ascii="Times New Roman" w:hAnsi="Times New Roman" w:eastAsia="Times New Roman" w:cs="Times New Roman"/>
            <w:rPrChange w:author="KAUAN GUILHERME ALVES PINHEIRO SANTOS" w:date="2025-06-13T20:56:00Z" w16du:dateUtc="2025-06-13T23:56:00Z" w:id="1911">
              <w:rPr/>
            </w:rPrChange>
          </w:rPr>
          <w:t>Compra</w:t>
        </w:r>
        <w:r w:rsidRPr="0BC51242">
          <w:rPr>
            <w:rFonts w:hint="eastAsia" w:ascii="Times New Roman" w:hAnsi="Times New Roman" w:eastAsia="Times New Roman" w:cs="Times New Roman"/>
            <w:rPrChange w:author="KAUAN GUILHERME ALVES PINHEIRO SANTOS" w:date="2025-06-13T20:56:00Z" w16du:dateUtc="2025-06-13T23:56:00Z" w:id="1912">
              <w:rPr>
                <w:rFonts w:hint="eastAsia"/>
              </w:rPr>
            </w:rPrChange>
          </w:rPr>
          <w:t>”</w:t>
        </w:r>
        <w:r w:rsidRPr="0BC51242">
          <w:rPr>
            <w:rFonts w:ascii="Times New Roman" w:hAnsi="Times New Roman" w:eastAsia="Times New Roman" w:cs="Times New Roman"/>
            <w:rPrChange w:author="KAUAN GUILHERME ALVES PINHEIRO SANTOS" w:date="2025-06-13T20:56:00Z" w16du:dateUtc="2025-06-13T23:56:00Z" w:id="1913">
              <w:rPr/>
            </w:rPrChange>
          </w:rPr>
          <w:t xml:space="preserve"> </w:t>
        </w:r>
        <w:r w:rsidRPr="0BC51242">
          <w:rPr>
            <w:rFonts w:ascii="Times New Roman" w:hAnsi="Times New Roman" w:eastAsia="Times New Roman" w:cs="Times New Roman"/>
            <w:rPrChange w:author="KAUAN GUILHERME ALVES PINHEIRO SANTOS" w:date="2025-06-13T20:56:00Z" w16du:dateUtc="2025-06-13T23:56:00Z" w:id="1914">
              <w:rPr>
                <w:rFonts w:ascii="Aptos" w:hAnsi="Aptos" w:eastAsia="Aptos" w:cs="Aptos"/>
              </w:rPr>
            </w:rPrChange>
          </w:rPr>
          <w:t>representa o processo de aquisição de passagens por parte do usuário no sistema. Ela centraliza os dados relacionados a uma transação, como data, forma de pagamento, valor total e as passagens adquiridas.</w:t>
        </w:r>
      </w:ins>
    </w:p>
    <w:p w:rsidR="59164103" w:rsidRDefault="59164103" w14:paraId="2095E7D5" w14:textId="1670664F">
      <w:pPr>
        <w:jc w:val="center"/>
        <w:rPr>
          <w:ins w:author="KAUAN GUILHERME ALVES PINHEIRO SANTOS" w:date="2025-06-13T22:45:00Z" w16du:dateUtc="2025-06-13T22:45:16Z" w:id="1181540066"/>
          <w:rFonts w:ascii="Times New Roman" w:hAnsi="Times New Roman" w:eastAsia="Times New Roman" w:cs="Times New Roman"/>
        </w:rPr>
      </w:pPr>
      <w:ins w:author="KAUAN GUILHERME ALVES PINHEIRO SANTOS" w:date="2025-06-13T22:44:00Z" w:id="1567201669">
        <w:r w:rsidRPr="0F56D97C" w:rsidR="59164103">
          <w:rPr>
            <w:rFonts w:ascii="Times New Roman" w:hAnsi="Times New Roman" w:eastAsia="Times New Roman" w:cs="Times New Roman"/>
            <w:rPrChange w:author="KAUAN GUILHERME ALVES PINHEIRO SANTOS" w:date="2025-06-13T20:56:00Z" w:id="713606136"/>
          </w:rPr>
          <w:t xml:space="preserve">Tabela </w:t>
        </w:r>
      </w:ins>
      <w:ins w:author="RAYLAN BRUNO SANTANA CARVALHO" w:date="2025-06-14T01:56:31.932Z" w:id="1717618811">
        <w:r w:rsidRPr="0F56D97C" w:rsidR="783DB4C3">
          <w:rPr>
            <w:rFonts w:ascii="Times New Roman" w:hAnsi="Times New Roman" w:eastAsia="Times New Roman" w:cs="Times New Roman"/>
          </w:rPr>
          <w:t>12</w:t>
        </w:r>
      </w:ins>
      <w:ins w:author="KAUAN GUILHERME ALVES PINHEIRO SANTOS" w:date="2025-06-13T22:44:00Z" w:id="124697630">
        <w:del w:author="RAYLAN BRUNO SANTANA CARVALHO" w:date="2025-06-14T01:56:31.264Z" w:id="137532078">
          <w:r w:rsidRPr="0F56D97C" w:rsidDel="59164103">
            <w:rPr>
              <w:rFonts w:ascii="Times New Roman" w:hAnsi="Times New Roman" w:eastAsia="Times New Roman" w:cs="Times New Roman"/>
              <w:rPrChange w:author="KAUAN GUILHERME ALVES PINHEIRO SANTOS" w:date="2025-06-13T20:56:00Z" w:id="1223487633"/>
            </w:rPr>
            <w:delText>X</w:delText>
          </w:r>
        </w:del>
        <w:r w:rsidRPr="0F56D97C" w:rsidR="59164103">
          <w:rPr>
            <w:rFonts w:ascii="Times New Roman" w:hAnsi="Times New Roman" w:eastAsia="Times New Roman" w:cs="Times New Roman"/>
            <w:rPrChange w:author="KAUAN GUILHERME ALVES PINHEIRO SANTOS" w:date="2025-06-13T20:56:00Z" w:id="1008905021"/>
          </w:rPr>
          <w:t xml:space="preserve"> </w:t>
        </w:r>
        <w:r w:rsidRPr="0F56D97C" w:rsidR="59164103">
          <w:rPr>
            <w:rFonts w:ascii="Times New Roman" w:hAnsi="Times New Roman" w:eastAsia="Times New Roman" w:cs="Times New Roman"/>
            <w:rPrChange w:author="KAUAN GUILHERME ALVES PINHEIRO SANTOS" w:date="2025-06-13T20:56:00Z" w:id="542019588"/>
          </w:rPr>
          <w:t>–</w:t>
        </w:r>
        <w:r w:rsidRPr="0F56D97C" w:rsidR="59164103">
          <w:rPr>
            <w:rFonts w:ascii="Times New Roman" w:hAnsi="Times New Roman" w:eastAsia="Times New Roman" w:cs="Times New Roman"/>
            <w:rPrChange w:author="KAUAN GUILHERME ALVES PINHEIRO SANTOS" w:date="2025-06-13T20:56:00Z" w:id="1736342107"/>
          </w:rPr>
          <w:t xml:space="preserve"> Atri</w:t>
        </w:r>
      </w:ins>
      <w:ins w:author="KAUAN GUILHERME ALVES PINHEIRO SANTOS" w:date="2025-06-13T22:45:00Z" w:id="721098074">
        <w:r w:rsidRPr="0F56D97C" w:rsidR="59164103">
          <w:rPr>
            <w:rFonts w:ascii="Times New Roman" w:hAnsi="Times New Roman" w:eastAsia="Times New Roman" w:cs="Times New Roman"/>
            <w:rPrChange w:author="KAUAN GUILHERME ALVES PINHEIRO SANTOS" w:date="2025-06-13T20:56:00Z" w:id="591245275"/>
          </w:rPr>
          <w:t>butos de Compra</w:t>
        </w:r>
      </w:ins>
    </w:p>
    <w:tbl>
      <w:tblPr>
        <w:tblStyle w:val="TableGrid"/>
        <w:tblW w:w="0" w:type="auto"/>
        <w:jc w:val="center"/>
        <w:tblLayout w:type="fixed"/>
        <w:tblLook w:val="06A0" w:firstRow="1" w:lastRow="0" w:firstColumn="1" w:lastColumn="0" w:noHBand="1" w:noVBand="1"/>
        <w:tblPrChange w:author="KAUAN GUILHERME ALVES PINHEIRO SANTOS" w:date="2025-06-13T22:47:00Z" w:id="1922">
          <w:tblPr>
            <w:tblStyle w:val="TableGrid"/>
            <w:tblW w:w="0" w:type="nil"/>
            <w:tblLayout w:type="fixed"/>
            <w:tblLook w:val="06A0" w:firstRow="1" w:lastRow="0" w:firstColumn="1" w:lastColumn="0" w:noHBand="1" w:noVBand="1"/>
          </w:tblPr>
        </w:tblPrChange>
      </w:tblPr>
      <w:tblGrid>
        <w:gridCol w:w="2380"/>
        <w:gridCol w:w="4001"/>
        <w:tblGridChange w:id="1923">
          <w:tblGrid>
            <w:gridCol w:w="2380"/>
            <w:gridCol w:w="2128"/>
            <w:gridCol w:w="1873"/>
            <w:gridCol w:w="2635"/>
          </w:tblGrid>
        </w:tblGridChange>
      </w:tblGrid>
      <w:tr w:rsidR="0DB4FDCD" w:rsidTr="0DB4FDCD" w14:paraId="3F7EDD37" w14:textId="77777777">
        <w:trPr>
          <w:trHeight w:val="300"/>
          <w:jc w:val="center"/>
          <w:ins w:author="KAUAN GUILHERME ALVES PINHEIRO SANTOS" w:date="2025-06-13T22:45:00Z" w:id="1924"/>
          <w:trPrChange w:author="KAUAN GUILHERME ALVES PINHEIRO SANTOS" w:date="2025-06-13T22:47:00Z" w:id="1925">
            <w:trPr>
              <w:trHeight w:val="300"/>
            </w:trPr>
          </w:trPrChange>
        </w:trPr>
        <w:tc>
          <w:tcPr>
            <w:tcW w:w="2380" w:type="dxa"/>
            <w:vAlign w:val="center"/>
            <w:tcPrChange w:author="KAUAN GUILHERME ALVES PINHEIRO SANTOS" w:date="2025-06-13T22:47:00Z" w:id="1926">
              <w:tcPr>
                <w:tcW w:w="4508" w:type="dxa"/>
                <w:gridSpan w:val="2"/>
              </w:tcPr>
            </w:tcPrChange>
          </w:tcPr>
          <w:p w:rsidR="0DB4FDCD" w:rsidP="0DB4FDCD" w:rsidRDefault="0DB4FDCD" w14:paraId="09177DBD" w14:textId="767441B5">
            <w:pPr>
              <w:jc w:val="center"/>
              <w:rPr>
                <w:rFonts w:ascii="Times New Roman" w:hAnsi="Times New Roman" w:eastAsia="Times New Roman" w:cs="Times New Roman"/>
                <w:rPrChange w:author="KAUAN GUILHERME ALVES PINHEIRO SANTOS" w:date="2025-06-13T20:56:00Z" w16du:dateUtc="2025-06-13T23:56:00Z" w:id="1927">
                  <w:rPr>
                    <w:rFonts w:ascii="Aptos" w:hAnsi="Aptos" w:eastAsia="Aptos" w:cs="Aptos"/>
                  </w:rPr>
                </w:rPrChange>
              </w:rPr>
            </w:pPr>
            <w:r w:rsidRPr="0BC51242">
              <w:rPr>
                <w:rFonts w:ascii="Times New Roman" w:hAnsi="Times New Roman" w:eastAsia="Times New Roman" w:cs="Times New Roman"/>
                <w:b/>
                <w:rPrChange w:author="KAUAN GUILHERME ALVES PINHEIRO SANTOS" w:date="2025-06-13T20:56:00Z" w16du:dateUtc="2025-06-13T23:56:00Z" w:id="1928">
                  <w:rPr>
                    <w:b/>
                    <w:bCs/>
                  </w:rPr>
                </w:rPrChange>
              </w:rPr>
              <w:t>Atributo</w:t>
            </w:r>
          </w:p>
        </w:tc>
        <w:tc>
          <w:tcPr>
            <w:tcW w:w="4001" w:type="dxa"/>
            <w:vAlign w:val="center"/>
            <w:tcPrChange w:author="KAUAN GUILHERME ALVES PINHEIRO SANTOS" w:date="2025-06-13T22:47:00Z" w:id="1929">
              <w:tcPr>
                <w:tcW w:w="4508" w:type="dxa"/>
                <w:gridSpan w:val="2"/>
              </w:tcPr>
            </w:tcPrChange>
          </w:tcPr>
          <w:p w:rsidR="0DB4FDCD" w:rsidP="0DB4FDCD" w:rsidRDefault="0DB4FDCD" w14:paraId="2BEC8C81" w14:textId="03E09DC4">
            <w:pPr>
              <w:jc w:val="center"/>
              <w:rPr>
                <w:rFonts w:ascii="Times New Roman" w:hAnsi="Times New Roman" w:eastAsia="Times New Roman" w:cs="Times New Roman"/>
                <w:b/>
                <w:rPrChange w:author="KAUAN GUILHERME ALVES PINHEIRO SANTOS" w:date="2025-06-13T20:56:00Z" w16du:dateUtc="2025-06-13T23:56:00Z" w:id="1930">
                  <w:rPr>
                    <w:b/>
                    <w:bCs/>
                  </w:rPr>
                </w:rPrChange>
              </w:rPr>
            </w:pPr>
            <w:r w:rsidRPr="0BC51242">
              <w:rPr>
                <w:rFonts w:ascii="Times New Roman" w:hAnsi="Times New Roman" w:eastAsia="Times New Roman" w:cs="Times New Roman"/>
                <w:b/>
                <w:rPrChange w:author="KAUAN GUILHERME ALVES PINHEIRO SANTOS" w:date="2025-06-13T20:56:00Z" w16du:dateUtc="2025-06-13T23:56:00Z" w:id="1931">
                  <w:rPr>
                    <w:b/>
                    <w:bCs/>
                  </w:rPr>
                </w:rPrChange>
              </w:rPr>
              <w:t>Significado</w:t>
            </w:r>
          </w:p>
        </w:tc>
      </w:tr>
      <w:tr w:rsidR="0DB4FDCD" w:rsidTr="0DB4FDCD" w14:paraId="03963A30" w14:textId="77777777">
        <w:trPr>
          <w:trHeight w:val="300"/>
          <w:jc w:val="center"/>
          <w:ins w:author="KAUAN GUILHERME ALVES PINHEIRO SANTOS" w:date="2025-06-13T22:45:00Z" w:id="1932"/>
          <w:trPrChange w:author="KAUAN GUILHERME ALVES PINHEIRO SANTOS" w:date="2025-06-13T22:47:00Z" w:id="1933">
            <w:trPr>
              <w:trHeight w:val="300"/>
            </w:trPr>
          </w:trPrChange>
        </w:trPr>
        <w:tc>
          <w:tcPr>
            <w:tcW w:w="2380" w:type="dxa"/>
            <w:vAlign w:val="center"/>
            <w:tcPrChange w:author="KAUAN GUILHERME ALVES PINHEIRO SANTOS" w:date="2025-06-13T22:47:00Z" w:id="1934">
              <w:tcPr>
                <w:tcW w:w="4508" w:type="dxa"/>
                <w:gridSpan w:val="2"/>
              </w:tcPr>
            </w:tcPrChange>
          </w:tcPr>
          <w:p w:rsidR="59164103" w:rsidP="0DB4FDCD" w:rsidRDefault="59164103" w14:paraId="344D4E4C" w14:textId="2E4CFD2D">
            <w:pPr>
              <w:jc w:val="center"/>
              <w:rPr>
                <w:rFonts w:ascii="Times New Roman" w:hAnsi="Times New Roman" w:eastAsia="Times New Roman" w:cs="Times New Roman"/>
                <w:rPrChange w:author="KAUAN GUILHERME ALVES PINHEIRO SANTOS" w:date="2025-06-13T20:56:00Z" w16du:dateUtc="2025-06-13T23:56:00Z" w:id="1935">
                  <w:rPr/>
                </w:rPrChange>
              </w:rPr>
            </w:pPr>
            <w:ins w:author="KAUAN GUILHERME ALVES PINHEIRO SANTOS" w:date="2025-06-13T22:45:00Z" w:id="1936">
              <w:r w:rsidRPr="0BC51242">
                <w:rPr>
                  <w:rFonts w:ascii="Times New Roman" w:hAnsi="Times New Roman" w:eastAsia="Times New Roman" w:cs="Times New Roman"/>
                  <w:rPrChange w:author="KAUAN GUILHERME ALVES PINHEIRO SANTOS" w:date="2025-06-13T20:56:00Z" w16du:dateUtc="2025-06-13T23:56:00Z" w:id="1937">
                    <w:rPr/>
                  </w:rPrChange>
                </w:rPr>
                <w:t>id</w:t>
              </w:r>
            </w:ins>
          </w:p>
        </w:tc>
        <w:tc>
          <w:tcPr>
            <w:tcW w:w="4001" w:type="dxa"/>
            <w:vAlign w:val="center"/>
            <w:tcPrChange w:author="KAUAN GUILHERME ALVES PINHEIRO SANTOS" w:date="2025-06-13T22:47:00Z" w:id="1938">
              <w:tcPr>
                <w:tcW w:w="4508" w:type="dxa"/>
                <w:gridSpan w:val="2"/>
              </w:tcPr>
            </w:tcPrChange>
          </w:tcPr>
          <w:p w:rsidR="59164103" w:rsidRDefault="59164103" w14:paraId="28B29783" w14:textId="57E78D70">
            <w:pPr>
              <w:jc w:val="center"/>
              <w:rPr>
                <w:rFonts w:ascii="Times New Roman" w:hAnsi="Times New Roman" w:eastAsia="Times New Roman" w:cs="Times New Roman"/>
                <w:rPrChange w:author="KAUAN GUILHERME ALVES PINHEIRO SANTOS" w:date="2025-06-13T20:56:00Z" w16du:dateUtc="2025-06-13T23:56:00Z" w:id="1939">
                  <w:rPr>
                    <w:rFonts w:ascii="Aptos" w:hAnsi="Aptos" w:eastAsia="Aptos" w:cs="Aptos"/>
                  </w:rPr>
                </w:rPrChange>
              </w:rPr>
              <w:pPrChange w:author="KAUAN GUILHERME ALVES PINHEIRO SANTOS" w:date="2025-06-13T22:46:00Z" w:id="1940">
                <w:pPr/>
              </w:pPrChange>
            </w:pPr>
            <w:ins w:author="KAUAN GUILHERME ALVES PINHEIRO SANTOS" w:date="2025-06-13T22:46:00Z" w:id="1941">
              <w:r w:rsidRPr="0BC51242">
                <w:rPr>
                  <w:rFonts w:ascii="Times New Roman" w:hAnsi="Times New Roman" w:eastAsia="Times New Roman" w:cs="Times New Roman"/>
                  <w:rPrChange w:author="KAUAN GUILHERME ALVES PINHEIRO SANTOS" w:date="2025-06-13T20:56:00Z" w16du:dateUtc="2025-06-13T23:56:00Z" w:id="1942">
                    <w:rPr>
                      <w:rFonts w:ascii="Aptos" w:hAnsi="Aptos" w:eastAsia="Aptos" w:cs="Aptos"/>
                    </w:rPr>
                  </w:rPrChange>
                </w:rPr>
                <w:t>Identificador único da compra.</w:t>
              </w:r>
            </w:ins>
          </w:p>
        </w:tc>
      </w:tr>
      <w:tr w:rsidR="0DB4FDCD" w:rsidTr="0DB4FDCD" w14:paraId="7665E768" w14:textId="77777777">
        <w:trPr>
          <w:trHeight w:val="300"/>
          <w:jc w:val="center"/>
          <w:ins w:author="KAUAN GUILHERME ALVES PINHEIRO SANTOS" w:date="2025-06-13T22:45:00Z" w:id="1943"/>
          <w:trPrChange w:author="KAUAN GUILHERME ALVES PINHEIRO SANTOS" w:date="2025-06-13T22:47:00Z" w:id="1944">
            <w:trPr>
              <w:trHeight w:val="300"/>
            </w:trPr>
          </w:trPrChange>
        </w:trPr>
        <w:tc>
          <w:tcPr>
            <w:tcW w:w="2380" w:type="dxa"/>
            <w:vAlign w:val="center"/>
            <w:tcPrChange w:author="KAUAN GUILHERME ALVES PINHEIRO SANTOS" w:date="2025-06-13T22:47:00Z" w:id="1945">
              <w:tcPr>
                <w:tcW w:w="4508" w:type="dxa"/>
                <w:gridSpan w:val="2"/>
              </w:tcPr>
            </w:tcPrChange>
          </w:tcPr>
          <w:p w:rsidR="59164103" w:rsidP="0DB4FDCD" w:rsidRDefault="59164103" w14:paraId="3EE28AED" w14:textId="6F33A38F">
            <w:pPr>
              <w:jc w:val="center"/>
              <w:rPr>
                <w:rFonts w:ascii="Times New Roman" w:hAnsi="Times New Roman" w:eastAsia="Times New Roman" w:cs="Times New Roman"/>
                <w:rPrChange w:author="KAUAN GUILHERME ALVES PINHEIRO SANTOS" w:date="2025-06-13T20:56:00Z" w16du:dateUtc="2025-06-13T23:56:00Z" w:id="1946">
                  <w:rPr/>
                </w:rPrChange>
              </w:rPr>
            </w:pPr>
            <w:ins w:author="KAUAN GUILHERME ALVES PINHEIRO SANTOS" w:date="2025-06-13T22:46:00Z" w:id="1947">
              <w:r w:rsidRPr="0BC51242">
                <w:rPr>
                  <w:rFonts w:ascii="Times New Roman" w:hAnsi="Times New Roman" w:eastAsia="Times New Roman" w:cs="Times New Roman"/>
                  <w:rPrChange w:author="KAUAN GUILHERME ALVES PINHEIRO SANTOS" w:date="2025-06-13T20:56:00Z" w16du:dateUtc="2025-06-13T23:56:00Z" w:id="1948">
                    <w:rPr/>
                  </w:rPrChange>
                </w:rPr>
                <w:t>usuario</w:t>
              </w:r>
            </w:ins>
          </w:p>
        </w:tc>
        <w:tc>
          <w:tcPr>
            <w:tcW w:w="4001" w:type="dxa"/>
            <w:vAlign w:val="center"/>
            <w:tcPrChange w:author="KAUAN GUILHERME ALVES PINHEIRO SANTOS" w:date="2025-06-13T22:47:00Z" w:id="1949">
              <w:tcPr>
                <w:tcW w:w="4508" w:type="dxa"/>
                <w:gridSpan w:val="2"/>
              </w:tcPr>
            </w:tcPrChange>
          </w:tcPr>
          <w:p w:rsidR="59164103" w:rsidRDefault="59164103" w14:paraId="1BB4065F" w14:textId="0F8065ED">
            <w:pPr>
              <w:jc w:val="center"/>
              <w:rPr>
                <w:rFonts w:ascii="Times New Roman" w:hAnsi="Times New Roman" w:eastAsia="Times New Roman" w:cs="Times New Roman"/>
                <w:rPrChange w:author="KAUAN GUILHERME ALVES PINHEIRO SANTOS" w:date="2025-06-13T20:56:00Z" w16du:dateUtc="2025-06-13T23:56:00Z" w:id="1950">
                  <w:rPr>
                    <w:rFonts w:ascii="Aptos" w:hAnsi="Aptos" w:eastAsia="Aptos" w:cs="Aptos"/>
                  </w:rPr>
                </w:rPrChange>
              </w:rPr>
              <w:pPrChange w:author="KAUAN GUILHERME ALVES PINHEIRO SANTOS" w:date="2025-06-13T22:46:00Z" w:id="1951">
                <w:pPr/>
              </w:pPrChange>
            </w:pPr>
            <w:ins w:author="KAUAN GUILHERME ALVES PINHEIRO SANTOS" w:date="2025-06-13T22:46:00Z" w:id="1952">
              <w:r w:rsidRPr="0BC51242">
                <w:rPr>
                  <w:rFonts w:ascii="Times New Roman" w:hAnsi="Times New Roman" w:eastAsia="Times New Roman" w:cs="Times New Roman"/>
                  <w:rPrChange w:author="KAUAN GUILHERME ALVES PINHEIRO SANTOS" w:date="2025-06-13T20:56:00Z" w16du:dateUtc="2025-06-13T23:56:00Z" w:id="1953">
                    <w:rPr>
                      <w:rFonts w:ascii="Aptos" w:hAnsi="Aptos" w:eastAsia="Aptos" w:cs="Aptos"/>
                    </w:rPr>
                  </w:rPrChange>
                </w:rPr>
                <w:t>Referência ao usuário que realizou a compra.</w:t>
              </w:r>
            </w:ins>
          </w:p>
        </w:tc>
      </w:tr>
      <w:tr w:rsidR="0DB4FDCD" w:rsidTr="0DB4FDCD" w14:paraId="7C1DC06A" w14:textId="77777777">
        <w:trPr>
          <w:trHeight w:val="300"/>
          <w:jc w:val="center"/>
          <w:ins w:author="KAUAN GUILHERME ALVES PINHEIRO SANTOS" w:date="2025-06-13T22:45:00Z" w:id="1954"/>
          <w:trPrChange w:author="KAUAN GUILHERME ALVES PINHEIRO SANTOS" w:date="2025-06-13T22:47:00Z" w:id="1955">
            <w:trPr>
              <w:trHeight w:val="300"/>
            </w:trPr>
          </w:trPrChange>
        </w:trPr>
        <w:tc>
          <w:tcPr>
            <w:tcW w:w="2380" w:type="dxa"/>
            <w:vAlign w:val="center"/>
            <w:tcPrChange w:author="KAUAN GUILHERME ALVES PINHEIRO SANTOS" w:date="2025-06-13T22:47:00Z" w:id="1956">
              <w:tcPr>
                <w:tcW w:w="4508" w:type="dxa"/>
                <w:gridSpan w:val="2"/>
              </w:tcPr>
            </w:tcPrChange>
          </w:tcPr>
          <w:p w:rsidR="59164103" w:rsidP="0DB4FDCD" w:rsidRDefault="59164103" w14:paraId="13858F6E" w14:textId="05B3953B">
            <w:pPr>
              <w:jc w:val="center"/>
              <w:rPr>
                <w:rFonts w:ascii="Times New Roman" w:hAnsi="Times New Roman" w:eastAsia="Times New Roman" w:cs="Times New Roman"/>
                <w:rPrChange w:author="KAUAN GUILHERME ALVES PINHEIRO SANTOS" w:date="2025-06-13T20:56:00Z" w16du:dateUtc="2025-06-13T23:56:00Z" w:id="1957">
                  <w:rPr/>
                </w:rPrChange>
              </w:rPr>
            </w:pPr>
            <w:ins w:author="KAUAN GUILHERME ALVES PINHEIRO SANTOS" w:date="2025-06-13T22:46:00Z" w:id="1958">
              <w:r w:rsidRPr="0BC51242">
                <w:rPr>
                  <w:rFonts w:ascii="Times New Roman" w:hAnsi="Times New Roman" w:eastAsia="Times New Roman" w:cs="Times New Roman"/>
                  <w:rPrChange w:author="KAUAN GUILHERME ALVES PINHEIRO SANTOS" w:date="2025-06-13T20:56:00Z" w16du:dateUtc="2025-06-13T23:56:00Z" w:id="1959">
                    <w:rPr/>
                  </w:rPrChange>
                </w:rPr>
                <w:t>dataCompra</w:t>
              </w:r>
            </w:ins>
          </w:p>
        </w:tc>
        <w:tc>
          <w:tcPr>
            <w:tcW w:w="4001" w:type="dxa"/>
            <w:vAlign w:val="center"/>
            <w:tcPrChange w:author="KAUAN GUILHERME ALVES PINHEIRO SANTOS" w:date="2025-06-13T22:47:00Z" w:id="1960">
              <w:tcPr>
                <w:tcW w:w="4508" w:type="dxa"/>
                <w:gridSpan w:val="2"/>
              </w:tcPr>
            </w:tcPrChange>
          </w:tcPr>
          <w:p w:rsidR="59164103" w:rsidRDefault="59164103" w14:paraId="4D94958B" w14:textId="7ABC3BED">
            <w:pPr>
              <w:jc w:val="center"/>
              <w:rPr>
                <w:rFonts w:ascii="Times New Roman" w:hAnsi="Times New Roman" w:eastAsia="Times New Roman" w:cs="Times New Roman"/>
                <w:rPrChange w:author="KAUAN GUILHERME ALVES PINHEIRO SANTOS" w:date="2025-06-13T20:56:00Z" w16du:dateUtc="2025-06-13T23:56:00Z" w:id="1961">
                  <w:rPr>
                    <w:rFonts w:ascii="Aptos" w:hAnsi="Aptos" w:eastAsia="Aptos" w:cs="Aptos"/>
                  </w:rPr>
                </w:rPrChange>
              </w:rPr>
              <w:pPrChange w:author="KAUAN GUILHERME ALVES PINHEIRO SANTOS" w:date="2025-06-13T22:46:00Z" w:id="1962">
                <w:pPr/>
              </w:pPrChange>
            </w:pPr>
            <w:ins w:author="KAUAN GUILHERME ALVES PINHEIRO SANTOS" w:date="2025-06-13T22:46:00Z" w:id="1963">
              <w:r w:rsidRPr="0BC51242">
                <w:rPr>
                  <w:rFonts w:ascii="Times New Roman" w:hAnsi="Times New Roman" w:eastAsia="Times New Roman" w:cs="Times New Roman"/>
                  <w:rPrChange w:author="KAUAN GUILHERME ALVES PINHEIRO SANTOS" w:date="2025-06-13T20:56:00Z" w16du:dateUtc="2025-06-13T23:56:00Z" w:id="1964">
                    <w:rPr>
                      <w:rFonts w:ascii="Aptos" w:hAnsi="Aptos" w:eastAsia="Aptos" w:cs="Aptos"/>
                    </w:rPr>
                  </w:rPrChange>
                </w:rPr>
                <w:t>Data e hora em que a compra foi efetuada.</w:t>
              </w:r>
            </w:ins>
          </w:p>
        </w:tc>
      </w:tr>
      <w:tr w:rsidR="0DB4FDCD" w:rsidTr="0DB4FDCD" w14:paraId="4ABAB181" w14:textId="77777777">
        <w:trPr>
          <w:trHeight w:val="300"/>
          <w:jc w:val="center"/>
          <w:ins w:author="KAUAN GUILHERME ALVES PINHEIRO SANTOS" w:date="2025-06-13T22:45:00Z" w:id="1965"/>
          <w:trPrChange w:author="KAUAN GUILHERME ALVES PINHEIRO SANTOS" w:date="2025-06-13T22:47:00Z" w:id="1966">
            <w:trPr>
              <w:trHeight w:val="300"/>
            </w:trPr>
          </w:trPrChange>
        </w:trPr>
        <w:tc>
          <w:tcPr>
            <w:tcW w:w="2380" w:type="dxa"/>
            <w:vAlign w:val="center"/>
            <w:tcPrChange w:author="KAUAN GUILHERME ALVES PINHEIRO SANTOS" w:date="2025-06-13T22:47:00Z" w:id="1967">
              <w:tcPr>
                <w:tcW w:w="4508" w:type="dxa"/>
                <w:gridSpan w:val="2"/>
              </w:tcPr>
            </w:tcPrChange>
          </w:tcPr>
          <w:p w:rsidR="59164103" w:rsidP="0DB4FDCD" w:rsidRDefault="59164103" w14:paraId="314A31DF" w14:textId="7697C75B">
            <w:pPr>
              <w:jc w:val="center"/>
              <w:rPr>
                <w:rFonts w:ascii="Times New Roman" w:hAnsi="Times New Roman" w:eastAsia="Times New Roman" w:cs="Times New Roman"/>
                <w:rPrChange w:author="KAUAN GUILHERME ALVES PINHEIRO SANTOS" w:date="2025-06-13T20:56:00Z" w16du:dateUtc="2025-06-13T23:56:00Z" w:id="1968">
                  <w:rPr/>
                </w:rPrChange>
              </w:rPr>
            </w:pPr>
            <w:ins w:author="KAUAN GUILHERME ALVES PINHEIRO SANTOS" w:date="2025-06-13T22:46:00Z" w:id="1969">
              <w:r w:rsidRPr="0BC51242">
                <w:rPr>
                  <w:rFonts w:ascii="Times New Roman" w:hAnsi="Times New Roman" w:eastAsia="Times New Roman" w:cs="Times New Roman"/>
                  <w:rPrChange w:author="KAUAN GUILHERME ALVES PINHEIRO SANTOS" w:date="2025-06-13T20:56:00Z" w16du:dateUtc="2025-06-13T23:56:00Z" w:id="1970">
                    <w:rPr/>
                  </w:rPrChange>
                </w:rPr>
                <w:t>formaPagamento</w:t>
              </w:r>
            </w:ins>
          </w:p>
        </w:tc>
        <w:tc>
          <w:tcPr>
            <w:tcW w:w="4001" w:type="dxa"/>
            <w:vAlign w:val="center"/>
            <w:tcPrChange w:author="KAUAN GUILHERME ALVES PINHEIRO SANTOS" w:date="2025-06-13T22:47:00Z" w:id="1971">
              <w:tcPr>
                <w:tcW w:w="4508" w:type="dxa"/>
                <w:gridSpan w:val="2"/>
              </w:tcPr>
            </w:tcPrChange>
          </w:tcPr>
          <w:p w:rsidR="59164103" w:rsidRDefault="59164103" w14:paraId="65F6CD32" w14:textId="3B0A75F0">
            <w:pPr>
              <w:jc w:val="center"/>
              <w:rPr>
                <w:rFonts w:ascii="Times New Roman" w:hAnsi="Times New Roman" w:eastAsia="Times New Roman" w:cs="Times New Roman"/>
                <w:rPrChange w:author="KAUAN GUILHERME ALVES PINHEIRO SANTOS" w:date="2025-06-13T20:56:00Z" w16du:dateUtc="2025-06-13T23:56:00Z" w:id="1972">
                  <w:rPr>
                    <w:rFonts w:ascii="Aptos" w:hAnsi="Aptos" w:eastAsia="Aptos" w:cs="Aptos"/>
                  </w:rPr>
                </w:rPrChange>
              </w:rPr>
              <w:pPrChange w:author="KAUAN GUILHERME ALVES PINHEIRO SANTOS" w:date="2025-06-13T22:46:00Z" w:id="1973">
                <w:pPr/>
              </w:pPrChange>
            </w:pPr>
            <w:ins w:author="KAUAN GUILHERME ALVES PINHEIRO SANTOS" w:date="2025-06-13T22:46:00Z" w:id="1974">
              <w:r w:rsidRPr="0BC51242">
                <w:rPr>
                  <w:rFonts w:ascii="Times New Roman" w:hAnsi="Times New Roman" w:eastAsia="Times New Roman" w:cs="Times New Roman"/>
                  <w:rPrChange w:author="KAUAN GUILHERME ALVES PINHEIRO SANTOS" w:date="2025-06-13T20:56:00Z" w16du:dateUtc="2025-06-13T23:56:00Z" w:id="1975">
                    <w:rPr>
                      <w:rFonts w:ascii="Aptos" w:hAnsi="Aptos" w:eastAsia="Aptos" w:cs="Aptos"/>
                    </w:rPr>
                  </w:rPrChange>
                </w:rPr>
                <w:t>Forma de pagamento utilizada (ex: cartão, pix).</w:t>
              </w:r>
            </w:ins>
          </w:p>
        </w:tc>
      </w:tr>
      <w:tr w:rsidR="0DB4FDCD" w:rsidTr="0DB4FDCD" w14:paraId="2B699B3C" w14:textId="77777777">
        <w:trPr>
          <w:trHeight w:val="300"/>
          <w:jc w:val="center"/>
          <w:ins w:author="KAUAN GUILHERME ALVES PINHEIRO SANTOS" w:date="2025-06-13T22:45:00Z" w:id="1976"/>
          <w:trPrChange w:author="KAUAN GUILHERME ALVES PINHEIRO SANTOS" w:date="2025-06-13T22:47:00Z" w:id="1977">
            <w:trPr>
              <w:trHeight w:val="300"/>
            </w:trPr>
          </w:trPrChange>
        </w:trPr>
        <w:tc>
          <w:tcPr>
            <w:tcW w:w="2380" w:type="dxa"/>
            <w:vAlign w:val="center"/>
            <w:tcPrChange w:author="KAUAN GUILHERME ALVES PINHEIRO SANTOS" w:date="2025-06-13T22:47:00Z" w:id="1978">
              <w:tcPr>
                <w:tcW w:w="4508" w:type="dxa"/>
                <w:gridSpan w:val="2"/>
              </w:tcPr>
            </w:tcPrChange>
          </w:tcPr>
          <w:p w:rsidR="59164103" w:rsidP="0DB4FDCD" w:rsidRDefault="59164103" w14:paraId="3FE296D7" w14:textId="4E1059A3">
            <w:pPr>
              <w:jc w:val="center"/>
              <w:rPr>
                <w:rFonts w:ascii="Times New Roman" w:hAnsi="Times New Roman" w:eastAsia="Times New Roman" w:cs="Times New Roman"/>
                <w:rPrChange w:author="KAUAN GUILHERME ALVES PINHEIRO SANTOS" w:date="2025-06-13T20:56:00Z" w16du:dateUtc="2025-06-13T23:56:00Z" w:id="1979">
                  <w:rPr/>
                </w:rPrChange>
              </w:rPr>
            </w:pPr>
            <w:ins w:author="KAUAN GUILHERME ALVES PINHEIRO SANTOS" w:date="2025-06-13T22:46:00Z" w:id="1980">
              <w:r w:rsidRPr="0BC51242">
                <w:rPr>
                  <w:rFonts w:ascii="Times New Roman" w:hAnsi="Times New Roman" w:eastAsia="Times New Roman" w:cs="Times New Roman"/>
                  <w:rPrChange w:author="KAUAN GUILHERME ALVES PINHEIRO SANTOS" w:date="2025-06-13T20:56:00Z" w16du:dateUtc="2025-06-13T23:56:00Z" w:id="1981">
                    <w:rPr/>
                  </w:rPrChange>
                </w:rPr>
                <w:t>totalCompra</w:t>
              </w:r>
            </w:ins>
          </w:p>
        </w:tc>
        <w:tc>
          <w:tcPr>
            <w:tcW w:w="4001" w:type="dxa"/>
            <w:vAlign w:val="center"/>
            <w:tcPrChange w:author="KAUAN GUILHERME ALVES PINHEIRO SANTOS" w:date="2025-06-13T22:47:00Z" w:id="1982">
              <w:tcPr>
                <w:tcW w:w="4508" w:type="dxa"/>
                <w:gridSpan w:val="2"/>
              </w:tcPr>
            </w:tcPrChange>
          </w:tcPr>
          <w:p w:rsidR="59164103" w:rsidRDefault="59164103" w14:paraId="5EE8CB0A" w14:textId="26EEEBEA">
            <w:pPr>
              <w:jc w:val="center"/>
              <w:rPr>
                <w:rFonts w:ascii="Times New Roman" w:hAnsi="Times New Roman" w:eastAsia="Times New Roman" w:cs="Times New Roman"/>
                <w:rPrChange w:author="KAUAN GUILHERME ALVES PINHEIRO SANTOS" w:date="2025-06-13T20:56:00Z" w16du:dateUtc="2025-06-13T23:56:00Z" w:id="1983">
                  <w:rPr>
                    <w:rFonts w:ascii="Aptos" w:hAnsi="Aptos" w:eastAsia="Aptos" w:cs="Aptos"/>
                  </w:rPr>
                </w:rPrChange>
              </w:rPr>
              <w:pPrChange w:author="KAUAN GUILHERME ALVES PINHEIRO SANTOS" w:date="2025-06-13T22:47:00Z" w:id="1984">
                <w:pPr/>
              </w:pPrChange>
            </w:pPr>
            <w:ins w:author="KAUAN GUILHERME ALVES PINHEIRO SANTOS" w:date="2025-06-13T22:47:00Z" w:id="1985">
              <w:r w:rsidRPr="0BC51242">
                <w:rPr>
                  <w:rFonts w:ascii="Times New Roman" w:hAnsi="Times New Roman" w:eastAsia="Times New Roman" w:cs="Times New Roman"/>
                  <w:rPrChange w:author="KAUAN GUILHERME ALVES PINHEIRO SANTOS" w:date="2025-06-13T20:56:00Z" w16du:dateUtc="2025-06-13T23:56:00Z" w:id="1986">
                    <w:rPr>
                      <w:rFonts w:ascii="Aptos" w:hAnsi="Aptos" w:eastAsia="Aptos" w:cs="Aptos"/>
                    </w:rPr>
                  </w:rPrChange>
                </w:rPr>
                <w:t>Valor total da compra.</w:t>
              </w:r>
            </w:ins>
          </w:p>
        </w:tc>
      </w:tr>
      <w:tr w:rsidR="0DB4FDCD" w:rsidTr="0DB4FDCD" w14:paraId="4FB49D5D" w14:textId="77777777">
        <w:trPr>
          <w:trHeight w:val="300"/>
          <w:jc w:val="center"/>
          <w:ins w:author="KAUAN GUILHERME ALVES PINHEIRO SANTOS" w:date="2025-06-13T22:45:00Z" w:id="1987"/>
          <w:trPrChange w:author="KAUAN GUILHERME ALVES PINHEIRO SANTOS" w:date="2025-06-13T22:47:00Z" w:id="1988">
            <w:trPr>
              <w:trHeight w:val="300"/>
            </w:trPr>
          </w:trPrChange>
        </w:trPr>
        <w:tc>
          <w:tcPr>
            <w:tcW w:w="2380" w:type="dxa"/>
            <w:vAlign w:val="center"/>
            <w:tcPrChange w:author="KAUAN GUILHERME ALVES PINHEIRO SANTOS" w:date="2025-06-13T22:47:00Z" w:id="1989">
              <w:tcPr>
                <w:tcW w:w="4508" w:type="dxa"/>
                <w:gridSpan w:val="2"/>
              </w:tcPr>
            </w:tcPrChange>
          </w:tcPr>
          <w:p w:rsidR="59164103" w:rsidP="0DB4FDCD" w:rsidRDefault="59164103" w14:paraId="04919ACC" w14:textId="5C779CD5">
            <w:pPr>
              <w:jc w:val="center"/>
              <w:rPr>
                <w:rFonts w:ascii="Times New Roman" w:hAnsi="Times New Roman" w:eastAsia="Times New Roman" w:cs="Times New Roman"/>
                <w:rPrChange w:author="KAUAN GUILHERME ALVES PINHEIRO SANTOS" w:date="2025-06-13T20:56:00Z" w16du:dateUtc="2025-06-13T23:56:00Z" w:id="1990">
                  <w:rPr/>
                </w:rPrChange>
              </w:rPr>
            </w:pPr>
            <w:ins w:author="KAUAN GUILHERME ALVES PINHEIRO SANTOS" w:date="2025-06-13T22:47:00Z" w:id="1991">
              <w:r w:rsidRPr="0BC51242">
                <w:rPr>
                  <w:rFonts w:ascii="Times New Roman" w:hAnsi="Times New Roman" w:eastAsia="Times New Roman" w:cs="Times New Roman"/>
                  <w:rPrChange w:author="KAUAN GUILHERME ALVES PINHEIRO SANTOS" w:date="2025-06-13T20:56:00Z" w16du:dateUtc="2025-06-13T23:56:00Z" w:id="1992">
                    <w:rPr/>
                  </w:rPrChange>
                </w:rPr>
                <w:t>passagens</w:t>
              </w:r>
            </w:ins>
          </w:p>
        </w:tc>
        <w:tc>
          <w:tcPr>
            <w:tcW w:w="4001" w:type="dxa"/>
            <w:vAlign w:val="center"/>
            <w:tcPrChange w:author="KAUAN GUILHERME ALVES PINHEIRO SANTOS" w:date="2025-06-13T22:47:00Z" w:id="1993">
              <w:tcPr>
                <w:tcW w:w="4508" w:type="dxa"/>
                <w:gridSpan w:val="2"/>
              </w:tcPr>
            </w:tcPrChange>
          </w:tcPr>
          <w:p w:rsidR="59164103" w:rsidRDefault="59164103" w14:paraId="54E5FA1D" w14:textId="162146F9">
            <w:pPr>
              <w:jc w:val="center"/>
              <w:rPr>
                <w:rFonts w:ascii="Times New Roman" w:hAnsi="Times New Roman" w:eastAsia="Times New Roman" w:cs="Times New Roman"/>
                <w:rPrChange w:author="KAUAN GUILHERME ALVES PINHEIRO SANTOS" w:date="2025-06-13T20:56:00Z" w16du:dateUtc="2025-06-13T23:56:00Z" w:id="1994">
                  <w:rPr>
                    <w:rFonts w:ascii="Aptos" w:hAnsi="Aptos" w:eastAsia="Aptos" w:cs="Aptos"/>
                  </w:rPr>
                </w:rPrChange>
              </w:rPr>
              <w:pPrChange w:author="KAUAN GUILHERME ALVES PINHEIRO SANTOS" w:date="2025-06-13T22:47:00Z" w:id="1995">
                <w:pPr/>
              </w:pPrChange>
            </w:pPr>
            <w:ins w:author="KAUAN GUILHERME ALVES PINHEIRO SANTOS" w:date="2025-06-13T22:47:00Z" w:id="1996">
              <w:r w:rsidRPr="0BC51242">
                <w:rPr>
                  <w:rFonts w:ascii="Times New Roman" w:hAnsi="Times New Roman" w:eastAsia="Times New Roman" w:cs="Times New Roman"/>
                  <w:rPrChange w:author="KAUAN GUILHERME ALVES PINHEIRO SANTOS" w:date="2025-06-13T20:56:00Z" w16du:dateUtc="2025-06-13T23:56:00Z" w:id="1997">
                    <w:rPr>
                      <w:rFonts w:ascii="Aptos" w:hAnsi="Aptos" w:eastAsia="Aptos" w:cs="Aptos"/>
                    </w:rPr>
                  </w:rPrChange>
                </w:rPr>
                <w:t>Lista de passagens adquiridas na transação.</w:t>
              </w:r>
            </w:ins>
          </w:p>
        </w:tc>
      </w:tr>
    </w:tbl>
    <w:p w:rsidR="59164103" w:rsidP="0DB4FDCD" w:rsidRDefault="59164103" w14:paraId="4B76B874" w14:textId="73972264">
      <w:pPr>
        <w:jc w:val="center"/>
        <w:rPr>
          <w:ins w:author="KAUAN GUILHERME ALVES PINHEIRO SANTOS" w:date="2025-06-13T22:45:00Z" w16du:dateUtc="2025-06-13T22:45:15Z" w:id="1998"/>
          <w:rFonts w:ascii="Times New Roman" w:hAnsi="Times New Roman" w:eastAsia="Times New Roman" w:cs="Times New Roman"/>
        </w:rPr>
      </w:pPr>
      <w:ins w:author="KAUAN GUILHERME ALVES PINHEIRO SANTOS" w:date="2025-06-13T22:45:00Z" w:id="1999">
        <w:r w:rsidRPr="0BC51242">
          <w:rPr>
            <w:rFonts w:ascii="Times New Roman" w:hAnsi="Times New Roman" w:eastAsia="Times New Roman" w:cs="Times New Roman"/>
            <w:rPrChange w:author="KAUAN GUILHERME ALVES PINHEIRO SANTOS" w:date="2025-06-13T20:56:00Z" w16du:dateUtc="2025-06-13T23:56:00Z" w:id="2000">
              <w:rPr/>
            </w:rPrChange>
          </w:rPr>
          <w:t>Fonte: Autoria pr</w:t>
        </w:r>
        <w:r w:rsidRPr="0BC51242">
          <w:rPr>
            <w:rFonts w:hint="eastAsia" w:ascii="Times New Roman" w:hAnsi="Times New Roman" w:eastAsia="Times New Roman" w:cs="Times New Roman"/>
            <w:rPrChange w:author="KAUAN GUILHERME ALVES PINHEIRO SANTOS" w:date="2025-06-13T20:56:00Z" w16du:dateUtc="2025-06-13T23:56:00Z" w:id="2001">
              <w:rPr>
                <w:rFonts w:hint="eastAsia"/>
              </w:rPr>
            </w:rPrChange>
          </w:rPr>
          <w:t>ó</w:t>
        </w:r>
        <w:r w:rsidRPr="0BC51242">
          <w:rPr>
            <w:rFonts w:ascii="Times New Roman" w:hAnsi="Times New Roman" w:eastAsia="Times New Roman" w:cs="Times New Roman"/>
            <w:rPrChange w:author="KAUAN GUILHERME ALVES PINHEIRO SANTOS" w:date="2025-06-13T20:56:00Z" w16du:dateUtc="2025-06-13T23:56:00Z" w:id="2002">
              <w:rPr/>
            </w:rPrChange>
          </w:rPr>
          <w:t>pria, 2025.</w:t>
        </w:r>
      </w:ins>
    </w:p>
    <w:p w:rsidR="59164103" w:rsidRDefault="59164103" w14:paraId="30437B7F" w14:textId="79091599">
      <w:pPr>
        <w:jc w:val="both"/>
        <w:rPr>
          <w:ins w:author="KAUAN GUILHERME ALVES PINHEIRO SANTOS" w:date="2025-06-13T22:48:00Z" w16du:dateUtc="2025-06-13T22:48:09Z" w:id="2003"/>
          <w:rFonts w:ascii="Times New Roman" w:hAnsi="Times New Roman" w:eastAsia="Times New Roman" w:cs="Times New Roman"/>
          <w:rPrChange w:author="KAUAN GUILHERME ALVES PINHEIRO SANTOS" w:date="2025-06-13T20:56:00Z" w16du:dateUtc="2025-06-13T23:56:00Z" w:id="2004">
            <w:rPr>
              <w:ins w:author="KAUAN GUILHERME ALVES PINHEIRO SANTOS" w:date="2025-06-13T22:48:00Z" w16du:dateUtc="2025-06-13T22:48:09Z" w:id="2005"/>
              <w:rFonts w:ascii="Aptos" w:hAnsi="Aptos" w:eastAsia="Aptos" w:cs="Aptos"/>
            </w:rPr>
          </w:rPrChange>
        </w:rPr>
        <w:pPrChange w:author="KAUAN GUILHERME ALVES PINHEIRO SANTOS" w:date="2025-06-13T22:47:00Z" w:id="2006">
          <w:pPr>
            <w:jc w:val="center"/>
          </w:pPr>
        </w:pPrChange>
      </w:pPr>
      <w:ins w:author="KAUAN GUILHERME ALVES PINHEIRO SANTOS" w:date="2025-06-13T22:47:00Z" w:id="2007">
        <w:r>
          <w:tab/>
        </w:r>
        <w:r w:rsidRPr="0BC51242">
          <w:rPr>
            <w:rFonts w:ascii="Times New Roman" w:hAnsi="Times New Roman" w:eastAsia="Times New Roman" w:cs="Times New Roman"/>
            <w:rPrChange w:author="KAUAN GUILHERME ALVES PINHEIRO SANTOS" w:date="2025-06-13T20:56:00Z" w16du:dateUtc="2025-06-13T23:56:00Z" w:id="2008">
              <w:rPr/>
            </w:rPrChange>
          </w:rPr>
          <w:t xml:space="preserve">Esta classe </w:t>
        </w:r>
      </w:ins>
      <w:ins w:author="KAUAN GUILHERME ALVES PINHEIRO SANTOS" w:date="2025-06-13T22:48:00Z" w:id="2009">
        <w:r w:rsidRPr="0BC51242">
          <w:rPr>
            <w:rFonts w:ascii="Times New Roman" w:hAnsi="Times New Roman" w:eastAsia="Times New Roman" w:cs="Times New Roman"/>
            <w:rPrChange w:author="KAUAN GUILHERME ALVES PINHEIRO SANTOS" w:date="2025-06-13T20:56:00Z" w16du:dateUtc="2025-06-13T23:56:00Z" w:id="2010">
              <w:rPr>
                <w:rFonts w:ascii="Aptos" w:hAnsi="Aptos" w:eastAsia="Aptos" w:cs="Aptos"/>
              </w:rPr>
            </w:rPrChange>
          </w:rPr>
          <w:t>é responsável por registrar e gerenciar todas as informações de uma transação realizada pelo usuário. Ela calcula o valor total com base nas passagens escolhidas, permite o cancelamento, gera recibos e mantém o vínculo entre o usuário e suas passagens.</w:t>
        </w:r>
      </w:ins>
    </w:p>
    <w:p w:rsidR="59164103" w:rsidP="0DB4FDCD" w:rsidRDefault="59164103" w14:paraId="2FC1AACB" w14:textId="1A0B7846">
      <w:pPr>
        <w:jc w:val="center"/>
        <w:rPr>
          <w:ins w:author="KAUAN GUILHERME ALVES PINHEIRO SANTOS" w:date="2025-06-13T22:48:00Z" w16du:dateUtc="2025-06-13T22:48:46Z" w:id="194513829"/>
          <w:rFonts w:ascii="Times New Roman" w:hAnsi="Times New Roman" w:eastAsia="Times New Roman" w:cs="Times New Roman"/>
        </w:rPr>
      </w:pPr>
      <w:ins w:author="KAUAN GUILHERME ALVES PINHEIRO SANTOS" w:date="2025-06-13T22:48:00Z" w:id="228783084">
        <w:r w:rsidRPr="0F56D97C" w:rsidR="59164103">
          <w:rPr>
            <w:rFonts w:ascii="Times New Roman" w:hAnsi="Times New Roman" w:eastAsia="Times New Roman" w:cs="Times New Roman"/>
            <w:rPrChange w:author="KAUAN GUILHERME ALVES PINHEIRO SANTOS" w:date="2025-06-13T20:56:00Z" w:id="2124051434"/>
          </w:rPr>
          <w:t xml:space="preserve">Tabela </w:t>
        </w:r>
      </w:ins>
      <w:ins w:author="RAYLAN BRUNO SANTANA CARVALHO" w:date="2025-06-14T01:56:35.263Z" w:id="1983133274">
        <w:r w:rsidRPr="0F56D97C" w:rsidR="6807D1E3">
          <w:rPr>
            <w:rFonts w:ascii="Times New Roman" w:hAnsi="Times New Roman" w:eastAsia="Times New Roman" w:cs="Times New Roman"/>
          </w:rPr>
          <w:t>13</w:t>
        </w:r>
      </w:ins>
      <w:ins w:author="KAUAN GUILHERME ALVES PINHEIRO SANTOS" w:date="2025-06-13T22:48:00Z" w:id="1920624970">
        <w:del w:author="RAYLAN BRUNO SANTANA CARVALHO" w:date="2025-06-14T01:56:34.841Z" w:id="2134804041">
          <w:r w:rsidRPr="0F56D97C" w:rsidDel="59164103">
            <w:rPr>
              <w:rFonts w:ascii="Times New Roman" w:hAnsi="Times New Roman" w:eastAsia="Times New Roman" w:cs="Times New Roman"/>
              <w:rPrChange w:author="KAUAN GUILHERME ALVES PINHEIRO SANTOS" w:date="2025-06-13T20:56:00Z" w:id="324842954"/>
            </w:rPr>
            <w:delText>X</w:delText>
          </w:r>
        </w:del>
        <w:r w:rsidRPr="0F56D97C" w:rsidR="59164103">
          <w:rPr>
            <w:rFonts w:ascii="Times New Roman" w:hAnsi="Times New Roman" w:eastAsia="Times New Roman" w:cs="Times New Roman"/>
            <w:rPrChange w:author="KAUAN GUILHERME ALVES PINHEIRO SANTOS" w:date="2025-06-13T20:56:00Z" w:id="36820935"/>
          </w:rPr>
          <w:t xml:space="preserve"> </w:t>
        </w:r>
        <w:r w:rsidRPr="0F56D97C" w:rsidR="59164103">
          <w:rPr>
            <w:rFonts w:ascii="Times New Roman" w:hAnsi="Times New Roman" w:eastAsia="Times New Roman" w:cs="Times New Roman"/>
            <w:rPrChange w:author="KAUAN GUILHERME ALVES PINHEIRO SANTOS" w:date="2025-06-13T20:56:00Z" w:id="28809663"/>
          </w:rPr>
          <w:t>–</w:t>
        </w:r>
        <w:r w:rsidRPr="0F56D97C" w:rsidR="59164103">
          <w:rPr>
            <w:rFonts w:ascii="Times New Roman" w:hAnsi="Times New Roman" w:eastAsia="Times New Roman" w:cs="Times New Roman"/>
            <w:rPrChange w:author="KAUAN GUILHERME ALVES PINHEIRO SANTOS" w:date="2025-06-13T20:56:00Z" w:id="133479158"/>
          </w:rPr>
          <w:t xml:space="preserve"> M</w:t>
        </w:r>
        <w:r w:rsidRPr="0F56D97C" w:rsidR="59164103">
          <w:rPr>
            <w:rFonts w:ascii="Times New Roman" w:hAnsi="Times New Roman" w:eastAsia="Times New Roman" w:cs="Times New Roman"/>
            <w:rPrChange w:author="KAUAN GUILHERME ALVES PINHEIRO SANTOS" w:date="2025-06-13T20:56:00Z" w:id="1540987135"/>
          </w:rPr>
          <w:t>é</w:t>
        </w:r>
        <w:r w:rsidRPr="0F56D97C" w:rsidR="59164103">
          <w:rPr>
            <w:rFonts w:ascii="Times New Roman" w:hAnsi="Times New Roman" w:eastAsia="Times New Roman" w:cs="Times New Roman"/>
            <w:rPrChange w:author="KAUAN GUILHERME ALVES PINHEIRO SANTOS" w:date="2025-06-13T20:56:00Z" w:id="1084752088"/>
          </w:rPr>
          <w:t>todos de Compra</w:t>
        </w:r>
      </w:ins>
    </w:p>
    <w:tbl>
      <w:tblPr>
        <w:tblStyle w:val="TableGrid"/>
        <w:tblW w:w="0" w:type="auto"/>
        <w:jc w:val="center"/>
        <w:tblLayout w:type="fixed"/>
        <w:tblLook w:val="06A0" w:firstRow="1" w:lastRow="0" w:firstColumn="1" w:lastColumn="0" w:noHBand="1" w:noVBand="1"/>
        <w:tblPrChange w:author="KAUAN GUILHERME ALVES PINHEIRO SANTOS" w:date="2025-06-13T23:00:00Z" w:id="2018">
          <w:tblPr>
            <w:tblStyle w:val="TableGrid"/>
            <w:tblW w:w="0" w:type="nil"/>
            <w:tblLayout w:type="fixed"/>
            <w:tblLook w:val="06A0" w:firstRow="1" w:lastRow="0" w:firstColumn="1" w:lastColumn="0" w:noHBand="1" w:noVBand="1"/>
          </w:tblPr>
        </w:tblPrChange>
      </w:tblPr>
      <w:tblGrid>
        <w:gridCol w:w="2743"/>
        <w:gridCol w:w="4170"/>
        <w:tblGridChange w:id="2019">
          <w:tblGrid>
            <w:gridCol w:w="2743"/>
            <w:gridCol w:w="1765"/>
            <w:gridCol w:w="2405"/>
            <w:gridCol w:w="2103"/>
          </w:tblGrid>
        </w:tblGridChange>
      </w:tblGrid>
      <w:tr w:rsidR="0DB4FDCD" w:rsidTr="0DB4FDCD" w14:paraId="7D8FE95F" w14:textId="77777777">
        <w:trPr>
          <w:trHeight w:val="300"/>
          <w:jc w:val="center"/>
          <w:ins w:author="KAUAN GUILHERME ALVES PINHEIRO SANTOS" w:date="2025-06-13T22:48:00Z" w:id="2020"/>
          <w:trPrChange w:author="KAUAN GUILHERME ALVES PINHEIRO SANTOS" w:date="2025-06-13T23:00:00Z" w:id="2021">
            <w:trPr>
              <w:trHeight w:val="300"/>
            </w:trPr>
          </w:trPrChange>
        </w:trPr>
        <w:tc>
          <w:tcPr>
            <w:tcW w:w="2743" w:type="dxa"/>
            <w:vAlign w:val="center"/>
            <w:tcPrChange w:author="KAUAN GUILHERME ALVES PINHEIRO SANTOS" w:date="2025-06-13T23:00:00Z" w:id="2022">
              <w:tcPr>
                <w:tcW w:w="4508" w:type="dxa"/>
                <w:gridSpan w:val="2"/>
              </w:tcPr>
            </w:tcPrChange>
          </w:tcPr>
          <w:p w:rsidR="0DB4FDCD" w:rsidP="0DB4FDCD" w:rsidRDefault="0DB4FDCD" w14:paraId="5BF5A7A9" w14:textId="05575375">
            <w:pPr>
              <w:jc w:val="center"/>
              <w:rPr>
                <w:rFonts w:ascii="Times New Roman" w:hAnsi="Times New Roman" w:eastAsia="Times New Roman" w:cs="Times New Roman"/>
                <w:rPrChange w:author="KAUAN GUILHERME ALVES PINHEIRO SANTOS" w:date="2025-06-13T20:56:00Z" w16du:dateUtc="2025-06-13T23:56:00Z" w:id="2023">
                  <w:rPr>
                    <w:rFonts w:ascii="Aptos" w:hAnsi="Aptos" w:eastAsia="Aptos" w:cs="Aptos"/>
                  </w:rPr>
                </w:rPrChange>
              </w:rPr>
            </w:pPr>
            <w:del w:author="KAUAN GUILHERME ALVES PINHEIRO SANTOS" w:date="2025-06-13T22:49:00Z" w:id="2024">
              <w:r w:rsidRPr="0BC51242" w:rsidDel="0DB4FDCD">
                <w:rPr>
                  <w:rFonts w:ascii="Times New Roman" w:hAnsi="Times New Roman" w:eastAsia="Times New Roman" w:cs="Times New Roman"/>
                  <w:b/>
                  <w:rPrChange w:author="KAUAN GUILHERME ALVES PINHEIRO SANTOS" w:date="2025-06-13T20:56:00Z" w16du:dateUtc="2025-06-13T23:56:00Z" w:id="2025">
                    <w:rPr>
                      <w:b/>
                      <w:bCs/>
                    </w:rPr>
                  </w:rPrChange>
                </w:rPr>
                <w:delText>Atributo</w:delText>
              </w:r>
            </w:del>
            <w:ins w:author="KAUAN GUILHERME ALVES PINHEIRO SANTOS" w:date="2025-06-13T22:49:00Z" w:id="2026">
              <w:r w:rsidRPr="0BC51242" w:rsidR="12D7D1A5">
                <w:rPr>
                  <w:rFonts w:ascii="Times New Roman" w:hAnsi="Times New Roman" w:eastAsia="Times New Roman" w:cs="Times New Roman"/>
                  <w:b/>
                  <w:rPrChange w:author="KAUAN GUILHERME ALVES PINHEIRO SANTOS" w:date="2025-06-13T20:56:00Z" w16du:dateUtc="2025-06-13T23:56:00Z" w:id="2027">
                    <w:rPr>
                      <w:b/>
                      <w:bCs/>
                    </w:rPr>
                  </w:rPrChange>
                </w:rPr>
                <w:t>M</w:t>
              </w:r>
              <w:r w:rsidRPr="0BC51242" w:rsidR="12D7D1A5">
                <w:rPr>
                  <w:rFonts w:hint="eastAsia" w:ascii="Times New Roman" w:hAnsi="Times New Roman" w:eastAsia="Times New Roman" w:cs="Times New Roman"/>
                  <w:b/>
                  <w:rPrChange w:author="KAUAN GUILHERME ALVES PINHEIRO SANTOS" w:date="2025-06-13T20:56:00Z" w16du:dateUtc="2025-06-13T23:56:00Z" w:id="2028">
                    <w:rPr>
                      <w:rFonts w:hint="eastAsia"/>
                      <w:b/>
                      <w:bCs/>
                    </w:rPr>
                  </w:rPrChange>
                </w:rPr>
                <w:t>é</w:t>
              </w:r>
              <w:r w:rsidRPr="0BC51242" w:rsidR="12D7D1A5">
                <w:rPr>
                  <w:rFonts w:ascii="Times New Roman" w:hAnsi="Times New Roman" w:eastAsia="Times New Roman" w:cs="Times New Roman"/>
                  <w:b/>
                  <w:rPrChange w:author="KAUAN GUILHERME ALVES PINHEIRO SANTOS" w:date="2025-06-13T20:56:00Z" w16du:dateUtc="2025-06-13T23:56:00Z" w:id="2029">
                    <w:rPr>
                      <w:b/>
                      <w:bCs/>
                    </w:rPr>
                  </w:rPrChange>
                </w:rPr>
                <w:t>todo</w:t>
              </w:r>
            </w:ins>
          </w:p>
        </w:tc>
        <w:tc>
          <w:tcPr>
            <w:tcW w:w="4170" w:type="dxa"/>
            <w:vAlign w:val="center"/>
            <w:tcPrChange w:author="KAUAN GUILHERME ALVES PINHEIRO SANTOS" w:date="2025-06-13T23:00:00Z" w:id="2030">
              <w:tcPr>
                <w:tcW w:w="4508" w:type="dxa"/>
                <w:gridSpan w:val="2"/>
              </w:tcPr>
            </w:tcPrChange>
          </w:tcPr>
          <w:p w:rsidR="0DB4FDCD" w:rsidP="0DB4FDCD" w:rsidRDefault="0DB4FDCD" w14:paraId="1D884539" w14:textId="03E09DC4">
            <w:pPr>
              <w:jc w:val="center"/>
              <w:rPr>
                <w:rFonts w:ascii="Times New Roman" w:hAnsi="Times New Roman" w:eastAsia="Times New Roman" w:cs="Times New Roman"/>
                <w:b/>
                <w:rPrChange w:author="KAUAN GUILHERME ALVES PINHEIRO SANTOS" w:date="2025-06-13T20:56:00Z" w16du:dateUtc="2025-06-13T23:56:00Z" w:id="2031">
                  <w:rPr>
                    <w:b/>
                    <w:bCs/>
                  </w:rPr>
                </w:rPrChange>
              </w:rPr>
            </w:pPr>
            <w:r w:rsidRPr="0BC51242">
              <w:rPr>
                <w:rFonts w:ascii="Times New Roman" w:hAnsi="Times New Roman" w:eastAsia="Times New Roman" w:cs="Times New Roman"/>
                <w:b/>
                <w:rPrChange w:author="KAUAN GUILHERME ALVES PINHEIRO SANTOS" w:date="2025-06-13T20:56:00Z" w16du:dateUtc="2025-06-13T23:56:00Z" w:id="2032">
                  <w:rPr>
                    <w:b/>
                    <w:bCs/>
                  </w:rPr>
                </w:rPrChange>
              </w:rPr>
              <w:t>Significado</w:t>
            </w:r>
          </w:p>
        </w:tc>
      </w:tr>
      <w:tr w:rsidR="0DB4FDCD" w:rsidTr="0DB4FDCD" w14:paraId="6582E23F" w14:textId="77777777">
        <w:trPr>
          <w:trHeight w:val="300"/>
          <w:jc w:val="center"/>
          <w:ins w:author="KAUAN GUILHERME ALVES PINHEIRO SANTOS" w:date="2025-06-13T22:48:00Z" w:id="2033"/>
          <w:trPrChange w:author="KAUAN GUILHERME ALVES PINHEIRO SANTOS" w:date="2025-06-13T23:00:00Z" w:id="2034">
            <w:trPr>
              <w:trHeight w:val="300"/>
            </w:trPr>
          </w:trPrChange>
        </w:trPr>
        <w:tc>
          <w:tcPr>
            <w:tcW w:w="2743" w:type="dxa"/>
            <w:vAlign w:val="center"/>
            <w:tcPrChange w:author="KAUAN GUILHERME ALVES PINHEIRO SANTOS" w:date="2025-06-13T23:00:00Z" w:id="2035">
              <w:tcPr>
                <w:tcW w:w="4508" w:type="dxa"/>
                <w:gridSpan w:val="2"/>
              </w:tcPr>
            </w:tcPrChange>
          </w:tcPr>
          <w:p w:rsidR="3F472A04" w:rsidP="0DB4FDCD" w:rsidRDefault="3F472A04" w14:paraId="27D98CBC" w14:textId="5089D179">
            <w:pPr>
              <w:jc w:val="center"/>
              <w:rPr>
                <w:rFonts w:ascii="Times New Roman" w:hAnsi="Times New Roman" w:eastAsia="Times New Roman" w:cs="Times New Roman"/>
                <w:rPrChange w:author="KAUAN GUILHERME ALVES PINHEIRO SANTOS" w:date="2025-06-13T20:56:00Z" w16du:dateUtc="2025-06-13T23:56:00Z" w:id="2036">
                  <w:rPr/>
                </w:rPrChange>
              </w:rPr>
            </w:pPr>
            <w:ins w:author="KAUAN GUILHERME ALVES PINHEIRO SANTOS" w:date="2025-06-13T22:51:00Z" w:id="2037">
              <w:r w:rsidRPr="0BC51242">
                <w:rPr>
                  <w:rFonts w:ascii="Times New Roman" w:hAnsi="Times New Roman" w:eastAsia="Times New Roman" w:cs="Times New Roman"/>
                  <w:rPrChange w:author="KAUAN GUILHERME ALVES PINHEIRO SANTOS" w:date="2025-06-13T20:56:00Z" w16du:dateUtc="2025-06-13T23:56:00Z" w:id="2038">
                    <w:rPr/>
                  </w:rPrChange>
                </w:rPr>
                <w:t>calcularTotal</w:t>
              </w:r>
            </w:ins>
          </w:p>
        </w:tc>
        <w:tc>
          <w:tcPr>
            <w:tcW w:w="4170" w:type="dxa"/>
            <w:vAlign w:val="center"/>
            <w:tcPrChange w:author="KAUAN GUILHERME ALVES PINHEIRO SANTOS" w:date="2025-06-13T23:00:00Z" w:id="2039">
              <w:tcPr>
                <w:tcW w:w="4508" w:type="dxa"/>
                <w:gridSpan w:val="2"/>
              </w:tcPr>
            </w:tcPrChange>
          </w:tcPr>
          <w:p w:rsidR="3F472A04" w:rsidRDefault="3F472A04" w14:paraId="4B64126C" w14:textId="69A8DEED">
            <w:pPr>
              <w:jc w:val="center"/>
              <w:rPr>
                <w:rFonts w:ascii="Times New Roman" w:hAnsi="Times New Roman" w:eastAsia="Times New Roman" w:cs="Times New Roman"/>
                <w:rPrChange w:author="KAUAN GUILHERME ALVES PINHEIRO SANTOS" w:date="2025-06-13T20:56:00Z" w16du:dateUtc="2025-06-13T23:56:00Z" w:id="2040">
                  <w:rPr>
                    <w:rFonts w:ascii="Aptos" w:hAnsi="Aptos" w:eastAsia="Aptos" w:cs="Aptos"/>
                  </w:rPr>
                </w:rPrChange>
              </w:rPr>
              <w:pPrChange w:author="KAUAN GUILHERME ALVES PINHEIRO SANTOS" w:date="2025-06-13T22:51:00Z" w:id="2041">
                <w:pPr/>
              </w:pPrChange>
            </w:pPr>
            <w:ins w:author="KAUAN GUILHERME ALVES PINHEIRO SANTOS" w:date="2025-06-13T22:51:00Z" w:id="2042">
              <w:r w:rsidRPr="0BC51242">
                <w:rPr>
                  <w:rFonts w:ascii="Times New Roman" w:hAnsi="Times New Roman" w:eastAsia="Times New Roman" w:cs="Times New Roman"/>
                  <w:rPrChange w:author="KAUAN GUILHERME ALVES PINHEIRO SANTOS" w:date="2025-06-13T20:56:00Z" w16du:dateUtc="2025-06-13T23:56:00Z" w:id="2043">
                    <w:rPr>
                      <w:rFonts w:ascii="Aptos" w:hAnsi="Aptos" w:eastAsia="Aptos" w:cs="Aptos"/>
                    </w:rPr>
                  </w:rPrChange>
                </w:rPr>
                <w:t>Calcula e retorna o valor total da compra com base nas passagens.</w:t>
              </w:r>
            </w:ins>
          </w:p>
        </w:tc>
      </w:tr>
      <w:tr w:rsidR="0DB4FDCD" w:rsidTr="0DB4FDCD" w14:paraId="7F1C95CE" w14:textId="77777777">
        <w:trPr>
          <w:trHeight w:val="300"/>
          <w:jc w:val="center"/>
          <w:ins w:author="KAUAN GUILHERME ALVES PINHEIRO SANTOS" w:date="2025-06-13T22:48:00Z" w:id="2044"/>
          <w:trPrChange w:author="KAUAN GUILHERME ALVES PINHEIRO SANTOS" w:date="2025-06-13T23:00:00Z" w:id="2045">
            <w:trPr>
              <w:trHeight w:val="300"/>
            </w:trPr>
          </w:trPrChange>
        </w:trPr>
        <w:tc>
          <w:tcPr>
            <w:tcW w:w="2743" w:type="dxa"/>
            <w:vAlign w:val="center"/>
            <w:tcPrChange w:author="KAUAN GUILHERME ALVES PINHEIRO SANTOS" w:date="2025-06-13T23:00:00Z" w:id="2046">
              <w:tcPr>
                <w:tcW w:w="4508" w:type="dxa"/>
                <w:gridSpan w:val="2"/>
              </w:tcPr>
            </w:tcPrChange>
          </w:tcPr>
          <w:p w:rsidR="3F472A04" w:rsidP="0DB4FDCD" w:rsidRDefault="3F472A04" w14:paraId="3366A5C0" w14:textId="4F7BCD85">
            <w:pPr>
              <w:jc w:val="center"/>
              <w:rPr>
                <w:rFonts w:ascii="Times New Roman" w:hAnsi="Times New Roman" w:eastAsia="Times New Roman" w:cs="Times New Roman"/>
                <w:rPrChange w:author="KAUAN GUILHERME ALVES PINHEIRO SANTOS" w:date="2025-06-13T20:56:00Z" w16du:dateUtc="2025-06-13T23:56:00Z" w:id="2047">
                  <w:rPr/>
                </w:rPrChange>
              </w:rPr>
            </w:pPr>
            <w:ins w:author="KAUAN GUILHERME ALVES PINHEIRO SANTOS" w:date="2025-06-13T22:51:00Z" w:id="2048">
              <w:r w:rsidRPr="0BC51242">
                <w:rPr>
                  <w:rFonts w:ascii="Times New Roman" w:hAnsi="Times New Roman" w:eastAsia="Times New Roman" w:cs="Times New Roman"/>
                  <w:rPrChange w:author="KAUAN GUILHERME ALVES PINHEIRO SANTOS" w:date="2025-06-13T20:56:00Z" w16du:dateUtc="2025-06-13T23:56:00Z" w:id="2049">
                    <w:rPr/>
                  </w:rPrChange>
                </w:rPr>
                <w:t>efetuarCompra</w:t>
              </w:r>
            </w:ins>
          </w:p>
        </w:tc>
        <w:tc>
          <w:tcPr>
            <w:tcW w:w="4170" w:type="dxa"/>
            <w:vAlign w:val="center"/>
            <w:tcPrChange w:author="KAUAN GUILHERME ALVES PINHEIRO SANTOS" w:date="2025-06-13T23:00:00Z" w:id="2050">
              <w:tcPr>
                <w:tcW w:w="4508" w:type="dxa"/>
                <w:gridSpan w:val="2"/>
              </w:tcPr>
            </w:tcPrChange>
          </w:tcPr>
          <w:p w:rsidR="3F472A04" w:rsidRDefault="3F472A04" w14:paraId="36B33F9D" w14:textId="562BD9F5">
            <w:pPr>
              <w:jc w:val="center"/>
              <w:rPr>
                <w:rFonts w:ascii="Times New Roman" w:hAnsi="Times New Roman" w:eastAsia="Times New Roman" w:cs="Times New Roman"/>
                <w:rPrChange w:author="KAUAN GUILHERME ALVES PINHEIRO SANTOS" w:date="2025-06-13T20:56:00Z" w16du:dateUtc="2025-06-13T23:56:00Z" w:id="2051">
                  <w:rPr>
                    <w:rFonts w:ascii="Aptos" w:hAnsi="Aptos" w:eastAsia="Aptos" w:cs="Aptos"/>
                  </w:rPr>
                </w:rPrChange>
              </w:rPr>
              <w:pPrChange w:author="KAUAN GUILHERME ALVES PINHEIRO SANTOS" w:date="2025-06-13T22:51:00Z" w:id="2052">
                <w:pPr/>
              </w:pPrChange>
            </w:pPr>
            <w:ins w:author="KAUAN GUILHERME ALVES PINHEIRO SANTOS" w:date="2025-06-13T22:51:00Z" w:id="2053">
              <w:r w:rsidRPr="0BC51242">
                <w:rPr>
                  <w:rFonts w:ascii="Times New Roman" w:hAnsi="Times New Roman" w:eastAsia="Times New Roman" w:cs="Times New Roman"/>
                  <w:rPrChange w:author="KAUAN GUILHERME ALVES PINHEIRO SANTOS" w:date="2025-06-13T20:56:00Z" w16du:dateUtc="2025-06-13T23:56:00Z" w:id="2054">
                    <w:rPr>
                      <w:rFonts w:ascii="Aptos" w:hAnsi="Aptos" w:eastAsia="Aptos" w:cs="Aptos"/>
                    </w:rPr>
                  </w:rPrChange>
                </w:rPr>
                <w:t>Processa e confirma a realização da compra.</w:t>
              </w:r>
            </w:ins>
          </w:p>
        </w:tc>
      </w:tr>
      <w:tr w:rsidR="0DB4FDCD" w:rsidTr="0DB4FDCD" w14:paraId="1238CC12" w14:textId="77777777">
        <w:trPr>
          <w:trHeight w:val="300"/>
          <w:jc w:val="center"/>
          <w:ins w:author="KAUAN GUILHERME ALVES PINHEIRO SANTOS" w:date="2025-06-13T22:48:00Z" w:id="2055"/>
          <w:trPrChange w:author="KAUAN GUILHERME ALVES PINHEIRO SANTOS" w:date="2025-06-13T23:00:00Z" w:id="2056">
            <w:trPr>
              <w:trHeight w:val="300"/>
            </w:trPr>
          </w:trPrChange>
        </w:trPr>
        <w:tc>
          <w:tcPr>
            <w:tcW w:w="2743" w:type="dxa"/>
            <w:vAlign w:val="center"/>
            <w:tcPrChange w:author="KAUAN GUILHERME ALVES PINHEIRO SANTOS" w:date="2025-06-13T23:00:00Z" w:id="2057">
              <w:tcPr>
                <w:tcW w:w="4508" w:type="dxa"/>
                <w:gridSpan w:val="2"/>
              </w:tcPr>
            </w:tcPrChange>
          </w:tcPr>
          <w:p w:rsidR="3F472A04" w:rsidP="0DB4FDCD" w:rsidRDefault="3F472A04" w14:paraId="3D32B207" w14:textId="1F52323C">
            <w:pPr>
              <w:jc w:val="center"/>
              <w:rPr>
                <w:rFonts w:ascii="Times New Roman" w:hAnsi="Times New Roman" w:eastAsia="Times New Roman" w:cs="Times New Roman"/>
                <w:rPrChange w:author="KAUAN GUILHERME ALVES PINHEIRO SANTOS" w:date="2025-06-13T20:56:00Z" w16du:dateUtc="2025-06-13T23:56:00Z" w:id="2058">
                  <w:rPr/>
                </w:rPrChange>
              </w:rPr>
            </w:pPr>
            <w:ins w:author="KAUAN GUILHERME ALVES PINHEIRO SANTOS" w:date="2025-06-13T22:51:00Z" w:id="2059">
              <w:r w:rsidRPr="0BC51242">
                <w:rPr>
                  <w:rFonts w:ascii="Times New Roman" w:hAnsi="Times New Roman" w:eastAsia="Times New Roman" w:cs="Times New Roman"/>
                  <w:rPrChange w:author="KAUAN GUILHERME ALVES PINHEIRO SANTOS" w:date="2025-06-13T20:56:00Z" w16du:dateUtc="2025-06-13T23:56:00Z" w:id="2060">
                    <w:rPr/>
                  </w:rPrChange>
                </w:rPr>
                <w:t>cancelarCompra</w:t>
              </w:r>
            </w:ins>
          </w:p>
        </w:tc>
        <w:tc>
          <w:tcPr>
            <w:tcW w:w="4170" w:type="dxa"/>
            <w:vAlign w:val="center"/>
            <w:tcPrChange w:author="KAUAN GUILHERME ALVES PINHEIRO SANTOS" w:date="2025-06-13T23:00:00Z" w:id="2061">
              <w:tcPr>
                <w:tcW w:w="4508" w:type="dxa"/>
                <w:gridSpan w:val="2"/>
              </w:tcPr>
            </w:tcPrChange>
          </w:tcPr>
          <w:p w:rsidR="3F472A04" w:rsidRDefault="3F472A04" w14:paraId="04852092" w14:textId="372032C9">
            <w:pPr>
              <w:jc w:val="center"/>
              <w:rPr>
                <w:rFonts w:ascii="Times New Roman" w:hAnsi="Times New Roman" w:eastAsia="Times New Roman" w:cs="Times New Roman"/>
                <w:rPrChange w:author="KAUAN GUILHERME ALVES PINHEIRO SANTOS" w:date="2025-06-13T20:56:00Z" w16du:dateUtc="2025-06-13T23:56:00Z" w:id="2062">
                  <w:rPr>
                    <w:rFonts w:ascii="Aptos" w:hAnsi="Aptos" w:eastAsia="Aptos" w:cs="Aptos"/>
                  </w:rPr>
                </w:rPrChange>
              </w:rPr>
              <w:pPrChange w:author="KAUAN GUILHERME ALVES PINHEIRO SANTOS" w:date="2025-06-13T22:51:00Z" w:id="2063">
                <w:pPr/>
              </w:pPrChange>
            </w:pPr>
            <w:ins w:author="KAUAN GUILHERME ALVES PINHEIRO SANTOS" w:date="2025-06-13T22:51:00Z" w:id="2064">
              <w:r w:rsidRPr="0BC51242">
                <w:rPr>
                  <w:rFonts w:ascii="Times New Roman" w:hAnsi="Times New Roman" w:eastAsia="Times New Roman" w:cs="Times New Roman"/>
                  <w:rPrChange w:author="KAUAN GUILHERME ALVES PINHEIRO SANTOS" w:date="2025-06-13T20:56:00Z" w16du:dateUtc="2025-06-13T23:56:00Z" w:id="2065">
                    <w:rPr>
                      <w:rFonts w:ascii="Aptos" w:hAnsi="Aptos" w:eastAsia="Aptos" w:cs="Aptos"/>
                    </w:rPr>
                  </w:rPrChange>
                </w:rPr>
                <w:t>Realiza o cancelamento da compra, se possível.</w:t>
              </w:r>
            </w:ins>
          </w:p>
        </w:tc>
      </w:tr>
      <w:tr w:rsidR="0DB4FDCD" w:rsidTr="0DB4FDCD" w14:paraId="32D3C0C0" w14:textId="77777777">
        <w:trPr>
          <w:trHeight w:val="300"/>
          <w:jc w:val="center"/>
          <w:ins w:author="KAUAN GUILHERME ALVES PINHEIRO SANTOS" w:date="2025-06-13T22:48:00Z" w:id="2066"/>
          <w:trPrChange w:author="KAUAN GUILHERME ALVES PINHEIRO SANTOS" w:date="2025-06-13T23:00:00Z" w:id="2067">
            <w:trPr>
              <w:trHeight w:val="300"/>
            </w:trPr>
          </w:trPrChange>
        </w:trPr>
        <w:tc>
          <w:tcPr>
            <w:tcW w:w="2743" w:type="dxa"/>
            <w:vAlign w:val="center"/>
            <w:tcPrChange w:author="KAUAN GUILHERME ALVES PINHEIRO SANTOS" w:date="2025-06-13T23:00:00Z" w:id="2068">
              <w:tcPr>
                <w:tcW w:w="4508" w:type="dxa"/>
                <w:gridSpan w:val="2"/>
              </w:tcPr>
            </w:tcPrChange>
          </w:tcPr>
          <w:p w:rsidR="3F472A04" w:rsidP="0DB4FDCD" w:rsidRDefault="3F472A04" w14:paraId="492CAEE1" w14:textId="3A186ED6">
            <w:pPr>
              <w:jc w:val="center"/>
              <w:rPr>
                <w:rFonts w:ascii="Times New Roman" w:hAnsi="Times New Roman" w:eastAsia="Times New Roman" w:cs="Times New Roman"/>
                <w:rPrChange w:author="KAUAN GUILHERME ALVES PINHEIRO SANTOS" w:date="2025-06-13T20:56:00Z" w16du:dateUtc="2025-06-13T23:56:00Z" w:id="2069">
                  <w:rPr/>
                </w:rPrChange>
              </w:rPr>
            </w:pPr>
            <w:ins w:author="KAUAN GUILHERME ALVES PINHEIRO SANTOS" w:date="2025-06-13T22:51:00Z" w:id="2070">
              <w:r w:rsidRPr="0BC51242">
                <w:rPr>
                  <w:rFonts w:ascii="Times New Roman" w:hAnsi="Times New Roman" w:eastAsia="Times New Roman" w:cs="Times New Roman"/>
                  <w:rPrChange w:author="KAUAN GUILHERME ALVES PINHEIRO SANTOS" w:date="2025-06-13T20:56:00Z" w16du:dateUtc="2025-06-13T23:56:00Z" w:id="2071">
                    <w:rPr/>
                  </w:rPrChange>
                </w:rPr>
                <w:t>gerarRecibo</w:t>
              </w:r>
            </w:ins>
          </w:p>
        </w:tc>
        <w:tc>
          <w:tcPr>
            <w:tcW w:w="4170" w:type="dxa"/>
            <w:vAlign w:val="center"/>
            <w:tcPrChange w:author="KAUAN GUILHERME ALVES PINHEIRO SANTOS" w:date="2025-06-13T23:00:00Z" w:id="2072">
              <w:tcPr>
                <w:tcW w:w="4508" w:type="dxa"/>
                <w:gridSpan w:val="2"/>
              </w:tcPr>
            </w:tcPrChange>
          </w:tcPr>
          <w:p w:rsidR="3F472A04" w:rsidRDefault="3F472A04" w14:paraId="7BCC166C" w14:textId="5A3BD3F8">
            <w:pPr>
              <w:jc w:val="center"/>
              <w:rPr>
                <w:rFonts w:ascii="Times New Roman" w:hAnsi="Times New Roman" w:eastAsia="Times New Roman" w:cs="Times New Roman"/>
                <w:rPrChange w:author="KAUAN GUILHERME ALVES PINHEIRO SANTOS" w:date="2025-06-13T20:56:00Z" w16du:dateUtc="2025-06-13T23:56:00Z" w:id="2073">
                  <w:rPr>
                    <w:rFonts w:ascii="Aptos" w:hAnsi="Aptos" w:eastAsia="Aptos" w:cs="Aptos"/>
                  </w:rPr>
                </w:rPrChange>
              </w:rPr>
              <w:pPrChange w:author="KAUAN GUILHERME ALVES PINHEIRO SANTOS" w:date="2025-06-13T22:51:00Z" w:id="2074">
                <w:pPr/>
              </w:pPrChange>
            </w:pPr>
            <w:ins w:author="KAUAN GUILHERME ALVES PINHEIRO SANTOS" w:date="2025-06-13T22:51:00Z" w:id="2075">
              <w:r w:rsidRPr="0BC51242">
                <w:rPr>
                  <w:rFonts w:ascii="Times New Roman" w:hAnsi="Times New Roman" w:eastAsia="Times New Roman" w:cs="Times New Roman"/>
                  <w:rPrChange w:author="KAUAN GUILHERME ALVES PINHEIRO SANTOS" w:date="2025-06-13T20:56:00Z" w16du:dateUtc="2025-06-13T23:56:00Z" w:id="2076">
                    <w:rPr>
                      <w:rFonts w:ascii="Aptos" w:hAnsi="Aptos" w:eastAsia="Aptos" w:cs="Aptos"/>
                    </w:rPr>
                  </w:rPrChange>
                </w:rPr>
                <w:t>Gera um comprovante da transação.</w:t>
              </w:r>
            </w:ins>
          </w:p>
        </w:tc>
      </w:tr>
    </w:tbl>
    <w:p w:rsidR="59164103" w:rsidP="0DB4FDCD" w:rsidRDefault="59164103" w14:paraId="0FFF2445" w14:textId="127C8847">
      <w:pPr>
        <w:jc w:val="center"/>
        <w:rPr>
          <w:ins w:author="KAUAN GUILHERME ALVES PINHEIRO SANTOS" w:date="2025-06-13T21:22:00Z" w16du:dateUtc="2025-06-13T21:22:45Z" w:id="2077"/>
          <w:rFonts w:ascii="Times New Roman" w:hAnsi="Times New Roman" w:eastAsia="Times New Roman" w:cs="Times New Roman"/>
        </w:rPr>
      </w:pPr>
      <w:ins w:author="KAUAN GUILHERME ALVES PINHEIRO SANTOS" w:date="2025-06-13T22:48:00Z" w:id="2078">
        <w:r w:rsidRPr="0BC51242">
          <w:rPr>
            <w:rFonts w:ascii="Times New Roman" w:hAnsi="Times New Roman" w:eastAsia="Times New Roman" w:cs="Times New Roman"/>
            <w:rPrChange w:author="KAUAN GUILHERME ALVES PINHEIRO SANTOS" w:date="2025-06-13T20:56:00Z" w16du:dateUtc="2025-06-13T23:56:00Z" w:id="2079">
              <w:rPr/>
            </w:rPrChange>
          </w:rPr>
          <w:t>Fonte: Autoria pr</w:t>
        </w:r>
        <w:r w:rsidRPr="0BC51242">
          <w:rPr>
            <w:rFonts w:hint="eastAsia" w:ascii="Times New Roman" w:hAnsi="Times New Roman" w:eastAsia="Times New Roman" w:cs="Times New Roman"/>
            <w:rPrChange w:author="KAUAN GUILHERME ALVES PINHEIRO SANTOS" w:date="2025-06-13T20:56:00Z" w16du:dateUtc="2025-06-13T23:56:00Z" w:id="2080">
              <w:rPr>
                <w:rFonts w:hint="eastAsia"/>
              </w:rPr>
            </w:rPrChange>
          </w:rPr>
          <w:t>ó</w:t>
        </w:r>
        <w:r w:rsidRPr="0BC51242">
          <w:rPr>
            <w:rFonts w:ascii="Times New Roman" w:hAnsi="Times New Roman" w:eastAsia="Times New Roman" w:cs="Times New Roman"/>
            <w:rPrChange w:author="KAUAN GUILHERME ALVES PINHEIRO SANTOS" w:date="2025-06-13T20:56:00Z" w16du:dateUtc="2025-06-13T23:56:00Z" w:id="2081">
              <w:rPr/>
            </w:rPrChange>
          </w:rPr>
          <w:t>pria, 2025.</w:t>
        </w:r>
      </w:ins>
    </w:p>
    <w:p w:rsidR="00584D84" w:rsidP="0F56D97C" w:rsidRDefault="36328A92" w14:paraId="7395C5CD" w14:textId="4798602F">
      <w:pPr>
        <w:pStyle w:val="Title"/>
        <w:rPr>
          <w:ins w:author="KAUAN GUILHERME ALVES PINHEIRO SANTOS" w:date="2025-06-13T23:01:00Z" w16du:dateUtc="2025-06-13T23:01:00Z" w:id="2075658870"/>
          <w:rFonts w:ascii="Times New Roman" w:hAnsi="Times New Roman" w:eastAsia="Times New Roman" w:cs="Times New Roman"/>
          <w:b w:val="1"/>
          <w:bCs w:val="1"/>
          <w:rPrChange w:author="RAYLAN BRUNO SANTANA CARVALHO" w:date="2025-06-14T01:34:15.55Z" w:id="43147362">
            <w:rPr>
              <w:ins w:author="KAUAN GUILHERME ALVES PINHEIRO SANTOS" w:date="2025-06-13T23:01:00Z" w16du:dateUtc="2025-06-13T23:01:00Z" w:id="832477762"/>
              <w:rFonts w:ascii="Times New Roman" w:hAnsi="Times New Roman" w:eastAsia="Times New Roman" w:cs="Times New Roman"/>
            </w:rPr>
          </w:rPrChange>
        </w:rPr>
        <w:pPrChange w:author="KAUAN GUILHERME ALVES PINHEIRO SANTOS" w:date="2025-06-14T01:55:47.527Z">
          <w:pPr>
            <w:jc w:val="both"/>
          </w:pPr>
        </w:pPrChange>
      </w:pPr>
      <w:ins w:author="KAUAN GUILHERME ALVES PINHEIRO SANTOS" w:date="2025-06-13T21:22:00Z" w:id="1077414915">
        <w:r w:rsidR="36328A92">
          <w:t>4.5.</w:t>
        </w:r>
      </w:ins>
      <w:ins w:author="KAUAN GUILHERME ALVES PINHEIRO SANTOS" w:date="2025-06-13T22:32:00Z" w:id="1377477533">
        <w:r w:rsidR="741B82A3">
          <w:t>7</w:t>
        </w:r>
      </w:ins>
      <w:ins w:author="KAUAN GUILHERME ALVES PINHEIRO SANTOS" w:date="2025-06-13T21:22:00Z" w:id="286939484">
        <w:r w:rsidR="36328A92">
          <w:t xml:space="preserve"> HIST</w:t>
        </w:r>
        <w:r w:rsidR="36328A92">
          <w:t>Ó</w:t>
        </w:r>
        <w:r w:rsidR="36328A92">
          <w:t>RICO DE COMPRAS</w:t>
        </w:r>
      </w:ins>
    </w:p>
    <w:p w:rsidR="3B969DC7" w:rsidP="0DB4FDCD" w:rsidRDefault="3B969DC7" w14:paraId="4A2A15AC" w14:textId="43214C3D">
      <w:pPr>
        <w:jc w:val="both"/>
        <w:rPr>
          <w:ins w:author="KAUAN GUILHERME ALVES PINHEIRO SANTOS" w:date="2025-06-13T23:02:00Z" w16du:dateUtc="2025-06-13T23:02:26Z" w:id="2091"/>
          <w:rFonts w:ascii="Times New Roman" w:hAnsi="Times New Roman" w:eastAsia="Times New Roman" w:cs="Times New Roman"/>
          <w:rPrChange w:author="KAUAN GUILHERME ALVES PINHEIRO SANTOS" w:date="2025-06-13T20:56:00Z" w16du:dateUtc="2025-06-13T23:56:00Z" w:id="2092">
            <w:rPr>
              <w:ins w:author="KAUAN GUILHERME ALVES PINHEIRO SANTOS" w:date="2025-06-13T23:02:00Z" w16du:dateUtc="2025-06-13T23:02:26Z" w:id="2093"/>
              <w:rFonts w:ascii="Aptos" w:hAnsi="Aptos" w:eastAsia="Aptos" w:cs="Aptos"/>
            </w:rPr>
          </w:rPrChange>
        </w:rPr>
      </w:pPr>
      <w:ins w:author="KAUAN GUILHERME ALVES PINHEIRO SANTOS" w:date="2025-06-13T23:01:00Z" w:id="2094">
        <w:r>
          <w:tab/>
        </w:r>
        <w:r w:rsidRPr="0BC51242">
          <w:rPr>
            <w:rFonts w:ascii="Times New Roman" w:hAnsi="Times New Roman" w:eastAsia="Times New Roman" w:cs="Times New Roman"/>
            <w:rPrChange w:author="KAUAN GUILHERME ALVES PINHEIRO SANTOS" w:date="2025-06-13T20:56:00Z" w16du:dateUtc="2025-06-13T23:56:00Z" w:id="2095">
              <w:rPr/>
            </w:rPrChange>
          </w:rPr>
          <w:t xml:space="preserve">A classe </w:t>
        </w:r>
        <w:r w:rsidRPr="0BC51242">
          <w:rPr>
            <w:rFonts w:hint="eastAsia" w:ascii="Times New Roman" w:hAnsi="Times New Roman" w:eastAsia="Times New Roman" w:cs="Times New Roman"/>
            <w:rPrChange w:author="KAUAN GUILHERME ALVES PINHEIRO SANTOS" w:date="2025-06-13T20:56:00Z" w16du:dateUtc="2025-06-13T23:56:00Z" w:id="2096">
              <w:rPr>
                <w:rFonts w:hint="eastAsia"/>
              </w:rPr>
            </w:rPrChange>
          </w:rPr>
          <w:t>“</w:t>
        </w:r>
        <w:r w:rsidRPr="0BC51242">
          <w:rPr>
            <w:rFonts w:ascii="Times New Roman" w:hAnsi="Times New Roman" w:eastAsia="Times New Roman" w:cs="Times New Roman"/>
            <w:rPrChange w:author="KAUAN GUILHERME ALVES PINHEIRO SANTOS" w:date="2025-06-13T20:56:00Z" w16du:dateUtc="2025-06-13T23:56:00Z" w:id="2097">
              <w:rPr/>
            </w:rPrChange>
          </w:rPr>
          <w:t>HistoricoCompra</w:t>
        </w:r>
        <w:r w:rsidRPr="0BC51242">
          <w:rPr>
            <w:rFonts w:hint="eastAsia" w:ascii="Times New Roman" w:hAnsi="Times New Roman" w:eastAsia="Times New Roman" w:cs="Times New Roman"/>
            <w:rPrChange w:author="KAUAN GUILHERME ALVES PINHEIRO SANTOS" w:date="2025-06-13T20:56:00Z" w16du:dateUtc="2025-06-13T23:56:00Z" w:id="2098">
              <w:rPr>
                <w:rFonts w:hint="eastAsia"/>
              </w:rPr>
            </w:rPrChange>
          </w:rPr>
          <w:t>”</w:t>
        </w:r>
        <w:r w:rsidRPr="0BC51242">
          <w:rPr>
            <w:rFonts w:ascii="Times New Roman" w:hAnsi="Times New Roman" w:eastAsia="Times New Roman" w:cs="Times New Roman"/>
            <w:rPrChange w:author="KAUAN GUILHERME ALVES PINHEIRO SANTOS" w:date="2025-06-13T20:56:00Z" w16du:dateUtc="2025-06-13T23:56:00Z" w:id="2099">
              <w:rPr/>
            </w:rPrChange>
          </w:rPr>
          <w:t xml:space="preserve"> </w:t>
        </w:r>
        <w:r w:rsidRPr="0BC51242">
          <w:rPr>
            <w:rFonts w:ascii="Times New Roman" w:hAnsi="Times New Roman" w:eastAsia="Times New Roman" w:cs="Times New Roman"/>
            <w:rPrChange w:author="KAUAN GUILHERME ALVES PINHEIRO SANTOS" w:date="2025-06-13T20:56:00Z" w16du:dateUtc="2025-06-13T23:56:00Z" w:id="2100">
              <w:rPr>
                <w:rFonts w:ascii="Aptos" w:hAnsi="Aptos" w:eastAsia="Aptos" w:cs="Aptos"/>
              </w:rPr>
            </w:rPrChange>
          </w:rPr>
          <w:t>representa o conjunto de todas as compras realizadas por um usuário dentro do sistema. Sua função é armazenar, organizar e permitir o acesso ao histórico completo de transações, facilitando a visualização, reemissão e controle das passagens adquiridas.</w:t>
        </w:r>
      </w:ins>
    </w:p>
    <w:p w:rsidR="2B2802C5" w:rsidP="0DB4FDCD" w:rsidRDefault="2B2802C5" w14:paraId="66406E31" w14:textId="21AF0E86">
      <w:pPr>
        <w:jc w:val="center"/>
        <w:rPr>
          <w:ins w:author="KAUAN GUILHERME ALVES PINHEIRO SANTOS" w:date="2025-06-13T23:02:00Z" w16du:dateUtc="2025-06-13T23:02:05Z" w:id="1390903250"/>
          <w:rFonts w:ascii="Times New Roman" w:hAnsi="Times New Roman" w:eastAsia="Times New Roman" w:cs="Times New Roman"/>
        </w:rPr>
      </w:pPr>
      <w:ins w:author="KAUAN GUILHERME ALVES PINHEIRO SANTOS" w:date="2025-06-13T23:02:00Z" w:id="3016132">
        <w:r w:rsidRPr="0F56D97C" w:rsidR="2B2802C5">
          <w:rPr>
            <w:rFonts w:ascii="Times New Roman" w:hAnsi="Times New Roman" w:eastAsia="Times New Roman" w:cs="Times New Roman"/>
            <w:rPrChange w:author="KAUAN GUILHERME ALVES PINHEIRO SANTOS" w:date="2025-06-13T20:56:00Z" w:id="1591808457"/>
          </w:rPr>
          <w:t xml:space="preserve">Tabela </w:t>
        </w:r>
      </w:ins>
      <w:ins w:author="RAYLAN BRUNO SANTANA CARVALHO" w:date="2025-06-14T01:56:38.552Z" w:id="1952892279">
        <w:r w:rsidRPr="0F56D97C" w:rsidR="09236F82">
          <w:rPr>
            <w:rFonts w:ascii="Times New Roman" w:hAnsi="Times New Roman" w:eastAsia="Times New Roman" w:cs="Times New Roman"/>
          </w:rPr>
          <w:t>14</w:t>
        </w:r>
      </w:ins>
      <w:ins w:author="KAUAN GUILHERME ALVES PINHEIRO SANTOS" w:date="2025-06-13T23:02:00Z" w:id="1732190972">
        <w:del w:author="RAYLAN BRUNO SANTANA CARVALHO" w:date="2025-06-14T01:56:38.022Z" w:id="1806327424">
          <w:r w:rsidRPr="0F56D97C" w:rsidDel="2B2802C5">
            <w:rPr>
              <w:rFonts w:ascii="Times New Roman" w:hAnsi="Times New Roman" w:eastAsia="Times New Roman" w:cs="Times New Roman"/>
              <w:rPrChange w:author="KAUAN GUILHERME ALVES PINHEIRO SANTOS" w:date="2025-06-13T20:56:00Z" w:id="1605506575"/>
            </w:rPr>
            <w:delText>X</w:delText>
          </w:r>
        </w:del>
        <w:r w:rsidRPr="0F56D97C" w:rsidR="2B2802C5">
          <w:rPr>
            <w:rFonts w:ascii="Times New Roman" w:hAnsi="Times New Roman" w:eastAsia="Times New Roman" w:cs="Times New Roman"/>
            <w:rPrChange w:author="KAUAN GUILHERME ALVES PINHEIRO SANTOS" w:date="2025-06-13T20:56:00Z" w:id="752192380"/>
          </w:rPr>
          <w:t xml:space="preserve"> </w:t>
        </w:r>
        <w:r w:rsidRPr="0F56D97C" w:rsidR="2B2802C5">
          <w:rPr>
            <w:rFonts w:ascii="Times New Roman" w:hAnsi="Times New Roman" w:eastAsia="Times New Roman" w:cs="Times New Roman"/>
            <w:rPrChange w:author="KAUAN GUILHERME ALVES PINHEIRO SANTOS" w:date="2025-06-13T20:56:00Z" w:id="2039447449"/>
          </w:rPr>
          <w:t>–</w:t>
        </w:r>
        <w:r w:rsidRPr="0F56D97C" w:rsidR="2B2802C5">
          <w:rPr>
            <w:rFonts w:ascii="Times New Roman" w:hAnsi="Times New Roman" w:eastAsia="Times New Roman" w:cs="Times New Roman"/>
            <w:rPrChange w:author="KAUAN GUILHERME ALVES PINHEIRO SANTOS" w:date="2025-06-13T20:56:00Z" w:id="1267679010"/>
          </w:rPr>
          <w:t xml:space="preserve"> Atributos do Hist</w:t>
        </w:r>
        <w:r w:rsidRPr="0F56D97C" w:rsidR="2B2802C5">
          <w:rPr>
            <w:rFonts w:ascii="Times New Roman" w:hAnsi="Times New Roman" w:eastAsia="Times New Roman" w:cs="Times New Roman"/>
            <w:rPrChange w:author="KAUAN GUILHERME ALVES PINHEIRO SANTOS" w:date="2025-06-13T20:56:00Z" w:id="1007717306"/>
          </w:rPr>
          <w:t>ó</w:t>
        </w:r>
        <w:r w:rsidRPr="0F56D97C" w:rsidR="2B2802C5">
          <w:rPr>
            <w:rFonts w:ascii="Times New Roman" w:hAnsi="Times New Roman" w:eastAsia="Times New Roman" w:cs="Times New Roman"/>
            <w:rPrChange w:author="KAUAN GUILHERME ALVES PINHEIRO SANTOS" w:date="2025-06-13T20:56:00Z" w:id="676317678"/>
          </w:rPr>
          <w:t>rico de Compras</w:t>
        </w:r>
      </w:ins>
    </w:p>
    <w:tbl>
      <w:tblPr>
        <w:tblStyle w:val="TableGrid"/>
        <w:tblW w:w="0" w:type="auto"/>
        <w:jc w:val="center"/>
        <w:tblLook w:val="06A0" w:firstRow="1" w:lastRow="0" w:firstColumn="1" w:lastColumn="0" w:noHBand="1" w:noVBand="1"/>
      </w:tblPr>
      <w:tblGrid>
        <w:gridCol w:w="2505"/>
        <w:gridCol w:w="3785"/>
      </w:tblGrid>
      <w:tr w:rsidR="0DB4FDCD" w:rsidTr="0DB4FDCD" w14:paraId="38E10093" w14:textId="77777777">
        <w:trPr>
          <w:trHeight w:val="300"/>
          <w:jc w:val="center"/>
          <w:ins w:author="KAUAN GUILHERME ALVES PINHEIRO SANTOS" w:date="2025-06-13T23:02:00Z" w:id="2108"/>
        </w:trPr>
        <w:tc>
          <w:tcPr>
            <w:tcW w:w="2505" w:type="dxa"/>
            <w:vAlign w:val="center"/>
          </w:tcPr>
          <w:p w:rsidR="0DB4FDCD" w:rsidP="0DB4FDCD" w:rsidRDefault="0DB4FDCD" w14:paraId="44DA041B" w14:textId="138A84AF">
            <w:pPr>
              <w:jc w:val="center"/>
              <w:rPr>
                <w:rFonts w:ascii="Times New Roman" w:hAnsi="Times New Roman" w:eastAsia="Times New Roman" w:cs="Times New Roman"/>
                <w:rPrChange w:author="KAUAN GUILHERME ALVES PINHEIRO SANTOS" w:date="2025-06-13T20:56:00Z" w16du:dateUtc="2025-06-13T23:56:00Z" w:id="2109">
                  <w:rPr>
                    <w:rFonts w:ascii="Aptos" w:hAnsi="Aptos" w:eastAsia="Aptos" w:cs="Aptos"/>
                  </w:rPr>
                </w:rPrChange>
              </w:rPr>
            </w:pPr>
            <w:ins w:author="KAUAN GUILHERME ALVES PINHEIRO SANTOS" w:date="2025-06-13T23:02:00Z" w:id="2110">
              <w:r w:rsidRPr="0BC51242">
                <w:rPr>
                  <w:rFonts w:ascii="Times New Roman" w:hAnsi="Times New Roman" w:eastAsia="Times New Roman" w:cs="Times New Roman"/>
                  <w:b/>
                  <w:rPrChange w:author="KAUAN GUILHERME ALVES PINHEIRO SANTOS" w:date="2025-06-13T20:56:00Z" w16du:dateUtc="2025-06-13T23:56:00Z" w:id="2111">
                    <w:rPr>
                      <w:b/>
                      <w:bCs/>
                    </w:rPr>
                  </w:rPrChange>
                </w:rPr>
                <w:t>Atributo</w:t>
              </w:r>
            </w:ins>
          </w:p>
        </w:tc>
        <w:tc>
          <w:tcPr>
            <w:tcW w:w="3785" w:type="dxa"/>
            <w:vAlign w:val="center"/>
          </w:tcPr>
          <w:p w:rsidR="0DB4FDCD" w:rsidP="0DB4FDCD" w:rsidRDefault="0DB4FDCD" w14:paraId="36F337CB" w14:textId="739EDBD3">
            <w:pPr>
              <w:jc w:val="center"/>
              <w:rPr>
                <w:rFonts w:ascii="Times New Roman" w:hAnsi="Times New Roman" w:eastAsia="Times New Roman" w:cs="Times New Roman"/>
                <w:b/>
                <w:rPrChange w:author="KAUAN GUILHERME ALVES PINHEIRO SANTOS" w:date="2025-06-13T20:56:00Z" w16du:dateUtc="2025-06-13T23:56:00Z" w:id="2112">
                  <w:rPr>
                    <w:b/>
                    <w:bCs/>
                  </w:rPr>
                </w:rPrChange>
              </w:rPr>
            </w:pPr>
            <w:ins w:author="KAUAN GUILHERME ALVES PINHEIRO SANTOS" w:date="2025-06-13T23:02:00Z" w:id="2113">
              <w:r w:rsidRPr="0BC51242">
                <w:rPr>
                  <w:rFonts w:ascii="Times New Roman" w:hAnsi="Times New Roman" w:eastAsia="Times New Roman" w:cs="Times New Roman"/>
                  <w:b/>
                  <w:rPrChange w:author="KAUAN GUILHERME ALVES PINHEIRO SANTOS" w:date="2025-06-13T20:56:00Z" w16du:dateUtc="2025-06-13T23:56:00Z" w:id="2114">
                    <w:rPr>
                      <w:b/>
                      <w:bCs/>
                    </w:rPr>
                  </w:rPrChange>
                </w:rPr>
                <w:t>Significado</w:t>
              </w:r>
            </w:ins>
          </w:p>
        </w:tc>
      </w:tr>
      <w:tr w:rsidR="0DB4FDCD" w:rsidTr="0DB4FDCD" w14:paraId="68127D6F" w14:textId="77777777">
        <w:trPr>
          <w:trHeight w:val="300"/>
          <w:jc w:val="center"/>
          <w:ins w:author="KAUAN GUILHERME ALVES PINHEIRO SANTOS" w:date="2025-06-13T23:02:00Z" w:id="2115"/>
        </w:trPr>
        <w:tc>
          <w:tcPr>
            <w:tcW w:w="2505" w:type="dxa"/>
            <w:vAlign w:val="center"/>
          </w:tcPr>
          <w:p w:rsidR="724352E4" w:rsidRDefault="724352E4" w14:paraId="3992A4B3" w14:textId="021FC7D4">
            <w:pPr>
              <w:jc w:val="center"/>
              <w:rPr>
                <w:rFonts w:ascii="Times New Roman" w:hAnsi="Times New Roman" w:eastAsia="Times New Roman" w:cs="Times New Roman"/>
                <w:rPrChange w:author="KAUAN GUILHERME ALVES PINHEIRO SANTOS" w:date="2025-06-13T20:56:00Z" w16du:dateUtc="2025-06-13T23:56:00Z" w:id="2116">
                  <w:rPr>
                    <w:rFonts w:ascii="Aptos" w:hAnsi="Aptos" w:eastAsia="Aptos" w:cs="Aptos"/>
                  </w:rPr>
                </w:rPrChange>
              </w:rPr>
              <w:pPrChange w:author="KAUAN GUILHERME ALVES PINHEIRO SANTOS" w:date="2025-06-13T23:02:00Z" w:id="2117">
                <w:pPr/>
              </w:pPrChange>
            </w:pPr>
            <w:ins w:author="KAUAN GUILHERME ALVES PINHEIRO SANTOS" w:date="2025-06-13T23:02:00Z" w:id="2118">
              <w:r w:rsidRPr="0BC51242">
                <w:rPr>
                  <w:rFonts w:ascii="Times New Roman" w:hAnsi="Times New Roman" w:eastAsia="Times New Roman" w:cs="Times New Roman"/>
                  <w:rPrChange w:author="KAUAN GUILHERME ALVES PINHEIRO SANTOS" w:date="2025-06-13T20:56:00Z" w16du:dateUtc="2025-06-13T23:56:00Z" w:id="2119">
                    <w:rPr/>
                  </w:rPrChange>
                </w:rPr>
                <w:t>compras</w:t>
              </w:r>
            </w:ins>
          </w:p>
        </w:tc>
        <w:tc>
          <w:tcPr>
            <w:tcW w:w="3785" w:type="dxa"/>
            <w:vAlign w:val="center"/>
          </w:tcPr>
          <w:p w:rsidR="724352E4" w:rsidRDefault="724352E4" w14:paraId="33533FBB" w14:textId="3A0C93BD">
            <w:pPr>
              <w:jc w:val="center"/>
              <w:rPr>
                <w:rFonts w:ascii="Times New Roman" w:hAnsi="Times New Roman" w:eastAsia="Times New Roman" w:cs="Times New Roman"/>
                <w:rPrChange w:author="KAUAN GUILHERME ALVES PINHEIRO SANTOS" w:date="2025-06-13T20:56:00Z" w16du:dateUtc="2025-06-13T23:56:00Z" w:id="2120">
                  <w:rPr>
                    <w:rFonts w:ascii="Aptos" w:hAnsi="Aptos" w:eastAsia="Aptos" w:cs="Aptos"/>
                  </w:rPr>
                </w:rPrChange>
              </w:rPr>
              <w:pPrChange w:author="KAUAN GUILHERME ALVES PINHEIRO SANTOS" w:date="2025-06-13T23:03:00Z" w:id="2121">
                <w:pPr/>
              </w:pPrChange>
            </w:pPr>
            <w:ins w:author="KAUAN GUILHERME ALVES PINHEIRO SANTOS" w:date="2025-06-13T23:03:00Z" w:id="2122">
              <w:r w:rsidRPr="0BC51242">
                <w:rPr>
                  <w:rFonts w:ascii="Times New Roman" w:hAnsi="Times New Roman" w:eastAsia="Times New Roman" w:cs="Times New Roman"/>
                  <w:rPrChange w:author="KAUAN GUILHERME ALVES PINHEIRO SANTOS" w:date="2025-06-13T20:56:00Z" w16du:dateUtc="2025-06-13T23:56:00Z" w:id="2123">
                    <w:rPr>
                      <w:rFonts w:ascii="Aptos" w:hAnsi="Aptos" w:eastAsia="Aptos" w:cs="Aptos"/>
                    </w:rPr>
                  </w:rPrChange>
                </w:rPr>
                <w:t>Lista contendo todas as transações efetuadas pelo usuário.</w:t>
              </w:r>
            </w:ins>
          </w:p>
        </w:tc>
      </w:tr>
    </w:tbl>
    <w:p w:rsidR="25B55A1C" w:rsidP="0DB4FDCD" w:rsidRDefault="25B55A1C" w14:paraId="5FBC72C3" w14:textId="1797A64C">
      <w:pPr>
        <w:jc w:val="center"/>
        <w:rPr>
          <w:ins w:author="KAUAN GUILHERME ALVES PINHEIRO SANTOS" w:date="2025-06-13T23:03:00Z" w16du:dateUtc="2025-06-13T23:03:28Z" w:id="2124"/>
          <w:rFonts w:ascii="Times New Roman" w:hAnsi="Times New Roman" w:eastAsia="Times New Roman" w:cs="Times New Roman"/>
        </w:rPr>
      </w:pPr>
      <w:ins w:author="KAUAN GUILHERME ALVES PINHEIRO SANTOS" w:date="2025-06-13T23:02:00Z" w:id="2125">
        <w:r w:rsidRPr="0BC51242">
          <w:rPr>
            <w:rFonts w:ascii="Times New Roman" w:hAnsi="Times New Roman" w:eastAsia="Times New Roman" w:cs="Times New Roman"/>
            <w:rPrChange w:author="KAUAN GUILHERME ALVES PINHEIRO SANTOS" w:date="2025-06-13T20:56:00Z" w16du:dateUtc="2025-06-13T23:56:00Z" w:id="2126">
              <w:rPr/>
            </w:rPrChange>
          </w:rPr>
          <w:t>Fonte: Autoria pr</w:t>
        </w:r>
        <w:r w:rsidRPr="0BC51242">
          <w:rPr>
            <w:rFonts w:hint="eastAsia" w:ascii="Times New Roman" w:hAnsi="Times New Roman" w:eastAsia="Times New Roman" w:cs="Times New Roman"/>
            <w:rPrChange w:author="KAUAN GUILHERME ALVES PINHEIRO SANTOS" w:date="2025-06-13T20:56:00Z" w16du:dateUtc="2025-06-13T23:56:00Z" w:id="2127">
              <w:rPr>
                <w:rFonts w:hint="eastAsia"/>
              </w:rPr>
            </w:rPrChange>
          </w:rPr>
          <w:t>ó</w:t>
        </w:r>
        <w:r w:rsidRPr="0BC51242">
          <w:rPr>
            <w:rFonts w:ascii="Times New Roman" w:hAnsi="Times New Roman" w:eastAsia="Times New Roman" w:cs="Times New Roman"/>
            <w:rPrChange w:author="KAUAN GUILHERME ALVES PINHEIRO SANTOS" w:date="2025-06-13T20:56:00Z" w16du:dateUtc="2025-06-13T23:56:00Z" w:id="2128">
              <w:rPr/>
            </w:rPrChange>
          </w:rPr>
          <w:t>pria, 2025.</w:t>
        </w:r>
      </w:ins>
    </w:p>
    <w:p w:rsidR="5A4E41BE" w:rsidRDefault="5A4E41BE" w14:paraId="01F6D4CA" w14:textId="01B0D8FE">
      <w:pPr>
        <w:jc w:val="both"/>
        <w:rPr>
          <w:ins w:author="KAUAN GUILHERME ALVES PINHEIRO SANTOS" w:date="2025-06-13T23:04:00Z" w16du:dateUtc="2025-06-13T23:04:01Z" w:id="2129"/>
          <w:rFonts w:ascii="Times New Roman" w:hAnsi="Times New Roman" w:eastAsia="Times New Roman" w:cs="Times New Roman"/>
          <w:rPrChange w:author="KAUAN GUILHERME ALVES PINHEIRO SANTOS" w:date="2025-06-13T20:56:00Z" w16du:dateUtc="2025-06-13T23:56:00Z" w:id="2130">
            <w:rPr>
              <w:ins w:author="KAUAN GUILHERME ALVES PINHEIRO SANTOS" w:date="2025-06-13T23:04:00Z" w16du:dateUtc="2025-06-13T23:04:01Z" w:id="2131"/>
              <w:rFonts w:ascii="Aptos" w:hAnsi="Aptos" w:eastAsia="Aptos" w:cs="Aptos"/>
            </w:rPr>
          </w:rPrChange>
        </w:rPr>
        <w:pPrChange w:author="KAUAN GUILHERME ALVES PINHEIRO SANTOS" w:date="2025-06-13T23:03:00Z" w:id="2132">
          <w:pPr>
            <w:jc w:val="center"/>
          </w:pPr>
        </w:pPrChange>
      </w:pPr>
      <w:ins w:author="KAUAN GUILHERME ALVES PINHEIRO SANTOS" w:date="2025-06-13T23:03:00Z" w:id="2133">
        <w:r>
          <w:tab/>
        </w:r>
        <w:r w:rsidRPr="0BC51242">
          <w:rPr>
            <w:rFonts w:ascii="Times New Roman" w:hAnsi="Times New Roman" w:eastAsia="Times New Roman" w:cs="Times New Roman"/>
            <w:rPrChange w:author="KAUAN GUILHERME ALVES PINHEIRO SANTOS" w:date="2025-06-13T20:56:00Z" w16du:dateUtc="2025-06-13T23:56:00Z" w:id="2134">
              <w:rPr/>
            </w:rPrChange>
          </w:rPr>
          <w:t xml:space="preserve">Esta classe </w:t>
        </w:r>
        <w:r w:rsidRPr="0BC51242">
          <w:rPr>
            <w:rFonts w:ascii="Times New Roman" w:hAnsi="Times New Roman" w:eastAsia="Times New Roman" w:cs="Times New Roman"/>
            <w:rPrChange w:author="KAUAN GUILHERME ALVES PINHEIRO SANTOS" w:date="2025-06-13T20:56:00Z" w16du:dateUtc="2025-06-13T23:56:00Z" w:id="2135">
              <w:rPr>
                <w:rFonts w:ascii="Aptos" w:hAnsi="Aptos" w:eastAsia="Aptos" w:cs="Aptos"/>
              </w:rPr>
            </w:rPrChange>
          </w:rPr>
          <w:t>é responsável por manter um registro completo das compras feitas ao longo do tempo, permitindo que o usuário consulte transações anteriores, filtre informações específicas e exporte dados.</w:t>
        </w:r>
      </w:ins>
    </w:p>
    <w:p w:rsidR="5A4E41BE" w:rsidP="0DB4FDCD" w:rsidRDefault="5A4E41BE" w14:paraId="3F87FA4D" w14:textId="3474C802">
      <w:pPr>
        <w:jc w:val="center"/>
        <w:rPr>
          <w:ins w:author="KAUAN GUILHERME ALVES PINHEIRO SANTOS" w:date="2025-06-13T23:04:00Z" w16du:dateUtc="2025-06-13T23:04:20Z" w:id="572134836"/>
          <w:rFonts w:ascii="Times New Roman" w:hAnsi="Times New Roman" w:eastAsia="Times New Roman" w:cs="Times New Roman"/>
        </w:rPr>
      </w:pPr>
      <w:ins w:author="KAUAN GUILHERME ALVES PINHEIRO SANTOS" w:date="2025-06-13T23:04:00Z" w:id="481611496">
        <w:r w:rsidRPr="0F56D97C" w:rsidR="5A4E41BE">
          <w:rPr>
            <w:rFonts w:ascii="Times New Roman" w:hAnsi="Times New Roman" w:eastAsia="Times New Roman" w:cs="Times New Roman"/>
            <w:rPrChange w:author="KAUAN GUILHERME ALVES PINHEIRO SANTOS" w:date="2025-06-13T20:56:00Z" w:id="561923550"/>
          </w:rPr>
          <w:t xml:space="preserve">Tabela </w:t>
        </w:r>
      </w:ins>
      <w:ins w:author="RAYLAN BRUNO SANTANA CARVALHO" w:date="2025-06-14T01:56:42.464Z" w:id="811794328">
        <w:r w:rsidRPr="0F56D97C" w:rsidR="77399ECE">
          <w:rPr>
            <w:rFonts w:ascii="Times New Roman" w:hAnsi="Times New Roman" w:eastAsia="Times New Roman" w:cs="Times New Roman"/>
          </w:rPr>
          <w:t>15</w:t>
        </w:r>
      </w:ins>
      <w:ins w:author="KAUAN GUILHERME ALVES PINHEIRO SANTOS" w:date="2025-06-13T23:04:00Z" w:id="18986353">
        <w:del w:author="RAYLAN BRUNO SANTANA CARVALHO" w:date="2025-06-14T01:56:41.818Z" w:id="345175281">
          <w:r w:rsidRPr="0F56D97C" w:rsidDel="5A4E41BE">
            <w:rPr>
              <w:rFonts w:ascii="Times New Roman" w:hAnsi="Times New Roman" w:eastAsia="Times New Roman" w:cs="Times New Roman"/>
              <w:rPrChange w:author="KAUAN GUILHERME ALVES PINHEIRO SANTOS" w:date="2025-06-13T20:56:00Z" w:id="1279289169"/>
            </w:rPr>
            <w:delText>X</w:delText>
          </w:r>
        </w:del>
        <w:r w:rsidRPr="0F56D97C" w:rsidR="5A4E41BE">
          <w:rPr>
            <w:rFonts w:ascii="Times New Roman" w:hAnsi="Times New Roman" w:eastAsia="Times New Roman" w:cs="Times New Roman"/>
            <w:rPrChange w:author="KAUAN GUILHERME ALVES PINHEIRO SANTOS" w:date="2025-06-13T20:56:00Z" w:id="2073474335"/>
          </w:rPr>
          <w:t xml:space="preserve"> </w:t>
        </w:r>
        <w:r w:rsidRPr="0F56D97C" w:rsidR="5A4E41BE">
          <w:rPr>
            <w:rFonts w:ascii="Times New Roman" w:hAnsi="Times New Roman" w:eastAsia="Times New Roman" w:cs="Times New Roman"/>
            <w:rPrChange w:author="KAUAN GUILHERME ALVES PINHEIRO SANTOS" w:date="2025-06-13T20:56:00Z" w:id="605361881"/>
          </w:rPr>
          <w:t>–</w:t>
        </w:r>
        <w:r w:rsidRPr="0F56D97C" w:rsidR="5A4E41BE">
          <w:rPr>
            <w:rFonts w:ascii="Times New Roman" w:hAnsi="Times New Roman" w:eastAsia="Times New Roman" w:cs="Times New Roman"/>
            <w:rPrChange w:author="KAUAN GUILHERME ALVES PINHEIRO SANTOS" w:date="2025-06-13T20:56:00Z" w:id="1945427774"/>
          </w:rPr>
          <w:t xml:space="preserve"> M</w:t>
        </w:r>
        <w:r w:rsidRPr="0F56D97C" w:rsidR="5A4E41BE">
          <w:rPr>
            <w:rFonts w:ascii="Times New Roman" w:hAnsi="Times New Roman" w:eastAsia="Times New Roman" w:cs="Times New Roman"/>
            <w:rPrChange w:author="KAUAN GUILHERME ALVES PINHEIRO SANTOS" w:date="2025-06-13T20:56:00Z" w:id="60481542"/>
          </w:rPr>
          <w:t>é</w:t>
        </w:r>
        <w:r w:rsidRPr="0F56D97C" w:rsidR="5A4E41BE">
          <w:rPr>
            <w:rFonts w:ascii="Times New Roman" w:hAnsi="Times New Roman" w:eastAsia="Times New Roman" w:cs="Times New Roman"/>
            <w:rPrChange w:author="KAUAN GUILHERME ALVES PINHEIRO SANTOS" w:date="2025-06-13T20:56:00Z" w:id="1296743619"/>
          </w:rPr>
          <w:t>todos de Compra</w:t>
        </w:r>
      </w:ins>
    </w:p>
    <w:tbl>
      <w:tblPr>
        <w:tblStyle w:val="TableGrid"/>
        <w:tblW w:w="0" w:type="auto"/>
        <w:jc w:val="center"/>
        <w:tblLayout w:type="fixed"/>
        <w:tblLook w:val="06A0" w:firstRow="1" w:lastRow="0" w:firstColumn="1" w:lastColumn="0" w:noHBand="1" w:noVBand="1"/>
        <w:tblPrChange w:author="KAUAN GUILHERME ALVES PINHEIRO SANTOS" w:date="2025-06-13T23:07:00Z" w:id="2143">
          <w:tblPr>
            <w:tblStyle w:val="TableGrid"/>
            <w:tblW w:w="0" w:type="nil"/>
            <w:tblLayout w:type="fixed"/>
            <w:tblLook w:val="06A0" w:firstRow="1" w:lastRow="0" w:firstColumn="1" w:lastColumn="0" w:noHBand="1" w:noVBand="1"/>
          </w:tblPr>
        </w:tblPrChange>
      </w:tblPr>
      <w:tblGrid>
        <w:gridCol w:w="3238"/>
        <w:gridCol w:w="3776"/>
        <w:tblGridChange w:id="2144">
          <w:tblGrid>
            <w:gridCol w:w="3238"/>
            <w:gridCol w:w="1270"/>
            <w:gridCol w:w="2506"/>
            <w:gridCol w:w="2002"/>
          </w:tblGrid>
        </w:tblGridChange>
      </w:tblGrid>
      <w:tr w:rsidR="0DB4FDCD" w:rsidTr="0DB4FDCD" w14:paraId="300ECA27" w14:textId="77777777">
        <w:trPr>
          <w:trHeight w:val="300"/>
          <w:jc w:val="center"/>
          <w:ins w:author="KAUAN GUILHERME ALVES PINHEIRO SANTOS" w:date="2025-06-13T23:04:00Z" w:id="2145"/>
          <w:trPrChange w:author="KAUAN GUILHERME ALVES PINHEIRO SANTOS" w:date="2025-06-13T23:07:00Z" w:id="2146">
            <w:trPr>
              <w:trHeight w:val="300"/>
            </w:trPr>
          </w:trPrChange>
        </w:trPr>
        <w:tc>
          <w:tcPr>
            <w:tcW w:w="3238" w:type="dxa"/>
            <w:vAlign w:val="center"/>
            <w:tcPrChange w:author="KAUAN GUILHERME ALVES PINHEIRO SANTOS" w:date="2025-06-13T23:07:00Z" w:id="2147">
              <w:tcPr>
                <w:tcW w:w="4508" w:type="dxa"/>
                <w:gridSpan w:val="2"/>
              </w:tcPr>
            </w:tcPrChange>
          </w:tcPr>
          <w:p w:rsidR="0DB4FDCD" w:rsidP="0DB4FDCD" w:rsidRDefault="0DB4FDCD" w14:paraId="026FB885" w14:textId="15A88CFF">
            <w:pPr>
              <w:jc w:val="center"/>
              <w:rPr>
                <w:rFonts w:ascii="Times New Roman" w:hAnsi="Times New Roman" w:eastAsia="Times New Roman" w:cs="Times New Roman"/>
                <w:rPrChange w:author="KAUAN GUILHERME ALVES PINHEIRO SANTOS" w:date="2025-06-13T20:56:00Z" w16du:dateUtc="2025-06-13T23:56:00Z" w:id="2148">
                  <w:rPr>
                    <w:rFonts w:ascii="Aptos" w:hAnsi="Aptos" w:eastAsia="Aptos" w:cs="Aptos"/>
                  </w:rPr>
                </w:rPrChange>
              </w:rPr>
            </w:pPr>
            <w:r w:rsidRPr="0BC51242">
              <w:rPr>
                <w:rFonts w:ascii="Times New Roman" w:hAnsi="Times New Roman" w:eastAsia="Times New Roman" w:cs="Times New Roman"/>
                <w:b/>
                <w:rPrChange w:author="KAUAN GUILHERME ALVES PINHEIRO SANTOS" w:date="2025-06-13T20:56:00Z" w16du:dateUtc="2025-06-13T23:56:00Z" w:id="2149">
                  <w:rPr>
                    <w:b/>
                    <w:bCs/>
                  </w:rPr>
                </w:rPrChange>
              </w:rPr>
              <w:t>M</w:t>
            </w:r>
            <w:r w:rsidRPr="0BC51242">
              <w:rPr>
                <w:rFonts w:hint="eastAsia" w:ascii="Times New Roman" w:hAnsi="Times New Roman" w:eastAsia="Times New Roman" w:cs="Times New Roman"/>
                <w:b/>
                <w:rPrChange w:author="KAUAN GUILHERME ALVES PINHEIRO SANTOS" w:date="2025-06-13T20:56:00Z" w16du:dateUtc="2025-06-13T23:56:00Z" w:id="2150">
                  <w:rPr>
                    <w:rFonts w:hint="eastAsia"/>
                    <w:b/>
                    <w:bCs/>
                  </w:rPr>
                </w:rPrChange>
              </w:rPr>
              <w:t>é</w:t>
            </w:r>
            <w:r w:rsidRPr="0BC51242">
              <w:rPr>
                <w:rFonts w:ascii="Times New Roman" w:hAnsi="Times New Roman" w:eastAsia="Times New Roman" w:cs="Times New Roman"/>
                <w:b/>
                <w:rPrChange w:author="KAUAN GUILHERME ALVES PINHEIRO SANTOS" w:date="2025-06-13T20:56:00Z" w16du:dateUtc="2025-06-13T23:56:00Z" w:id="2151">
                  <w:rPr>
                    <w:b/>
                    <w:bCs/>
                  </w:rPr>
                </w:rPrChange>
              </w:rPr>
              <w:t>todo</w:t>
            </w:r>
          </w:p>
        </w:tc>
        <w:tc>
          <w:tcPr>
            <w:tcW w:w="3776" w:type="dxa"/>
            <w:vAlign w:val="center"/>
            <w:tcPrChange w:author="KAUAN GUILHERME ALVES PINHEIRO SANTOS" w:date="2025-06-13T23:07:00Z" w:id="2152">
              <w:tcPr>
                <w:tcW w:w="4508" w:type="dxa"/>
                <w:gridSpan w:val="2"/>
              </w:tcPr>
            </w:tcPrChange>
          </w:tcPr>
          <w:p w:rsidR="0DB4FDCD" w:rsidP="0DB4FDCD" w:rsidRDefault="0DB4FDCD" w14:paraId="2B5932F1" w14:textId="03E09DC4">
            <w:pPr>
              <w:jc w:val="center"/>
              <w:rPr>
                <w:rFonts w:ascii="Times New Roman" w:hAnsi="Times New Roman" w:eastAsia="Times New Roman" w:cs="Times New Roman"/>
                <w:b/>
                <w:rPrChange w:author="KAUAN GUILHERME ALVES PINHEIRO SANTOS" w:date="2025-06-13T20:56:00Z" w16du:dateUtc="2025-06-13T23:56:00Z" w:id="2153">
                  <w:rPr>
                    <w:b/>
                    <w:bCs/>
                  </w:rPr>
                </w:rPrChange>
              </w:rPr>
            </w:pPr>
            <w:r w:rsidRPr="0BC51242">
              <w:rPr>
                <w:rFonts w:ascii="Times New Roman" w:hAnsi="Times New Roman" w:eastAsia="Times New Roman" w:cs="Times New Roman"/>
                <w:b/>
                <w:rPrChange w:author="KAUAN GUILHERME ALVES PINHEIRO SANTOS" w:date="2025-06-13T20:56:00Z" w16du:dateUtc="2025-06-13T23:56:00Z" w:id="2154">
                  <w:rPr>
                    <w:b/>
                    <w:bCs/>
                  </w:rPr>
                </w:rPrChange>
              </w:rPr>
              <w:t>Significado</w:t>
            </w:r>
          </w:p>
        </w:tc>
      </w:tr>
      <w:tr w:rsidR="0DB4FDCD" w:rsidTr="0DB4FDCD" w14:paraId="57B75DC6" w14:textId="77777777">
        <w:trPr>
          <w:trHeight w:val="300"/>
          <w:jc w:val="center"/>
          <w:ins w:author="KAUAN GUILHERME ALVES PINHEIRO SANTOS" w:date="2025-06-13T23:04:00Z" w:id="2155"/>
          <w:trPrChange w:author="KAUAN GUILHERME ALVES PINHEIRO SANTOS" w:date="2025-06-13T23:07:00Z" w:id="2156">
            <w:trPr>
              <w:trHeight w:val="300"/>
            </w:trPr>
          </w:trPrChange>
        </w:trPr>
        <w:tc>
          <w:tcPr>
            <w:tcW w:w="3238" w:type="dxa"/>
            <w:vAlign w:val="center"/>
            <w:tcPrChange w:author="KAUAN GUILHERME ALVES PINHEIRO SANTOS" w:date="2025-06-13T23:07:00Z" w:id="2157">
              <w:tcPr>
                <w:tcW w:w="4508" w:type="dxa"/>
                <w:gridSpan w:val="2"/>
              </w:tcPr>
            </w:tcPrChange>
          </w:tcPr>
          <w:p w:rsidR="5A4E41BE" w:rsidP="0DB4FDCD" w:rsidRDefault="5A4E41BE" w14:paraId="05D12395" w14:textId="3C3B27FC">
            <w:pPr>
              <w:jc w:val="center"/>
              <w:rPr>
                <w:rFonts w:ascii="Times New Roman" w:hAnsi="Times New Roman" w:eastAsia="Times New Roman" w:cs="Times New Roman"/>
                <w:rPrChange w:author="KAUAN GUILHERME ALVES PINHEIRO SANTOS" w:date="2025-06-13T20:56:00Z" w16du:dateUtc="2025-06-13T23:56:00Z" w:id="2158">
                  <w:rPr/>
                </w:rPrChange>
              </w:rPr>
            </w:pPr>
            <w:ins w:author="KAUAN GUILHERME ALVES PINHEIRO SANTOS" w:date="2025-06-13T23:05:00Z" w:id="2159">
              <w:r w:rsidRPr="0BC51242">
                <w:rPr>
                  <w:rFonts w:ascii="Times New Roman" w:hAnsi="Times New Roman" w:eastAsia="Times New Roman" w:cs="Times New Roman"/>
                  <w:rPrChange w:author="KAUAN GUILHERME ALVES PINHEIRO SANTOS" w:date="2025-06-13T20:56:00Z" w16du:dateUtc="2025-06-13T23:56:00Z" w:id="2160">
                    <w:rPr/>
                  </w:rPrChange>
                </w:rPr>
                <w:t>f</w:t>
              </w:r>
            </w:ins>
            <w:ins w:author="KAUAN GUILHERME ALVES PINHEIRO SANTOS" w:date="2025-06-13T23:04:00Z" w:id="2161">
              <w:r w:rsidRPr="0BC51242">
                <w:rPr>
                  <w:rFonts w:ascii="Times New Roman" w:hAnsi="Times New Roman" w:eastAsia="Times New Roman" w:cs="Times New Roman"/>
                  <w:rPrChange w:author="KAUAN GUILHERME ALVES PINHEIRO SANTOS" w:date="2025-06-13T20:56:00Z" w16du:dateUtc="2025-06-13T23:56:00Z" w:id="2162">
                    <w:rPr/>
                  </w:rPrChange>
                </w:rPr>
                <w:t>iltrarBusca(</w:t>
              </w:r>
            </w:ins>
            <w:ins w:author="KAUAN GUILHERME ALVES PINHEIRO SANTOS" w:date="2025-06-13T23:05:00Z" w:id="2163">
              <w:r w:rsidRPr="0BC51242">
                <w:rPr>
                  <w:rFonts w:ascii="Times New Roman" w:hAnsi="Times New Roman" w:eastAsia="Times New Roman" w:cs="Times New Roman"/>
                  <w:rPrChange w:author="KAUAN GUILHERME ALVES PINHEIRO SANTOS" w:date="2025-06-13T20:56:00Z" w16du:dateUtc="2025-06-13T23:56:00Z" w:id="2164">
                    <w:rPr/>
                  </w:rPrChange>
                </w:rPr>
                <w:t>tipo: String)</w:t>
              </w:r>
            </w:ins>
          </w:p>
        </w:tc>
        <w:tc>
          <w:tcPr>
            <w:tcW w:w="3776" w:type="dxa"/>
            <w:vAlign w:val="center"/>
            <w:tcPrChange w:author="KAUAN GUILHERME ALVES PINHEIRO SANTOS" w:date="2025-06-13T23:07:00Z" w:id="2165">
              <w:tcPr>
                <w:tcW w:w="4508" w:type="dxa"/>
                <w:gridSpan w:val="2"/>
              </w:tcPr>
            </w:tcPrChange>
          </w:tcPr>
          <w:p w:rsidR="5A4E41BE" w:rsidRDefault="5A4E41BE" w14:paraId="2538682A" w14:textId="08785E5B">
            <w:pPr>
              <w:jc w:val="center"/>
              <w:rPr>
                <w:rFonts w:ascii="Times New Roman" w:hAnsi="Times New Roman" w:eastAsia="Times New Roman" w:cs="Times New Roman"/>
                <w:rPrChange w:author="KAUAN GUILHERME ALVES PINHEIRO SANTOS" w:date="2025-06-13T20:56:00Z" w16du:dateUtc="2025-06-13T23:56:00Z" w:id="2166">
                  <w:rPr>
                    <w:rFonts w:ascii="Aptos" w:hAnsi="Aptos" w:eastAsia="Aptos" w:cs="Aptos"/>
                  </w:rPr>
                </w:rPrChange>
              </w:rPr>
              <w:pPrChange w:author="KAUAN GUILHERME ALVES PINHEIRO SANTOS" w:date="2025-06-13T23:05:00Z" w:id="2167">
                <w:pPr/>
              </w:pPrChange>
            </w:pPr>
            <w:ins w:author="KAUAN GUILHERME ALVES PINHEIRO SANTOS" w:date="2025-06-13T23:05:00Z" w:id="2168">
              <w:r w:rsidRPr="0BC51242">
                <w:rPr>
                  <w:rFonts w:ascii="Times New Roman" w:hAnsi="Times New Roman" w:eastAsia="Times New Roman" w:cs="Times New Roman"/>
                  <w:rPrChange w:author="KAUAN GUILHERME ALVES PINHEIRO SANTOS" w:date="2025-06-13T20:56:00Z" w16du:dateUtc="2025-06-13T23:56:00Z" w:id="2169">
                    <w:rPr>
                      <w:rFonts w:ascii="Aptos" w:hAnsi="Aptos" w:eastAsia="Aptos" w:cs="Aptos"/>
                    </w:rPr>
                  </w:rPrChange>
                </w:rPr>
                <w:t>Permite filtrar o histórico com base em critérios como data, destino ou forma de pagamento.</w:t>
              </w:r>
            </w:ins>
          </w:p>
        </w:tc>
      </w:tr>
      <w:tr w:rsidR="0DB4FDCD" w:rsidTr="0DB4FDCD" w14:paraId="7193232C" w14:textId="77777777">
        <w:trPr>
          <w:trHeight w:val="300"/>
          <w:jc w:val="center"/>
          <w:ins w:author="KAUAN GUILHERME ALVES PINHEIRO SANTOS" w:date="2025-06-13T23:04:00Z" w:id="2170"/>
          <w:trPrChange w:author="KAUAN GUILHERME ALVES PINHEIRO SANTOS" w:date="2025-06-13T23:07:00Z" w:id="2171">
            <w:trPr>
              <w:trHeight w:val="300"/>
            </w:trPr>
          </w:trPrChange>
        </w:trPr>
        <w:tc>
          <w:tcPr>
            <w:tcW w:w="3238" w:type="dxa"/>
            <w:vAlign w:val="center"/>
            <w:tcPrChange w:author="KAUAN GUILHERME ALVES PINHEIRO SANTOS" w:date="2025-06-13T23:07:00Z" w:id="2172">
              <w:tcPr>
                <w:tcW w:w="4508" w:type="dxa"/>
                <w:gridSpan w:val="2"/>
              </w:tcPr>
            </w:tcPrChange>
          </w:tcPr>
          <w:p w:rsidR="5A4E41BE" w:rsidP="0DB4FDCD" w:rsidRDefault="5A4E41BE" w14:paraId="6AA98694" w14:textId="521C5A9C">
            <w:pPr>
              <w:jc w:val="center"/>
              <w:rPr>
                <w:rFonts w:ascii="Times New Roman" w:hAnsi="Times New Roman" w:eastAsia="Times New Roman" w:cs="Times New Roman"/>
                <w:rPrChange w:author="KAUAN GUILHERME ALVES PINHEIRO SANTOS" w:date="2025-06-13T20:56:00Z" w16du:dateUtc="2025-06-13T23:56:00Z" w:id="2173">
                  <w:rPr/>
                </w:rPrChange>
              </w:rPr>
            </w:pPr>
            <w:ins w:author="KAUAN GUILHERME ALVES PINHEIRO SANTOS" w:date="2025-06-13T23:05:00Z" w:id="2174">
              <w:r w:rsidRPr="0BC51242">
                <w:rPr>
                  <w:rFonts w:ascii="Times New Roman" w:hAnsi="Times New Roman" w:eastAsia="Times New Roman" w:cs="Times New Roman"/>
                  <w:rPrChange w:author="KAUAN GUILHERME ALVES PINHEIRO SANTOS" w:date="2025-06-13T20:56:00Z" w16du:dateUtc="2025-06-13T23:56:00Z" w:id="2175">
                    <w:rPr/>
                  </w:rPrChange>
                </w:rPr>
                <w:t>acessarHistoricoCompras( )</w:t>
              </w:r>
            </w:ins>
          </w:p>
        </w:tc>
        <w:tc>
          <w:tcPr>
            <w:tcW w:w="3776" w:type="dxa"/>
            <w:vAlign w:val="center"/>
            <w:tcPrChange w:author="KAUAN GUILHERME ALVES PINHEIRO SANTOS" w:date="2025-06-13T23:07:00Z" w:id="2176">
              <w:tcPr>
                <w:tcW w:w="4508" w:type="dxa"/>
                <w:gridSpan w:val="2"/>
              </w:tcPr>
            </w:tcPrChange>
          </w:tcPr>
          <w:p w:rsidR="5A4E41BE" w:rsidRDefault="5A4E41BE" w14:paraId="361375F3" w14:textId="19A72415">
            <w:pPr>
              <w:jc w:val="center"/>
              <w:rPr>
                <w:rFonts w:ascii="Times New Roman" w:hAnsi="Times New Roman" w:eastAsia="Times New Roman" w:cs="Times New Roman"/>
                <w:rPrChange w:author="KAUAN GUILHERME ALVES PINHEIRO SANTOS" w:date="2025-06-13T20:56:00Z" w16du:dateUtc="2025-06-13T23:56:00Z" w:id="2177">
                  <w:rPr>
                    <w:rFonts w:ascii="Aptos" w:hAnsi="Aptos" w:eastAsia="Aptos" w:cs="Aptos"/>
                  </w:rPr>
                </w:rPrChange>
              </w:rPr>
              <w:pPrChange w:author="KAUAN GUILHERME ALVES PINHEIRO SANTOS" w:date="2025-06-13T23:05:00Z" w:id="2178">
                <w:pPr/>
              </w:pPrChange>
            </w:pPr>
            <w:ins w:author="KAUAN GUILHERME ALVES PINHEIRO SANTOS" w:date="2025-06-13T23:05:00Z" w:id="2179">
              <w:r w:rsidRPr="0BC51242">
                <w:rPr>
                  <w:rFonts w:ascii="Times New Roman" w:hAnsi="Times New Roman" w:eastAsia="Times New Roman" w:cs="Times New Roman"/>
                  <w:rPrChange w:author="KAUAN GUILHERME ALVES PINHEIRO SANTOS" w:date="2025-06-13T20:56:00Z" w16du:dateUtc="2025-06-13T23:56:00Z" w:id="2180">
                    <w:rPr>
                      <w:rFonts w:ascii="Aptos" w:hAnsi="Aptos" w:eastAsia="Aptos" w:cs="Aptos"/>
                    </w:rPr>
                  </w:rPrChange>
                </w:rPr>
                <w:t>Retorna a lista completa de compras registradas.</w:t>
              </w:r>
            </w:ins>
          </w:p>
        </w:tc>
      </w:tr>
      <w:tr w:rsidR="0DB4FDCD" w:rsidTr="0DB4FDCD" w14:paraId="332F612A" w14:textId="77777777">
        <w:trPr>
          <w:trHeight w:val="300"/>
          <w:jc w:val="center"/>
          <w:ins w:author="KAUAN GUILHERME ALVES PINHEIRO SANTOS" w:date="2025-06-13T23:04:00Z" w:id="2181"/>
          <w:trPrChange w:author="KAUAN GUILHERME ALVES PINHEIRO SANTOS" w:date="2025-06-13T23:07:00Z" w:id="2182">
            <w:trPr>
              <w:trHeight w:val="300"/>
            </w:trPr>
          </w:trPrChange>
        </w:trPr>
        <w:tc>
          <w:tcPr>
            <w:tcW w:w="3238" w:type="dxa"/>
            <w:vAlign w:val="center"/>
            <w:tcPrChange w:author="KAUAN GUILHERME ALVES PINHEIRO SANTOS" w:date="2025-06-13T23:07:00Z" w:id="2183">
              <w:tcPr>
                <w:tcW w:w="4508" w:type="dxa"/>
                <w:gridSpan w:val="2"/>
              </w:tcPr>
            </w:tcPrChange>
          </w:tcPr>
          <w:p w:rsidR="5A4E41BE" w:rsidP="0DB4FDCD" w:rsidRDefault="5A4E41BE" w14:paraId="11B57F9A" w14:textId="69E952AD">
            <w:pPr>
              <w:jc w:val="center"/>
              <w:rPr>
                <w:rFonts w:ascii="Times New Roman" w:hAnsi="Times New Roman" w:eastAsia="Times New Roman" w:cs="Times New Roman"/>
                <w:rPrChange w:author="KAUAN GUILHERME ALVES PINHEIRO SANTOS" w:date="2025-06-13T20:56:00Z" w16du:dateUtc="2025-06-13T23:56:00Z" w:id="2184">
                  <w:rPr/>
                </w:rPrChange>
              </w:rPr>
            </w:pPr>
            <w:ins w:author="KAUAN GUILHERME ALVES PINHEIRO SANTOS" w:date="2025-06-13T23:05:00Z" w:id="2185">
              <w:r w:rsidRPr="0BC51242">
                <w:rPr>
                  <w:rFonts w:ascii="Times New Roman" w:hAnsi="Times New Roman" w:eastAsia="Times New Roman" w:cs="Times New Roman"/>
                  <w:rPrChange w:author="KAUAN GUILHERME ALVES PINHEIRO SANTOS" w:date="2025-06-13T20:56:00Z" w16du:dateUtc="2025-06-13T23:56:00Z" w:id="2186">
                    <w:rPr/>
                  </w:rPrChange>
                </w:rPr>
                <w:t>exibirHisto</w:t>
              </w:r>
            </w:ins>
            <w:ins w:author="KAUAN GUILHERME ALVES PINHEIRO SANTOS" w:date="2025-06-13T23:06:00Z" w:id="2187">
              <w:r w:rsidRPr="0BC51242">
                <w:rPr>
                  <w:rFonts w:ascii="Times New Roman" w:hAnsi="Times New Roman" w:eastAsia="Times New Roman" w:cs="Times New Roman"/>
                  <w:rPrChange w:author="KAUAN GUILHERME ALVES PINHEIRO SANTOS" w:date="2025-06-13T20:56:00Z" w16du:dateUtc="2025-06-13T23:56:00Z" w:id="2188">
                    <w:rPr/>
                  </w:rPrChange>
                </w:rPr>
                <w:t>rico( )</w:t>
              </w:r>
            </w:ins>
          </w:p>
        </w:tc>
        <w:tc>
          <w:tcPr>
            <w:tcW w:w="3776" w:type="dxa"/>
            <w:vAlign w:val="center"/>
            <w:tcPrChange w:author="KAUAN GUILHERME ALVES PINHEIRO SANTOS" w:date="2025-06-13T23:07:00Z" w:id="2189">
              <w:tcPr>
                <w:tcW w:w="4508" w:type="dxa"/>
                <w:gridSpan w:val="2"/>
              </w:tcPr>
            </w:tcPrChange>
          </w:tcPr>
          <w:p w:rsidR="5A4E41BE" w:rsidRDefault="5A4E41BE" w14:paraId="56AB27E2" w14:textId="235F743C">
            <w:pPr>
              <w:jc w:val="center"/>
              <w:rPr>
                <w:rFonts w:ascii="Times New Roman" w:hAnsi="Times New Roman" w:eastAsia="Times New Roman" w:cs="Times New Roman"/>
                <w:rPrChange w:author="KAUAN GUILHERME ALVES PINHEIRO SANTOS" w:date="2025-06-13T20:56:00Z" w16du:dateUtc="2025-06-13T23:56:00Z" w:id="2190">
                  <w:rPr>
                    <w:rFonts w:ascii="Aptos" w:hAnsi="Aptos" w:eastAsia="Aptos" w:cs="Aptos"/>
                  </w:rPr>
                </w:rPrChange>
              </w:rPr>
              <w:pPrChange w:author="KAUAN GUILHERME ALVES PINHEIRO SANTOS" w:date="2025-06-13T23:06:00Z" w:id="2191">
                <w:pPr/>
              </w:pPrChange>
            </w:pPr>
            <w:ins w:author="KAUAN GUILHERME ALVES PINHEIRO SANTOS" w:date="2025-06-13T23:06:00Z" w:id="2192">
              <w:r w:rsidRPr="0BC51242">
                <w:rPr>
                  <w:rFonts w:ascii="Times New Roman" w:hAnsi="Times New Roman" w:eastAsia="Times New Roman" w:cs="Times New Roman"/>
                  <w:rPrChange w:author="KAUAN GUILHERME ALVES PINHEIRO SANTOS" w:date="2025-06-13T20:56:00Z" w16du:dateUtc="2025-06-13T23:56:00Z" w:id="2193">
                    <w:rPr>
                      <w:rFonts w:ascii="Aptos" w:hAnsi="Aptos" w:eastAsia="Aptos" w:cs="Aptos"/>
                    </w:rPr>
                  </w:rPrChange>
                </w:rPr>
                <w:t>Exibe as compras de forma organizada.</w:t>
              </w:r>
            </w:ins>
          </w:p>
        </w:tc>
      </w:tr>
      <w:tr w:rsidR="0DB4FDCD" w:rsidTr="0DB4FDCD" w14:paraId="08EAF195" w14:textId="77777777">
        <w:trPr>
          <w:trHeight w:val="300"/>
          <w:jc w:val="center"/>
          <w:ins w:author="KAUAN GUILHERME ALVES PINHEIRO SANTOS" w:date="2025-06-13T23:04:00Z" w:id="2194"/>
          <w:trPrChange w:author="KAUAN GUILHERME ALVES PINHEIRO SANTOS" w:date="2025-06-13T23:07:00Z" w:id="2195">
            <w:trPr>
              <w:trHeight w:val="300"/>
            </w:trPr>
          </w:trPrChange>
        </w:trPr>
        <w:tc>
          <w:tcPr>
            <w:tcW w:w="3238" w:type="dxa"/>
            <w:vAlign w:val="center"/>
            <w:tcPrChange w:author="KAUAN GUILHERME ALVES PINHEIRO SANTOS" w:date="2025-06-13T23:07:00Z" w:id="2196">
              <w:tcPr>
                <w:tcW w:w="4508" w:type="dxa"/>
                <w:gridSpan w:val="2"/>
              </w:tcPr>
            </w:tcPrChange>
          </w:tcPr>
          <w:p w:rsidR="5A4E41BE" w:rsidP="0DB4FDCD" w:rsidRDefault="5A4E41BE" w14:paraId="62BEFB4B" w14:textId="7C61E809">
            <w:pPr>
              <w:jc w:val="center"/>
              <w:rPr>
                <w:rFonts w:ascii="Times New Roman" w:hAnsi="Times New Roman" w:eastAsia="Times New Roman" w:cs="Times New Roman"/>
                <w:rPrChange w:author="KAUAN GUILHERME ALVES PINHEIRO SANTOS" w:date="2025-06-13T20:56:00Z" w16du:dateUtc="2025-06-13T23:56:00Z" w:id="2197">
                  <w:rPr/>
                </w:rPrChange>
              </w:rPr>
            </w:pPr>
            <w:ins w:author="KAUAN GUILHERME ALVES PINHEIRO SANTOS" w:date="2025-06-13T23:06:00Z" w:id="2198">
              <w:r w:rsidRPr="0BC51242">
                <w:rPr>
                  <w:rFonts w:ascii="Times New Roman" w:hAnsi="Times New Roman" w:eastAsia="Times New Roman" w:cs="Times New Roman"/>
                  <w:rPrChange w:author="KAUAN GUILHERME ALVES PINHEIRO SANTOS" w:date="2025-06-13T20:56:00Z" w16du:dateUtc="2025-06-13T23:56:00Z" w:id="2199">
                    <w:rPr/>
                  </w:rPrChange>
                </w:rPr>
                <w:t>emitirCompra( )</w:t>
              </w:r>
            </w:ins>
          </w:p>
        </w:tc>
        <w:tc>
          <w:tcPr>
            <w:tcW w:w="3776" w:type="dxa"/>
            <w:vAlign w:val="center"/>
            <w:tcPrChange w:author="KAUAN GUILHERME ALVES PINHEIRO SANTOS" w:date="2025-06-13T23:07:00Z" w:id="2200">
              <w:tcPr>
                <w:tcW w:w="4508" w:type="dxa"/>
                <w:gridSpan w:val="2"/>
              </w:tcPr>
            </w:tcPrChange>
          </w:tcPr>
          <w:p w:rsidR="5A4E41BE" w:rsidRDefault="5A4E41BE" w14:paraId="4500A9E2" w14:textId="4DCDCB9B">
            <w:pPr>
              <w:jc w:val="center"/>
              <w:rPr>
                <w:rFonts w:ascii="Times New Roman" w:hAnsi="Times New Roman" w:eastAsia="Times New Roman" w:cs="Times New Roman"/>
                <w:rPrChange w:author="KAUAN GUILHERME ALVES PINHEIRO SANTOS" w:date="2025-06-13T20:56:00Z" w16du:dateUtc="2025-06-13T23:56:00Z" w:id="2201">
                  <w:rPr>
                    <w:rFonts w:ascii="Aptos" w:hAnsi="Aptos" w:eastAsia="Aptos" w:cs="Aptos"/>
                  </w:rPr>
                </w:rPrChange>
              </w:rPr>
              <w:pPrChange w:author="KAUAN GUILHERME ALVES PINHEIRO SANTOS" w:date="2025-06-13T23:06:00Z" w:id="2202">
                <w:pPr/>
              </w:pPrChange>
            </w:pPr>
            <w:ins w:author="KAUAN GUILHERME ALVES PINHEIRO SANTOS" w:date="2025-06-13T23:06:00Z" w:id="2203">
              <w:r w:rsidRPr="0BC51242">
                <w:rPr>
                  <w:rFonts w:ascii="Times New Roman" w:hAnsi="Times New Roman" w:eastAsia="Times New Roman" w:cs="Times New Roman"/>
                  <w:rPrChange w:author="KAUAN GUILHERME ALVES PINHEIRO SANTOS" w:date="2025-06-13T20:56:00Z" w16du:dateUtc="2025-06-13T23:56:00Z" w:id="2204">
                    <w:rPr>
                      <w:rFonts w:ascii="Aptos" w:hAnsi="Aptos" w:eastAsia="Aptos" w:cs="Aptos"/>
                    </w:rPr>
                  </w:rPrChange>
                </w:rPr>
                <w:t>Gera uma nova emissão de comprovante para uma compra específica.</w:t>
              </w:r>
            </w:ins>
          </w:p>
        </w:tc>
      </w:tr>
      <w:tr w:rsidR="0DB4FDCD" w:rsidTr="0DB4FDCD" w14:paraId="427E9AF3" w14:textId="77777777">
        <w:trPr>
          <w:trHeight w:val="300"/>
          <w:jc w:val="center"/>
          <w:ins w:author="KAUAN GUILHERME ALVES PINHEIRO SANTOS" w:date="2025-06-13T23:04:00Z" w:id="2205"/>
          <w:trPrChange w:author="KAUAN GUILHERME ALVES PINHEIRO SANTOS" w:date="2025-06-13T23:07:00Z" w:id="2206">
            <w:trPr>
              <w:trHeight w:val="300"/>
            </w:trPr>
          </w:trPrChange>
        </w:trPr>
        <w:tc>
          <w:tcPr>
            <w:tcW w:w="3238" w:type="dxa"/>
            <w:vAlign w:val="center"/>
            <w:tcPrChange w:author="KAUAN GUILHERME ALVES PINHEIRO SANTOS" w:date="2025-06-13T23:07:00Z" w:id="2207">
              <w:tcPr>
                <w:tcW w:w="4508" w:type="dxa"/>
                <w:gridSpan w:val="2"/>
              </w:tcPr>
            </w:tcPrChange>
          </w:tcPr>
          <w:p w:rsidR="5A4E41BE" w:rsidP="0DB4FDCD" w:rsidRDefault="5A4E41BE" w14:paraId="1306A26A" w14:textId="16205065">
            <w:pPr>
              <w:jc w:val="center"/>
              <w:rPr>
                <w:rFonts w:ascii="Times New Roman" w:hAnsi="Times New Roman" w:eastAsia="Times New Roman" w:cs="Times New Roman"/>
                <w:rPrChange w:author="KAUAN GUILHERME ALVES PINHEIRO SANTOS" w:date="2025-06-13T20:56:00Z" w16du:dateUtc="2025-06-13T23:56:00Z" w:id="2208">
                  <w:rPr/>
                </w:rPrChange>
              </w:rPr>
            </w:pPr>
            <w:ins w:author="KAUAN GUILHERME ALVES PINHEIRO SANTOS" w:date="2025-06-13T23:06:00Z" w:id="2209">
              <w:r w:rsidRPr="0BC51242">
                <w:rPr>
                  <w:rFonts w:ascii="Times New Roman" w:hAnsi="Times New Roman" w:eastAsia="Times New Roman" w:cs="Times New Roman"/>
                  <w:rPrChange w:author="KAUAN GUILHERME ALVES PINHEIRO SANTOS" w:date="2025-06-13T20:56:00Z" w16du:dateUtc="2025-06-13T23:56:00Z" w:id="2210">
                    <w:rPr/>
                  </w:rPrChange>
                </w:rPr>
                <w:t>exportarCompra( )</w:t>
              </w:r>
            </w:ins>
          </w:p>
        </w:tc>
        <w:tc>
          <w:tcPr>
            <w:tcW w:w="3776" w:type="dxa"/>
            <w:vAlign w:val="center"/>
            <w:tcPrChange w:author="KAUAN GUILHERME ALVES PINHEIRO SANTOS" w:date="2025-06-13T23:07:00Z" w:id="2211">
              <w:tcPr>
                <w:tcW w:w="4508" w:type="dxa"/>
                <w:gridSpan w:val="2"/>
              </w:tcPr>
            </w:tcPrChange>
          </w:tcPr>
          <w:p w:rsidR="5A4E41BE" w:rsidRDefault="5A4E41BE" w14:paraId="0C297BB5" w14:textId="291F4BE9">
            <w:pPr>
              <w:jc w:val="center"/>
              <w:rPr>
                <w:rFonts w:ascii="Times New Roman" w:hAnsi="Times New Roman" w:eastAsia="Times New Roman" w:cs="Times New Roman"/>
                <w:rPrChange w:author="KAUAN GUILHERME ALVES PINHEIRO SANTOS" w:date="2025-06-13T20:56:00Z" w16du:dateUtc="2025-06-13T23:56:00Z" w:id="2212">
                  <w:rPr>
                    <w:rFonts w:ascii="Aptos" w:hAnsi="Aptos" w:eastAsia="Aptos" w:cs="Aptos"/>
                  </w:rPr>
                </w:rPrChange>
              </w:rPr>
              <w:pPrChange w:author="KAUAN GUILHERME ALVES PINHEIRO SANTOS" w:date="2025-06-13T23:07:00Z" w:id="2213">
                <w:pPr/>
              </w:pPrChange>
            </w:pPr>
            <w:ins w:author="KAUAN GUILHERME ALVES PINHEIRO SANTOS" w:date="2025-06-13T23:07:00Z" w:id="2214">
              <w:r w:rsidRPr="0BC51242">
                <w:rPr>
                  <w:rFonts w:ascii="Times New Roman" w:hAnsi="Times New Roman" w:eastAsia="Times New Roman" w:cs="Times New Roman"/>
                  <w:rPrChange w:author="KAUAN GUILHERME ALVES PINHEIRO SANTOS" w:date="2025-06-13T20:56:00Z" w16du:dateUtc="2025-06-13T23:56:00Z" w:id="2215">
                    <w:rPr>
                      <w:rFonts w:ascii="Aptos" w:hAnsi="Aptos" w:eastAsia="Aptos" w:cs="Aptos"/>
                    </w:rPr>
                  </w:rPrChange>
                </w:rPr>
                <w:t>Exporta os dados das compras para um formato externo (ex: PDF).</w:t>
              </w:r>
            </w:ins>
          </w:p>
        </w:tc>
      </w:tr>
    </w:tbl>
    <w:p w:rsidR="5A4E41BE" w:rsidP="0DB4FDCD" w:rsidRDefault="5A4E41BE" w14:paraId="0ABAD37D" w14:textId="7EE3C6D7">
      <w:pPr>
        <w:jc w:val="center"/>
        <w:rPr>
          <w:ins w:author="KAUAN GUILHERME ALVES PINHEIRO SANTOS" w:date="2025-06-13T21:22:00Z" w16du:dateUtc="2025-06-13T21:22:59Z" w:id="2216"/>
          <w:rFonts w:ascii="Times New Roman" w:hAnsi="Times New Roman" w:eastAsia="Times New Roman" w:cs="Times New Roman"/>
        </w:rPr>
      </w:pPr>
      <w:ins w:author="KAUAN GUILHERME ALVES PINHEIRO SANTOS" w:date="2025-06-13T23:04:00Z" w:id="2217">
        <w:r w:rsidRPr="0BC51242">
          <w:rPr>
            <w:rFonts w:ascii="Times New Roman" w:hAnsi="Times New Roman" w:eastAsia="Times New Roman" w:cs="Times New Roman"/>
            <w:rPrChange w:author="KAUAN GUILHERME ALVES PINHEIRO SANTOS" w:date="2025-06-13T20:56:00Z" w16du:dateUtc="2025-06-13T23:56:00Z" w:id="2218">
              <w:rPr/>
            </w:rPrChange>
          </w:rPr>
          <w:t>Fonte: Autoria pr</w:t>
        </w:r>
        <w:r w:rsidRPr="0BC51242">
          <w:rPr>
            <w:rFonts w:hint="eastAsia" w:ascii="Times New Roman" w:hAnsi="Times New Roman" w:eastAsia="Times New Roman" w:cs="Times New Roman"/>
            <w:rPrChange w:author="KAUAN GUILHERME ALVES PINHEIRO SANTOS" w:date="2025-06-13T20:56:00Z" w16du:dateUtc="2025-06-13T23:56:00Z" w:id="2219">
              <w:rPr>
                <w:rFonts w:hint="eastAsia"/>
              </w:rPr>
            </w:rPrChange>
          </w:rPr>
          <w:t>ó</w:t>
        </w:r>
        <w:r w:rsidRPr="0BC51242">
          <w:rPr>
            <w:rFonts w:ascii="Times New Roman" w:hAnsi="Times New Roman" w:eastAsia="Times New Roman" w:cs="Times New Roman"/>
            <w:rPrChange w:author="KAUAN GUILHERME ALVES PINHEIRO SANTOS" w:date="2025-06-13T20:56:00Z" w16du:dateUtc="2025-06-13T23:56:00Z" w:id="2220">
              <w:rPr/>
            </w:rPrChange>
          </w:rPr>
          <w:t>pria, 2025.</w:t>
        </w:r>
      </w:ins>
    </w:p>
    <w:p w:rsidR="00584D84" w:rsidP="0F56D97C" w:rsidRDefault="36328A92" w14:paraId="194285AE" w14:textId="75D76B99">
      <w:pPr>
        <w:pStyle w:val="Title"/>
        <w:rPr>
          <w:ins w:author="KAUAN GUILHERME ALVES PINHEIRO SANTOS" w:date="2025-06-13T23:08:00Z" w16du:dateUtc="2025-06-13T23:08:55Z" w:id="1057043198"/>
          <w:rFonts w:ascii="Times New Roman" w:hAnsi="Times New Roman" w:eastAsia="Times New Roman" w:cs="Times New Roman"/>
          <w:b w:val="1"/>
          <w:bCs w:val="1"/>
          <w:rPrChange w:author="RAYLAN BRUNO SANTANA CARVALHO" w:date="2025-06-14T01:34:09.802Z" w:id="1028714574">
            <w:rPr>
              <w:ins w:author="KAUAN GUILHERME ALVES PINHEIRO SANTOS" w:date="2025-06-13T23:08:00Z" w16du:dateUtc="2025-06-13T23:08:55Z" w:id="1858143053"/>
              <w:rFonts w:ascii="Times New Roman" w:hAnsi="Times New Roman" w:eastAsia="Times New Roman" w:cs="Times New Roman"/>
            </w:rPr>
          </w:rPrChange>
        </w:rPr>
        <w:pPrChange w:author="KAUAN GUILHERME ALVES PINHEIRO SANTOS" w:date="2025-06-14T01:55:52.877Z">
          <w:pPr>
            <w:jc w:val="both"/>
          </w:pPr>
        </w:pPrChange>
      </w:pPr>
      <w:ins w:author="KAUAN GUILHERME ALVES PINHEIRO SANTOS" w:date="2025-06-13T21:22:00Z" w:id="2110594957">
        <w:r w:rsidR="36328A92">
          <w:t>4</w:t>
        </w:r>
      </w:ins>
      <w:ins w:author="KAUAN GUILHERME ALVES PINHEIRO SANTOS" w:date="2025-06-13T21:23:00Z" w:id="1840419608">
        <w:r w:rsidR="36328A92">
          <w:t>.5.</w:t>
        </w:r>
      </w:ins>
      <w:ins w:author="KAUAN GUILHERME ALVES PINHEIRO SANTOS" w:date="2025-06-13T22:32:00Z" w:id="827787145">
        <w:r w:rsidR="2F2078C9">
          <w:t>8</w:t>
        </w:r>
      </w:ins>
      <w:ins w:author="KAUAN GUILHERME ALVES PINHEIRO SANTOS" w:date="2025-06-13T21:23:00Z" w:id="654850979">
        <w:r w:rsidR="36328A92">
          <w:t xml:space="preserve"> PASSAGEM</w:t>
        </w:r>
      </w:ins>
    </w:p>
    <w:p w:rsidR="3CAF709A" w:rsidP="0DB4FDCD" w:rsidRDefault="3CAF709A" w14:paraId="513C0EFD" w14:textId="7D43D4B2">
      <w:pPr>
        <w:jc w:val="both"/>
        <w:rPr>
          <w:ins w:author="KAUAN GUILHERME ALVES PINHEIRO SANTOS" w:date="2025-06-13T23:09:00Z" w16du:dateUtc="2025-06-13T23:09:32Z" w:id="2230"/>
          <w:rFonts w:ascii="Times New Roman" w:hAnsi="Times New Roman" w:eastAsia="Times New Roman" w:cs="Times New Roman"/>
          <w:rPrChange w:author="KAUAN GUILHERME ALVES PINHEIRO SANTOS" w:date="2025-06-13T20:56:00Z" w16du:dateUtc="2025-06-13T23:56:00Z" w:id="2231">
            <w:rPr>
              <w:ins w:author="KAUAN GUILHERME ALVES PINHEIRO SANTOS" w:date="2025-06-13T23:09:00Z" w16du:dateUtc="2025-06-13T23:09:32Z" w:id="2232"/>
              <w:rFonts w:ascii="Aptos" w:hAnsi="Aptos" w:eastAsia="Aptos" w:cs="Aptos"/>
            </w:rPr>
          </w:rPrChange>
        </w:rPr>
      </w:pPr>
      <w:ins w:author="KAUAN GUILHERME ALVES PINHEIRO SANTOS" w:date="2025-06-13T23:08:00Z" w:id="2233">
        <w:r>
          <w:tab/>
        </w:r>
        <w:r w:rsidRPr="0BC51242">
          <w:rPr>
            <w:rFonts w:ascii="Times New Roman" w:hAnsi="Times New Roman" w:eastAsia="Times New Roman" w:cs="Times New Roman"/>
            <w:rPrChange w:author="KAUAN GUILHERME ALVES PINHEIRO SANTOS" w:date="2025-06-13T20:56:00Z" w16du:dateUtc="2025-06-13T23:56:00Z" w:id="2234">
              <w:rPr/>
            </w:rPrChange>
          </w:rPr>
          <w:t xml:space="preserve">A classe </w:t>
        </w:r>
        <w:r w:rsidRPr="0BC51242">
          <w:rPr>
            <w:rFonts w:hint="eastAsia" w:ascii="Times New Roman" w:hAnsi="Times New Roman" w:eastAsia="Times New Roman" w:cs="Times New Roman"/>
            <w:rPrChange w:author="KAUAN GUILHERME ALVES PINHEIRO SANTOS" w:date="2025-06-13T20:56:00Z" w16du:dateUtc="2025-06-13T23:56:00Z" w:id="2235">
              <w:rPr>
                <w:rFonts w:hint="eastAsia"/>
              </w:rPr>
            </w:rPrChange>
          </w:rPr>
          <w:t>“</w:t>
        </w:r>
      </w:ins>
      <w:ins w:author="KAUAN GUILHERME ALVES PINHEIRO SANTOS" w:date="2025-06-13T23:09:00Z" w:id="2236">
        <w:r w:rsidRPr="0BC51242">
          <w:rPr>
            <w:rFonts w:ascii="Times New Roman" w:hAnsi="Times New Roman" w:eastAsia="Times New Roman" w:cs="Times New Roman"/>
            <w:rPrChange w:author="KAUAN GUILHERME ALVES PINHEIRO SANTOS" w:date="2025-06-13T20:56:00Z" w16du:dateUtc="2025-06-13T23:56:00Z" w:id="2237">
              <w:rPr/>
            </w:rPrChange>
          </w:rPr>
          <w:t>Passagem</w:t>
        </w:r>
        <w:r w:rsidRPr="0BC51242">
          <w:rPr>
            <w:rFonts w:hint="eastAsia" w:ascii="Times New Roman" w:hAnsi="Times New Roman" w:eastAsia="Times New Roman" w:cs="Times New Roman"/>
            <w:rPrChange w:author="KAUAN GUILHERME ALVES PINHEIRO SANTOS" w:date="2025-06-13T20:56:00Z" w16du:dateUtc="2025-06-13T23:56:00Z" w:id="2238">
              <w:rPr>
                <w:rFonts w:hint="eastAsia"/>
              </w:rPr>
            </w:rPrChange>
          </w:rPr>
          <w:t>”</w:t>
        </w:r>
        <w:r w:rsidRPr="0BC51242">
          <w:rPr>
            <w:rFonts w:ascii="Times New Roman" w:hAnsi="Times New Roman" w:eastAsia="Times New Roman" w:cs="Times New Roman"/>
            <w:rPrChange w:author="KAUAN GUILHERME ALVES PINHEIRO SANTOS" w:date="2025-06-13T20:56:00Z" w16du:dateUtc="2025-06-13T23:56:00Z" w:id="2239">
              <w:rPr/>
            </w:rPrChange>
          </w:rPr>
          <w:t xml:space="preserve"> </w:t>
        </w:r>
        <w:r w:rsidRPr="0BC51242">
          <w:rPr>
            <w:rFonts w:ascii="Times New Roman" w:hAnsi="Times New Roman" w:eastAsia="Times New Roman" w:cs="Times New Roman"/>
            <w:rPrChange w:author="KAUAN GUILHERME ALVES PINHEIRO SANTOS" w:date="2025-06-13T20:56:00Z" w16du:dateUtc="2025-06-13T23:56:00Z" w:id="2240">
              <w:rPr>
                <w:rFonts w:ascii="Aptos" w:hAnsi="Aptos" w:eastAsia="Aptos" w:cs="Aptos"/>
              </w:rPr>
            </w:rPrChange>
          </w:rPr>
          <w:t>representa uma passagem aérea individual adquirida por um usuário no sistema. Ela contém as informações essenciais da reserva, como o voo associado, os dados do passageiro, o assento escolhido, a classe da passagem e se há bagagem despachada.</w:t>
        </w:r>
      </w:ins>
    </w:p>
    <w:p w:rsidR="3CAF709A" w:rsidP="0DB4FDCD" w:rsidRDefault="3CAF709A" w14:paraId="69DF29E9" w14:textId="3A024BDB">
      <w:pPr>
        <w:jc w:val="center"/>
        <w:rPr>
          <w:ins w:author="KAUAN GUILHERME ALVES PINHEIRO SANTOS" w:date="2025-06-13T23:10:00Z" w16du:dateUtc="2025-06-13T23:10:02Z" w:id="1275385629"/>
          <w:rFonts w:ascii="Times New Roman" w:hAnsi="Times New Roman" w:eastAsia="Times New Roman" w:cs="Times New Roman"/>
        </w:rPr>
      </w:pPr>
      <w:ins w:author="KAUAN GUILHERME ALVES PINHEIRO SANTOS" w:date="2025-06-13T23:09:00Z" w:id="994404946">
        <w:r w:rsidRPr="0F56D97C" w:rsidR="3CAF709A">
          <w:rPr>
            <w:rFonts w:ascii="Times New Roman" w:hAnsi="Times New Roman" w:eastAsia="Times New Roman" w:cs="Times New Roman"/>
            <w:rPrChange w:author="KAUAN GUILHERME ALVES PINHEIRO SANTOS" w:date="2025-06-13T20:56:00Z" w:id="792112064"/>
          </w:rPr>
          <w:t xml:space="preserve">Tabela </w:t>
        </w:r>
      </w:ins>
      <w:ins w:author="RAYLAN BRUNO SANTANA CARVALHO" w:date="2025-06-14T01:56:48.161Z" w:id="1240542708">
        <w:r w:rsidRPr="0F56D97C" w:rsidR="4E2699FA">
          <w:rPr>
            <w:rFonts w:ascii="Times New Roman" w:hAnsi="Times New Roman" w:eastAsia="Times New Roman" w:cs="Times New Roman"/>
          </w:rPr>
          <w:t>16</w:t>
        </w:r>
      </w:ins>
      <w:ins w:author="KAUAN GUILHERME ALVES PINHEIRO SANTOS" w:date="2025-06-13T23:09:00Z" w:id="493769479">
        <w:del w:author="RAYLAN BRUNO SANTANA CARVALHO" w:date="2025-06-14T01:56:46.878Z" w:id="2103843334">
          <w:r w:rsidRPr="0F56D97C" w:rsidDel="3CAF709A">
            <w:rPr>
              <w:rFonts w:ascii="Times New Roman" w:hAnsi="Times New Roman" w:eastAsia="Times New Roman" w:cs="Times New Roman"/>
              <w:rPrChange w:author="KAUAN GUILHERME ALVES PINHEIRO SANTOS" w:date="2025-06-13T20:56:00Z" w:id="1551114037"/>
            </w:rPr>
            <w:delText>X</w:delText>
          </w:r>
        </w:del>
        <w:r w:rsidRPr="0F56D97C" w:rsidR="3CAF709A">
          <w:rPr>
            <w:rFonts w:ascii="Times New Roman" w:hAnsi="Times New Roman" w:eastAsia="Times New Roman" w:cs="Times New Roman"/>
            <w:rPrChange w:author="KAUAN GUILHERME ALVES PINHEIRO SANTOS" w:date="2025-06-13T20:56:00Z" w:id="2145391347"/>
          </w:rPr>
          <w:t xml:space="preserve"> </w:t>
        </w:r>
        <w:r w:rsidRPr="0F56D97C" w:rsidR="3CAF709A">
          <w:rPr>
            <w:rFonts w:ascii="Times New Roman" w:hAnsi="Times New Roman" w:eastAsia="Times New Roman" w:cs="Times New Roman"/>
            <w:rPrChange w:author="KAUAN GUILHERME ALVES PINHEIRO SANTOS" w:date="2025-06-13T20:56:00Z" w:id="1347924381"/>
          </w:rPr>
          <w:t>–</w:t>
        </w:r>
        <w:r w:rsidRPr="0F56D97C" w:rsidR="3CAF709A">
          <w:rPr>
            <w:rFonts w:ascii="Times New Roman" w:hAnsi="Times New Roman" w:eastAsia="Times New Roman" w:cs="Times New Roman"/>
            <w:rPrChange w:author="KAUAN GUILHERME ALVES PINHEIRO SANTOS" w:date="2025-06-13T20:56:00Z" w:id="16840685"/>
          </w:rPr>
          <w:t xml:space="preserve"> Atributos da Passagem</w:t>
        </w:r>
      </w:ins>
    </w:p>
    <w:tbl>
      <w:tblPr>
        <w:tblStyle w:val="TableGrid"/>
        <w:tblW w:w="0" w:type="auto"/>
        <w:jc w:val="center"/>
        <w:tblLayout w:type="fixed"/>
        <w:tblLook w:val="06A0" w:firstRow="1" w:lastRow="0" w:firstColumn="1" w:lastColumn="0" w:noHBand="1" w:noVBand="1"/>
        <w:tblPrChange w:author="KAUAN GUILHERME ALVES PINHEIRO SANTOS" w:date="2025-06-13T23:12:00Z" w:id="2246">
          <w:tblPr>
            <w:tblStyle w:val="TableGrid"/>
            <w:tblW w:w="0" w:type="nil"/>
            <w:tblLayout w:type="fixed"/>
            <w:tblLook w:val="06A0" w:firstRow="1" w:lastRow="0" w:firstColumn="1" w:lastColumn="0" w:noHBand="1" w:noVBand="1"/>
          </w:tblPr>
        </w:tblPrChange>
      </w:tblPr>
      <w:tblGrid>
        <w:gridCol w:w="2593"/>
        <w:gridCol w:w="4146"/>
        <w:tblGridChange w:id="2247">
          <w:tblGrid>
            <w:gridCol w:w="2593"/>
            <w:gridCol w:w="1915"/>
            <w:gridCol w:w="2231"/>
            <w:gridCol w:w="2277"/>
          </w:tblGrid>
        </w:tblGridChange>
      </w:tblGrid>
      <w:tr w:rsidR="0DB4FDCD" w:rsidTr="0DB4FDCD" w14:paraId="38D94F8E" w14:textId="77777777">
        <w:trPr>
          <w:trHeight w:val="300"/>
          <w:jc w:val="center"/>
          <w:ins w:author="KAUAN GUILHERME ALVES PINHEIRO SANTOS" w:date="2025-06-13T23:10:00Z" w:id="2248"/>
          <w:trPrChange w:author="KAUAN GUILHERME ALVES PINHEIRO SANTOS" w:date="2025-06-13T23:12:00Z" w:id="2249">
            <w:trPr>
              <w:trHeight w:val="300"/>
            </w:trPr>
          </w:trPrChange>
        </w:trPr>
        <w:tc>
          <w:tcPr>
            <w:tcW w:w="2593" w:type="dxa"/>
            <w:vAlign w:val="center"/>
            <w:tcPrChange w:author="KAUAN GUILHERME ALVES PINHEIRO SANTOS" w:date="2025-06-13T23:12:00Z" w:id="2250">
              <w:tcPr>
                <w:tcW w:w="4508" w:type="dxa"/>
                <w:gridSpan w:val="2"/>
              </w:tcPr>
            </w:tcPrChange>
          </w:tcPr>
          <w:p w:rsidR="0DB4FDCD" w:rsidP="0DB4FDCD" w:rsidRDefault="0DB4FDCD" w14:paraId="5E668014" w14:textId="43A6C7C6">
            <w:pPr>
              <w:jc w:val="center"/>
              <w:rPr>
                <w:rFonts w:ascii="Times New Roman" w:hAnsi="Times New Roman" w:eastAsia="Times New Roman" w:cs="Times New Roman"/>
                <w:rPrChange w:author="KAUAN GUILHERME ALVES PINHEIRO SANTOS" w:date="2025-06-13T20:56:00Z" w16du:dateUtc="2025-06-13T23:56:00Z" w:id="2251">
                  <w:rPr>
                    <w:rFonts w:ascii="Aptos" w:hAnsi="Aptos" w:eastAsia="Aptos" w:cs="Aptos"/>
                  </w:rPr>
                </w:rPrChange>
              </w:rPr>
            </w:pPr>
            <w:r w:rsidRPr="0BC51242">
              <w:rPr>
                <w:rFonts w:ascii="Times New Roman" w:hAnsi="Times New Roman" w:eastAsia="Times New Roman" w:cs="Times New Roman"/>
                <w:b/>
                <w:rPrChange w:author="KAUAN GUILHERME ALVES PINHEIRO SANTOS" w:date="2025-06-13T20:56:00Z" w16du:dateUtc="2025-06-13T23:56:00Z" w:id="2252">
                  <w:rPr>
                    <w:b/>
                    <w:bCs/>
                  </w:rPr>
                </w:rPrChange>
              </w:rPr>
              <w:t>Atributo</w:t>
            </w:r>
          </w:p>
        </w:tc>
        <w:tc>
          <w:tcPr>
            <w:tcW w:w="4146" w:type="dxa"/>
            <w:vAlign w:val="center"/>
            <w:tcPrChange w:author="KAUAN GUILHERME ALVES PINHEIRO SANTOS" w:date="2025-06-13T23:12:00Z" w:id="2253">
              <w:tcPr>
                <w:tcW w:w="4508" w:type="dxa"/>
                <w:gridSpan w:val="2"/>
              </w:tcPr>
            </w:tcPrChange>
          </w:tcPr>
          <w:p w:rsidR="0DB4FDCD" w:rsidP="0DB4FDCD" w:rsidRDefault="0DB4FDCD" w14:paraId="57E9D47E" w14:textId="6C3F58E9">
            <w:pPr>
              <w:jc w:val="center"/>
              <w:rPr>
                <w:rFonts w:ascii="Times New Roman" w:hAnsi="Times New Roman" w:eastAsia="Times New Roman" w:cs="Times New Roman"/>
                <w:b/>
                <w:rPrChange w:author="KAUAN GUILHERME ALVES PINHEIRO SANTOS" w:date="2025-06-13T20:56:00Z" w16du:dateUtc="2025-06-13T23:56:00Z" w:id="2254">
                  <w:rPr>
                    <w:b/>
                    <w:bCs/>
                  </w:rPr>
                </w:rPrChange>
              </w:rPr>
            </w:pPr>
            <w:r w:rsidRPr="0BC51242">
              <w:rPr>
                <w:rFonts w:ascii="Times New Roman" w:hAnsi="Times New Roman" w:eastAsia="Times New Roman" w:cs="Times New Roman"/>
                <w:b/>
                <w:rPrChange w:author="KAUAN GUILHERME ALVES PINHEIRO SANTOS" w:date="2025-06-13T20:56:00Z" w16du:dateUtc="2025-06-13T23:56:00Z" w:id="2255">
                  <w:rPr>
                    <w:b/>
                    <w:bCs/>
                  </w:rPr>
                </w:rPrChange>
              </w:rPr>
              <w:t>Significado</w:t>
            </w:r>
          </w:p>
        </w:tc>
      </w:tr>
      <w:tr w:rsidR="0DB4FDCD" w:rsidTr="0DB4FDCD" w14:paraId="08C98A7E" w14:textId="77777777">
        <w:trPr>
          <w:trHeight w:val="300"/>
          <w:jc w:val="center"/>
          <w:ins w:author="KAUAN GUILHERME ALVES PINHEIRO SANTOS" w:date="2025-06-13T23:10:00Z" w:id="2256"/>
          <w:trPrChange w:author="KAUAN GUILHERME ALVES PINHEIRO SANTOS" w:date="2025-06-13T23:12:00Z" w:id="2257">
            <w:trPr>
              <w:trHeight w:val="300"/>
            </w:trPr>
          </w:trPrChange>
        </w:trPr>
        <w:tc>
          <w:tcPr>
            <w:tcW w:w="2593" w:type="dxa"/>
            <w:vAlign w:val="center"/>
            <w:tcPrChange w:author="KAUAN GUILHERME ALVES PINHEIRO SANTOS" w:date="2025-06-13T23:12:00Z" w:id="2258">
              <w:tcPr>
                <w:tcW w:w="4508" w:type="dxa"/>
                <w:gridSpan w:val="2"/>
              </w:tcPr>
            </w:tcPrChange>
          </w:tcPr>
          <w:p w:rsidR="3CAF709A" w:rsidP="0DB4FDCD" w:rsidRDefault="3CAF709A" w14:paraId="1A724B26" w14:textId="7F8314A5">
            <w:pPr>
              <w:jc w:val="center"/>
              <w:rPr>
                <w:rFonts w:ascii="Times New Roman" w:hAnsi="Times New Roman" w:eastAsia="Times New Roman" w:cs="Times New Roman"/>
                <w:rPrChange w:author="KAUAN GUILHERME ALVES PINHEIRO SANTOS" w:date="2025-06-13T20:56:00Z" w16du:dateUtc="2025-06-13T23:56:00Z" w:id="2259">
                  <w:rPr/>
                </w:rPrChange>
              </w:rPr>
            </w:pPr>
            <w:ins w:author="KAUAN GUILHERME ALVES PINHEIRO SANTOS" w:date="2025-06-13T23:10:00Z" w:id="2260">
              <w:r w:rsidRPr="0BC51242">
                <w:rPr>
                  <w:rFonts w:ascii="Times New Roman" w:hAnsi="Times New Roman" w:eastAsia="Times New Roman" w:cs="Times New Roman"/>
                  <w:rPrChange w:author="KAUAN GUILHERME ALVES PINHEIRO SANTOS" w:date="2025-06-13T20:56:00Z" w16du:dateUtc="2025-06-13T23:56:00Z" w:id="2261">
                    <w:rPr/>
                  </w:rPrChange>
                </w:rPr>
                <w:t>id</w:t>
              </w:r>
            </w:ins>
          </w:p>
        </w:tc>
        <w:tc>
          <w:tcPr>
            <w:tcW w:w="4146" w:type="dxa"/>
            <w:vAlign w:val="center"/>
            <w:tcPrChange w:author="KAUAN GUILHERME ALVES PINHEIRO SANTOS" w:date="2025-06-13T23:12:00Z" w:id="2262">
              <w:tcPr>
                <w:tcW w:w="4508" w:type="dxa"/>
                <w:gridSpan w:val="2"/>
              </w:tcPr>
            </w:tcPrChange>
          </w:tcPr>
          <w:p w:rsidR="3CAF709A" w:rsidRDefault="3CAF709A" w14:paraId="34875FDF" w14:textId="155A203A">
            <w:pPr>
              <w:jc w:val="center"/>
              <w:rPr>
                <w:rFonts w:ascii="Times New Roman" w:hAnsi="Times New Roman" w:eastAsia="Times New Roman" w:cs="Times New Roman"/>
                <w:rPrChange w:author="KAUAN GUILHERME ALVES PINHEIRO SANTOS" w:date="2025-06-13T20:56:00Z" w16du:dateUtc="2025-06-13T23:56:00Z" w:id="2263">
                  <w:rPr>
                    <w:rFonts w:ascii="Aptos" w:hAnsi="Aptos" w:eastAsia="Aptos" w:cs="Aptos"/>
                  </w:rPr>
                </w:rPrChange>
              </w:rPr>
              <w:pPrChange w:author="KAUAN GUILHERME ALVES PINHEIRO SANTOS" w:date="2025-06-13T23:10:00Z" w:id="2264">
                <w:pPr/>
              </w:pPrChange>
            </w:pPr>
            <w:ins w:author="KAUAN GUILHERME ALVES PINHEIRO SANTOS" w:date="2025-06-13T23:10:00Z" w:id="2265">
              <w:r w:rsidRPr="0BC51242">
                <w:rPr>
                  <w:rFonts w:ascii="Times New Roman" w:hAnsi="Times New Roman" w:eastAsia="Times New Roman" w:cs="Times New Roman"/>
                  <w:rPrChange w:author="KAUAN GUILHERME ALVES PINHEIRO SANTOS" w:date="2025-06-13T20:56:00Z" w16du:dateUtc="2025-06-13T23:56:00Z" w:id="2266">
                    <w:rPr>
                      <w:rFonts w:ascii="Aptos" w:hAnsi="Aptos" w:eastAsia="Aptos" w:cs="Aptos"/>
                    </w:rPr>
                  </w:rPrChange>
                </w:rPr>
                <w:t>Identificador único da passagem.</w:t>
              </w:r>
            </w:ins>
          </w:p>
        </w:tc>
      </w:tr>
      <w:tr w:rsidR="0DB4FDCD" w:rsidTr="0DB4FDCD" w14:paraId="2C296E39" w14:textId="77777777">
        <w:trPr>
          <w:trHeight w:val="300"/>
          <w:jc w:val="center"/>
          <w:ins w:author="KAUAN GUILHERME ALVES PINHEIRO SANTOS" w:date="2025-06-13T23:10:00Z" w:id="2267"/>
          <w:trPrChange w:author="KAUAN GUILHERME ALVES PINHEIRO SANTOS" w:date="2025-06-13T23:12:00Z" w:id="2268">
            <w:trPr>
              <w:trHeight w:val="300"/>
            </w:trPr>
          </w:trPrChange>
        </w:trPr>
        <w:tc>
          <w:tcPr>
            <w:tcW w:w="2593" w:type="dxa"/>
            <w:vAlign w:val="center"/>
            <w:tcPrChange w:author="KAUAN GUILHERME ALVES PINHEIRO SANTOS" w:date="2025-06-13T23:12:00Z" w:id="2269">
              <w:tcPr>
                <w:tcW w:w="4508" w:type="dxa"/>
                <w:gridSpan w:val="2"/>
              </w:tcPr>
            </w:tcPrChange>
          </w:tcPr>
          <w:p w:rsidR="3CAF709A" w:rsidP="0DB4FDCD" w:rsidRDefault="3CAF709A" w14:paraId="2C114306" w14:textId="7E0CD0C7">
            <w:pPr>
              <w:jc w:val="center"/>
              <w:rPr>
                <w:rFonts w:ascii="Times New Roman" w:hAnsi="Times New Roman" w:eastAsia="Times New Roman" w:cs="Times New Roman"/>
                <w:rPrChange w:author="KAUAN GUILHERME ALVES PINHEIRO SANTOS" w:date="2025-06-13T20:56:00Z" w16du:dateUtc="2025-06-13T23:56:00Z" w:id="2270">
                  <w:rPr/>
                </w:rPrChange>
              </w:rPr>
            </w:pPr>
            <w:ins w:author="KAUAN GUILHERME ALVES PINHEIRO SANTOS" w:date="2025-06-13T23:10:00Z" w:id="2271">
              <w:r w:rsidRPr="0BC51242">
                <w:rPr>
                  <w:rFonts w:ascii="Times New Roman" w:hAnsi="Times New Roman" w:eastAsia="Times New Roman" w:cs="Times New Roman"/>
                  <w:rPrChange w:author="KAUAN GUILHERME ALVES PINHEIRO SANTOS" w:date="2025-06-13T20:56:00Z" w16du:dateUtc="2025-06-13T23:56:00Z" w:id="2272">
                    <w:rPr/>
                  </w:rPrChange>
                </w:rPr>
                <w:t>voo</w:t>
              </w:r>
            </w:ins>
          </w:p>
        </w:tc>
        <w:tc>
          <w:tcPr>
            <w:tcW w:w="4146" w:type="dxa"/>
            <w:vAlign w:val="center"/>
            <w:tcPrChange w:author="KAUAN GUILHERME ALVES PINHEIRO SANTOS" w:date="2025-06-13T23:12:00Z" w:id="2273">
              <w:tcPr>
                <w:tcW w:w="4508" w:type="dxa"/>
                <w:gridSpan w:val="2"/>
              </w:tcPr>
            </w:tcPrChange>
          </w:tcPr>
          <w:p w:rsidR="3CAF709A" w:rsidRDefault="3CAF709A" w14:paraId="3C252A49" w14:textId="0EC8822E">
            <w:pPr>
              <w:jc w:val="center"/>
              <w:rPr>
                <w:rFonts w:ascii="Times New Roman" w:hAnsi="Times New Roman" w:eastAsia="Times New Roman" w:cs="Times New Roman"/>
                <w:rPrChange w:author="KAUAN GUILHERME ALVES PINHEIRO SANTOS" w:date="2025-06-13T20:56:00Z" w16du:dateUtc="2025-06-13T23:56:00Z" w:id="2274">
                  <w:rPr>
                    <w:rFonts w:ascii="Aptos" w:hAnsi="Aptos" w:eastAsia="Aptos" w:cs="Aptos"/>
                  </w:rPr>
                </w:rPrChange>
              </w:rPr>
              <w:pPrChange w:author="KAUAN GUILHERME ALVES PINHEIRO SANTOS" w:date="2025-06-13T23:10:00Z" w:id="2275">
                <w:pPr/>
              </w:pPrChange>
            </w:pPr>
            <w:ins w:author="KAUAN GUILHERME ALVES PINHEIRO SANTOS" w:date="2025-06-13T23:10:00Z" w:id="2276">
              <w:r w:rsidRPr="0BC51242">
                <w:rPr>
                  <w:rFonts w:ascii="Times New Roman" w:hAnsi="Times New Roman" w:eastAsia="Times New Roman" w:cs="Times New Roman"/>
                  <w:rPrChange w:author="KAUAN GUILHERME ALVES PINHEIRO SANTOS" w:date="2025-06-13T20:56:00Z" w16du:dateUtc="2025-06-13T23:56:00Z" w:id="2277">
                    <w:rPr>
                      <w:rFonts w:ascii="Aptos" w:hAnsi="Aptos" w:eastAsia="Aptos" w:cs="Aptos"/>
                    </w:rPr>
                  </w:rPrChange>
                </w:rPr>
                <w:t>Voo ao qual a passagem está vinculada.</w:t>
              </w:r>
            </w:ins>
          </w:p>
        </w:tc>
      </w:tr>
      <w:tr w:rsidR="0DB4FDCD" w:rsidTr="0DB4FDCD" w14:paraId="3211982E" w14:textId="77777777">
        <w:trPr>
          <w:trHeight w:val="300"/>
          <w:jc w:val="center"/>
          <w:ins w:author="KAUAN GUILHERME ALVES PINHEIRO SANTOS" w:date="2025-06-13T23:10:00Z" w:id="2278"/>
          <w:trPrChange w:author="KAUAN GUILHERME ALVES PINHEIRO SANTOS" w:date="2025-06-13T23:12:00Z" w:id="2279">
            <w:trPr>
              <w:trHeight w:val="300"/>
            </w:trPr>
          </w:trPrChange>
        </w:trPr>
        <w:tc>
          <w:tcPr>
            <w:tcW w:w="2593" w:type="dxa"/>
            <w:vAlign w:val="center"/>
            <w:tcPrChange w:author="KAUAN GUILHERME ALVES PINHEIRO SANTOS" w:date="2025-06-13T23:12:00Z" w:id="2280">
              <w:tcPr>
                <w:tcW w:w="4508" w:type="dxa"/>
                <w:gridSpan w:val="2"/>
              </w:tcPr>
            </w:tcPrChange>
          </w:tcPr>
          <w:p w:rsidR="3CAF709A" w:rsidP="0DB4FDCD" w:rsidRDefault="3CAF709A" w14:paraId="0747882F" w14:textId="6F8B0739">
            <w:pPr>
              <w:jc w:val="center"/>
              <w:rPr>
                <w:rFonts w:ascii="Times New Roman" w:hAnsi="Times New Roman" w:eastAsia="Times New Roman" w:cs="Times New Roman"/>
                <w:rPrChange w:author="KAUAN GUILHERME ALVES PINHEIRO SANTOS" w:date="2025-06-13T20:56:00Z" w16du:dateUtc="2025-06-13T23:56:00Z" w:id="2281">
                  <w:rPr/>
                </w:rPrChange>
              </w:rPr>
            </w:pPr>
            <w:ins w:author="KAUAN GUILHERME ALVES PINHEIRO SANTOS" w:date="2025-06-13T23:10:00Z" w:id="2282">
              <w:r w:rsidRPr="0BC51242">
                <w:rPr>
                  <w:rFonts w:ascii="Times New Roman" w:hAnsi="Times New Roman" w:eastAsia="Times New Roman" w:cs="Times New Roman"/>
                  <w:rPrChange w:author="KAUAN GUILHERME ALVES PINHEIRO SANTOS" w:date="2025-06-13T20:56:00Z" w16du:dateUtc="2025-06-13T23:56:00Z" w:id="2283">
                    <w:rPr/>
                  </w:rPrChange>
                </w:rPr>
                <w:t>pa</w:t>
              </w:r>
            </w:ins>
            <w:ins w:author="KAUAN GUILHERME ALVES PINHEIRO SANTOS" w:date="2025-06-13T23:11:00Z" w:id="2284">
              <w:r w:rsidRPr="0BC51242">
                <w:rPr>
                  <w:rFonts w:ascii="Times New Roman" w:hAnsi="Times New Roman" w:eastAsia="Times New Roman" w:cs="Times New Roman"/>
                  <w:rPrChange w:author="KAUAN GUILHERME ALVES PINHEIRO SANTOS" w:date="2025-06-13T20:56:00Z" w16du:dateUtc="2025-06-13T23:56:00Z" w:id="2285">
                    <w:rPr/>
                  </w:rPrChange>
                </w:rPr>
                <w:t>ssageiro</w:t>
              </w:r>
            </w:ins>
          </w:p>
        </w:tc>
        <w:tc>
          <w:tcPr>
            <w:tcW w:w="4146" w:type="dxa"/>
            <w:vAlign w:val="center"/>
            <w:tcPrChange w:author="KAUAN GUILHERME ALVES PINHEIRO SANTOS" w:date="2025-06-13T23:12:00Z" w:id="2286">
              <w:tcPr>
                <w:tcW w:w="4508" w:type="dxa"/>
                <w:gridSpan w:val="2"/>
              </w:tcPr>
            </w:tcPrChange>
          </w:tcPr>
          <w:p w:rsidR="3CAF709A" w:rsidRDefault="3CAF709A" w14:paraId="6193A8B6" w14:textId="5A4096D0">
            <w:pPr>
              <w:jc w:val="center"/>
              <w:rPr>
                <w:rFonts w:ascii="Times New Roman" w:hAnsi="Times New Roman" w:eastAsia="Times New Roman" w:cs="Times New Roman"/>
                <w:rPrChange w:author="KAUAN GUILHERME ALVES PINHEIRO SANTOS" w:date="2025-06-13T20:56:00Z" w16du:dateUtc="2025-06-13T23:56:00Z" w:id="2287">
                  <w:rPr>
                    <w:rFonts w:ascii="Aptos" w:hAnsi="Aptos" w:eastAsia="Aptos" w:cs="Aptos"/>
                  </w:rPr>
                </w:rPrChange>
              </w:rPr>
              <w:pPrChange w:author="KAUAN GUILHERME ALVES PINHEIRO SANTOS" w:date="2025-06-13T23:11:00Z" w:id="2288">
                <w:pPr/>
              </w:pPrChange>
            </w:pPr>
            <w:ins w:author="KAUAN GUILHERME ALVES PINHEIRO SANTOS" w:date="2025-06-13T23:11:00Z" w:id="2289">
              <w:r w:rsidRPr="0BC51242">
                <w:rPr>
                  <w:rFonts w:ascii="Times New Roman" w:hAnsi="Times New Roman" w:eastAsia="Times New Roman" w:cs="Times New Roman"/>
                  <w:rPrChange w:author="KAUAN GUILHERME ALVES PINHEIRO SANTOS" w:date="2025-06-13T20:56:00Z" w16du:dateUtc="2025-06-13T23:56:00Z" w:id="2290">
                    <w:rPr>
                      <w:rFonts w:ascii="Aptos" w:hAnsi="Aptos" w:eastAsia="Aptos" w:cs="Aptos"/>
                    </w:rPr>
                  </w:rPrChange>
                </w:rPr>
                <w:t>Dados da pessoa que utilizará a passagem.</w:t>
              </w:r>
            </w:ins>
          </w:p>
        </w:tc>
      </w:tr>
      <w:tr w:rsidR="0DB4FDCD" w:rsidTr="0DB4FDCD" w14:paraId="5BFC768B" w14:textId="77777777">
        <w:trPr>
          <w:trHeight w:val="300"/>
          <w:jc w:val="center"/>
          <w:ins w:author="KAUAN GUILHERME ALVES PINHEIRO SANTOS" w:date="2025-06-13T23:10:00Z" w:id="2291"/>
          <w:trPrChange w:author="KAUAN GUILHERME ALVES PINHEIRO SANTOS" w:date="2025-06-13T23:12:00Z" w:id="2292">
            <w:trPr>
              <w:trHeight w:val="300"/>
            </w:trPr>
          </w:trPrChange>
        </w:trPr>
        <w:tc>
          <w:tcPr>
            <w:tcW w:w="2593" w:type="dxa"/>
            <w:vAlign w:val="center"/>
            <w:tcPrChange w:author="KAUAN GUILHERME ALVES PINHEIRO SANTOS" w:date="2025-06-13T23:12:00Z" w:id="2293">
              <w:tcPr>
                <w:tcW w:w="4508" w:type="dxa"/>
                <w:gridSpan w:val="2"/>
              </w:tcPr>
            </w:tcPrChange>
          </w:tcPr>
          <w:p w:rsidR="3CAF709A" w:rsidP="0DB4FDCD" w:rsidRDefault="3CAF709A" w14:paraId="3EECA2B0" w14:textId="726D7570">
            <w:pPr>
              <w:jc w:val="center"/>
              <w:rPr>
                <w:rFonts w:ascii="Times New Roman" w:hAnsi="Times New Roman" w:eastAsia="Times New Roman" w:cs="Times New Roman"/>
                <w:rPrChange w:author="KAUAN GUILHERME ALVES PINHEIRO SANTOS" w:date="2025-06-13T20:56:00Z" w16du:dateUtc="2025-06-13T23:56:00Z" w:id="2294">
                  <w:rPr/>
                </w:rPrChange>
              </w:rPr>
            </w:pPr>
            <w:ins w:author="KAUAN GUILHERME ALVES PINHEIRO SANTOS" w:date="2025-06-13T23:11:00Z" w:id="2295">
              <w:r w:rsidRPr="0BC51242">
                <w:rPr>
                  <w:rFonts w:ascii="Times New Roman" w:hAnsi="Times New Roman" w:eastAsia="Times New Roman" w:cs="Times New Roman"/>
                  <w:rPrChange w:author="KAUAN GUILHERME ALVES PINHEIRO SANTOS" w:date="2025-06-13T20:56:00Z" w16du:dateUtc="2025-06-13T23:56:00Z" w:id="2296">
                    <w:rPr/>
                  </w:rPrChange>
                </w:rPr>
                <w:t>assento</w:t>
              </w:r>
            </w:ins>
          </w:p>
        </w:tc>
        <w:tc>
          <w:tcPr>
            <w:tcW w:w="4146" w:type="dxa"/>
            <w:vAlign w:val="center"/>
            <w:tcPrChange w:author="KAUAN GUILHERME ALVES PINHEIRO SANTOS" w:date="2025-06-13T23:12:00Z" w:id="2297">
              <w:tcPr>
                <w:tcW w:w="4508" w:type="dxa"/>
                <w:gridSpan w:val="2"/>
              </w:tcPr>
            </w:tcPrChange>
          </w:tcPr>
          <w:p w:rsidR="3CAF709A" w:rsidRDefault="3CAF709A" w14:paraId="0408BAB7" w14:textId="23673236">
            <w:pPr>
              <w:jc w:val="center"/>
              <w:rPr>
                <w:rFonts w:ascii="Times New Roman" w:hAnsi="Times New Roman" w:eastAsia="Times New Roman" w:cs="Times New Roman"/>
                <w:rPrChange w:author="KAUAN GUILHERME ALVES PINHEIRO SANTOS" w:date="2025-06-13T20:56:00Z" w16du:dateUtc="2025-06-13T23:56:00Z" w:id="2298">
                  <w:rPr>
                    <w:rFonts w:ascii="Aptos" w:hAnsi="Aptos" w:eastAsia="Aptos" w:cs="Aptos"/>
                  </w:rPr>
                </w:rPrChange>
              </w:rPr>
              <w:pPrChange w:author="KAUAN GUILHERME ALVES PINHEIRO SANTOS" w:date="2025-06-13T23:11:00Z" w:id="2299">
                <w:pPr/>
              </w:pPrChange>
            </w:pPr>
            <w:ins w:author="KAUAN GUILHERME ALVES PINHEIRO SANTOS" w:date="2025-06-13T23:11:00Z" w:id="2300">
              <w:r w:rsidRPr="0BC51242">
                <w:rPr>
                  <w:rFonts w:ascii="Times New Roman" w:hAnsi="Times New Roman" w:eastAsia="Times New Roman" w:cs="Times New Roman"/>
                  <w:rPrChange w:author="KAUAN GUILHERME ALVES PINHEIRO SANTOS" w:date="2025-06-13T20:56:00Z" w16du:dateUtc="2025-06-13T23:56:00Z" w:id="2301">
                    <w:rPr>
                      <w:rFonts w:ascii="Aptos" w:hAnsi="Aptos" w:eastAsia="Aptos" w:cs="Aptos"/>
                    </w:rPr>
                  </w:rPrChange>
                </w:rPr>
                <w:t>Código do assento reservado (ex: 12A, 15C).</w:t>
              </w:r>
            </w:ins>
          </w:p>
        </w:tc>
      </w:tr>
      <w:tr w:rsidR="0DB4FDCD" w:rsidTr="0DB4FDCD" w14:paraId="23D82495" w14:textId="77777777">
        <w:trPr>
          <w:trHeight w:val="300"/>
          <w:jc w:val="center"/>
          <w:ins w:author="KAUAN GUILHERME ALVES PINHEIRO SANTOS" w:date="2025-06-13T23:10:00Z" w:id="2302"/>
          <w:trPrChange w:author="KAUAN GUILHERME ALVES PINHEIRO SANTOS" w:date="2025-06-13T23:12:00Z" w:id="2303">
            <w:trPr>
              <w:trHeight w:val="300"/>
            </w:trPr>
          </w:trPrChange>
        </w:trPr>
        <w:tc>
          <w:tcPr>
            <w:tcW w:w="2593" w:type="dxa"/>
            <w:vAlign w:val="center"/>
            <w:tcPrChange w:author="KAUAN GUILHERME ALVES PINHEIRO SANTOS" w:date="2025-06-13T23:12:00Z" w:id="2304">
              <w:tcPr>
                <w:tcW w:w="4508" w:type="dxa"/>
                <w:gridSpan w:val="2"/>
              </w:tcPr>
            </w:tcPrChange>
          </w:tcPr>
          <w:p w:rsidR="3CAF709A" w:rsidP="0DB4FDCD" w:rsidRDefault="3CAF709A" w14:paraId="35BA811F" w14:textId="4A4983B9">
            <w:pPr>
              <w:jc w:val="center"/>
              <w:rPr>
                <w:rFonts w:ascii="Times New Roman" w:hAnsi="Times New Roman" w:eastAsia="Times New Roman" w:cs="Times New Roman"/>
                <w:rPrChange w:author="KAUAN GUILHERME ALVES PINHEIRO SANTOS" w:date="2025-06-13T20:56:00Z" w16du:dateUtc="2025-06-13T23:56:00Z" w:id="2305">
                  <w:rPr/>
                </w:rPrChange>
              </w:rPr>
            </w:pPr>
            <w:ins w:author="KAUAN GUILHERME ALVES PINHEIRO SANTOS" w:date="2025-06-13T23:11:00Z" w:id="2306">
              <w:r w:rsidRPr="0BC51242">
                <w:rPr>
                  <w:rFonts w:ascii="Times New Roman" w:hAnsi="Times New Roman" w:eastAsia="Times New Roman" w:cs="Times New Roman"/>
                  <w:rPrChange w:author="KAUAN GUILHERME ALVES PINHEIRO SANTOS" w:date="2025-06-13T20:56:00Z" w16du:dateUtc="2025-06-13T23:56:00Z" w:id="2307">
                    <w:rPr/>
                  </w:rPrChange>
                </w:rPr>
                <w:t>bagagemDespachada</w:t>
              </w:r>
            </w:ins>
          </w:p>
        </w:tc>
        <w:tc>
          <w:tcPr>
            <w:tcW w:w="4146" w:type="dxa"/>
            <w:vAlign w:val="center"/>
            <w:tcPrChange w:author="KAUAN GUILHERME ALVES PINHEIRO SANTOS" w:date="2025-06-13T23:12:00Z" w:id="2308">
              <w:tcPr>
                <w:tcW w:w="4508" w:type="dxa"/>
                <w:gridSpan w:val="2"/>
              </w:tcPr>
            </w:tcPrChange>
          </w:tcPr>
          <w:p w:rsidR="3CAF709A" w:rsidRDefault="3CAF709A" w14:paraId="2FD1573D" w14:textId="651D2D38">
            <w:pPr>
              <w:jc w:val="center"/>
              <w:rPr>
                <w:rFonts w:ascii="Times New Roman" w:hAnsi="Times New Roman" w:eastAsia="Times New Roman" w:cs="Times New Roman"/>
                <w:rPrChange w:author="KAUAN GUILHERME ALVES PINHEIRO SANTOS" w:date="2025-06-13T20:56:00Z" w16du:dateUtc="2025-06-13T23:56:00Z" w:id="2309">
                  <w:rPr>
                    <w:rFonts w:ascii="Aptos" w:hAnsi="Aptos" w:eastAsia="Aptos" w:cs="Aptos"/>
                  </w:rPr>
                </w:rPrChange>
              </w:rPr>
              <w:pPrChange w:author="KAUAN GUILHERME ALVES PINHEIRO SANTOS" w:date="2025-06-13T23:11:00Z" w:id="2310">
                <w:pPr/>
              </w:pPrChange>
            </w:pPr>
            <w:ins w:author="KAUAN GUILHERME ALVES PINHEIRO SANTOS" w:date="2025-06-13T23:11:00Z" w:id="2311">
              <w:r w:rsidRPr="0BC51242">
                <w:rPr>
                  <w:rFonts w:ascii="Times New Roman" w:hAnsi="Times New Roman" w:eastAsia="Times New Roman" w:cs="Times New Roman"/>
                  <w:rPrChange w:author="KAUAN GUILHERME ALVES PINHEIRO SANTOS" w:date="2025-06-13T20:56:00Z" w16du:dateUtc="2025-06-13T23:56:00Z" w:id="2312">
                    <w:rPr>
                      <w:rFonts w:ascii="Aptos" w:hAnsi="Aptos" w:eastAsia="Aptos" w:cs="Aptos"/>
                    </w:rPr>
                  </w:rPrChange>
                </w:rPr>
                <w:t>Indica se a passagem inclui bagagem despachada.</w:t>
              </w:r>
            </w:ins>
          </w:p>
        </w:tc>
      </w:tr>
      <w:tr w:rsidR="0DB4FDCD" w:rsidTr="0DB4FDCD" w14:paraId="39F73A84" w14:textId="77777777">
        <w:trPr>
          <w:trHeight w:val="300"/>
          <w:jc w:val="center"/>
          <w:ins w:author="KAUAN GUILHERME ALVES PINHEIRO SANTOS" w:date="2025-06-13T23:10:00Z" w:id="2313"/>
          <w:trPrChange w:author="KAUAN GUILHERME ALVES PINHEIRO SANTOS" w:date="2025-06-13T23:12:00Z" w:id="2314">
            <w:trPr>
              <w:trHeight w:val="300"/>
            </w:trPr>
          </w:trPrChange>
        </w:trPr>
        <w:tc>
          <w:tcPr>
            <w:tcW w:w="2593" w:type="dxa"/>
            <w:vAlign w:val="center"/>
            <w:tcPrChange w:author="KAUAN GUILHERME ALVES PINHEIRO SANTOS" w:date="2025-06-13T23:12:00Z" w:id="2315">
              <w:tcPr>
                <w:tcW w:w="4508" w:type="dxa"/>
                <w:gridSpan w:val="2"/>
              </w:tcPr>
            </w:tcPrChange>
          </w:tcPr>
          <w:p w:rsidR="3CAF709A" w:rsidP="0DB4FDCD" w:rsidRDefault="3CAF709A" w14:paraId="7E35C6C8" w14:textId="46D69971">
            <w:pPr>
              <w:jc w:val="center"/>
              <w:rPr>
                <w:rFonts w:ascii="Times New Roman" w:hAnsi="Times New Roman" w:eastAsia="Times New Roman" w:cs="Times New Roman"/>
                <w:rPrChange w:author="KAUAN GUILHERME ALVES PINHEIRO SANTOS" w:date="2025-06-13T20:56:00Z" w16du:dateUtc="2025-06-13T23:56:00Z" w:id="2316">
                  <w:rPr/>
                </w:rPrChange>
              </w:rPr>
            </w:pPr>
            <w:ins w:author="KAUAN GUILHERME ALVES PINHEIRO SANTOS" w:date="2025-06-13T23:11:00Z" w:id="2317">
              <w:r w:rsidRPr="0BC51242">
                <w:rPr>
                  <w:rFonts w:ascii="Times New Roman" w:hAnsi="Times New Roman" w:eastAsia="Times New Roman" w:cs="Times New Roman"/>
                  <w:rPrChange w:author="KAUAN GUILHERME ALVES PINHEIRO SANTOS" w:date="2025-06-13T20:56:00Z" w16du:dateUtc="2025-06-13T23:56:00Z" w:id="2318">
                    <w:rPr/>
                  </w:rPrChange>
                </w:rPr>
                <w:t>tipoClasse</w:t>
              </w:r>
            </w:ins>
          </w:p>
        </w:tc>
        <w:tc>
          <w:tcPr>
            <w:tcW w:w="4146" w:type="dxa"/>
            <w:vAlign w:val="center"/>
            <w:tcPrChange w:author="KAUAN GUILHERME ALVES PINHEIRO SANTOS" w:date="2025-06-13T23:12:00Z" w:id="2319">
              <w:tcPr>
                <w:tcW w:w="4508" w:type="dxa"/>
                <w:gridSpan w:val="2"/>
              </w:tcPr>
            </w:tcPrChange>
          </w:tcPr>
          <w:p w:rsidR="3CAF709A" w:rsidRDefault="3CAF709A" w14:paraId="4EC5CE3E" w14:textId="474F09AD">
            <w:pPr>
              <w:jc w:val="center"/>
              <w:rPr>
                <w:rFonts w:ascii="Times New Roman" w:hAnsi="Times New Roman" w:eastAsia="Times New Roman" w:cs="Times New Roman"/>
                <w:rPrChange w:author="KAUAN GUILHERME ALVES PINHEIRO SANTOS" w:date="2025-06-13T20:56:00Z" w16du:dateUtc="2025-06-13T23:56:00Z" w:id="2320">
                  <w:rPr>
                    <w:rFonts w:ascii="Aptos" w:hAnsi="Aptos" w:eastAsia="Aptos" w:cs="Aptos"/>
                  </w:rPr>
                </w:rPrChange>
              </w:rPr>
              <w:pPrChange w:author="KAUAN GUILHERME ALVES PINHEIRO SANTOS" w:date="2025-06-13T23:11:00Z" w:id="2321">
                <w:pPr/>
              </w:pPrChange>
            </w:pPr>
            <w:ins w:author="KAUAN GUILHERME ALVES PINHEIRO SANTOS" w:date="2025-06-13T23:11:00Z" w:id="2322">
              <w:r w:rsidRPr="0BC51242">
                <w:rPr>
                  <w:rFonts w:ascii="Times New Roman" w:hAnsi="Times New Roman" w:eastAsia="Times New Roman" w:cs="Times New Roman"/>
                  <w:rPrChange w:author="KAUAN GUILHERME ALVES PINHEIRO SANTOS" w:date="2025-06-13T20:56:00Z" w16du:dateUtc="2025-06-13T23:56:00Z" w:id="2323">
                    <w:rPr>
                      <w:rFonts w:ascii="Aptos" w:hAnsi="Aptos" w:eastAsia="Aptos" w:cs="Aptos"/>
                    </w:rPr>
                  </w:rPrChange>
                </w:rPr>
                <w:t>Define a classe da passagem (Econômica, Executiva, Primeira Classe).</w:t>
              </w:r>
            </w:ins>
          </w:p>
        </w:tc>
      </w:tr>
    </w:tbl>
    <w:p w:rsidR="3CAF709A" w:rsidP="0DB4FDCD" w:rsidRDefault="3CAF709A" w14:paraId="06613D04" w14:textId="5C533B72">
      <w:pPr>
        <w:jc w:val="center"/>
        <w:rPr>
          <w:ins w:author="KAUAN GUILHERME ALVES PINHEIRO SANTOS" w:date="2025-06-13T23:12:00Z" w16du:dateUtc="2025-06-13T23:12:11Z" w:id="2324"/>
          <w:rFonts w:ascii="Times New Roman" w:hAnsi="Times New Roman" w:eastAsia="Times New Roman" w:cs="Times New Roman"/>
        </w:rPr>
      </w:pPr>
      <w:ins w:author="KAUAN GUILHERME ALVES PINHEIRO SANTOS" w:date="2025-06-13T23:09:00Z" w:id="2325">
        <w:r w:rsidRPr="0BC51242">
          <w:rPr>
            <w:rFonts w:ascii="Times New Roman" w:hAnsi="Times New Roman" w:eastAsia="Times New Roman" w:cs="Times New Roman"/>
            <w:rPrChange w:author="KAUAN GUILHERME ALVES PINHEIRO SANTOS" w:date="2025-06-13T20:56:00Z" w16du:dateUtc="2025-06-13T23:56:00Z" w:id="2326">
              <w:rPr/>
            </w:rPrChange>
          </w:rPr>
          <w:t>Fonte: Autoria pr</w:t>
        </w:r>
        <w:r w:rsidRPr="0BC51242">
          <w:rPr>
            <w:rFonts w:hint="eastAsia" w:ascii="Times New Roman" w:hAnsi="Times New Roman" w:eastAsia="Times New Roman" w:cs="Times New Roman"/>
            <w:rPrChange w:author="KAUAN GUILHERME ALVES PINHEIRO SANTOS" w:date="2025-06-13T20:56:00Z" w16du:dateUtc="2025-06-13T23:56:00Z" w:id="2327">
              <w:rPr>
                <w:rFonts w:hint="eastAsia"/>
              </w:rPr>
            </w:rPrChange>
          </w:rPr>
          <w:t>ó</w:t>
        </w:r>
        <w:r w:rsidRPr="0BC51242">
          <w:rPr>
            <w:rFonts w:ascii="Times New Roman" w:hAnsi="Times New Roman" w:eastAsia="Times New Roman" w:cs="Times New Roman"/>
            <w:rPrChange w:author="KAUAN GUILHERME ALVES PINHEIRO SANTOS" w:date="2025-06-13T20:56:00Z" w16du:dateUtc="2025-06-13T23:56:00Z" w:id="2328">
              <w:rPr/>
            </w:rPrChange>
          </w:rPr>
          <w:t>pria, 2025.</w:t>
        </w:r>
      </w:ins>
    </w:p>
    <w:p w:rsidR="3CAF709A" w:rsidRDefault="3CAF709A" w14:paraId="2B19F21B" w14:textId="573407C3">
      <w:pPr>
        <w:jc w:val="both"/>
        <w:rPr>
          <w:ins w:author="KAUAN GUILHERME ALVES PINHEIRO SANTOS" w:date="2025-06-13T23:13:00Z" w16du:dateUtc="2025-06-13T23:13:11Z" w:id="2329"/>
          <w:rFonts w:ascii="Times New Roman" w:hAnsi="Times New Roman" w:eastAsia="Times New Roman" w:cs="Times New Roman"/>
          <w:rPrChange w:author="KAUAN GUILHERME ALVES PINHEIRO SANTOS" w:date="2025-06-13T20:56:00Z" w16du:dateUtc="2025-06-13T23:56:00Z" w:id="2330">
            <w:rPr>
              <w:ins w:author="KAUAN GUILHERME ALVES PINHEIRO SANTOS" w:date="2025-06-13T23:13:00Z" w16du:dateUtc="2025-06-13T23:13:11Z" w:id="2331"/>
              <w:rFonts w:ascii="Aptos" w:hAnsi="Aptos" w:eastAsia="Aptos" w:cs="Aptos"/>
            </w:rPr>
          </w:rPrChange>
        </w:rPr>
        <w:pPrChange w:author="KAUAN GUILHERME ALVES PINHEIRO SANTOS" w:date="2025-06-13T23:12:00Z" w:id="2332">
          <w:pPr>
            <w:jc w:val="center"/>
          </w:pPr>
        </w:pPrChange>
      </w:pPr>
      <w:ins w:author="KAUAN GUILHERME ALVES PINHEIRO SANTOS" w:date="2025-06-13T23:12:00Z" w:id="2333">
        <w:r>
          <w:tab/>
        </w:r>
        <w:r w:rsidRPr="0BC51242">
          <w:rPr>
            <w:rFonts w:ascii="Times New Roman" w:hAnsi="Times New Roman" w:eastAsia="Times New Roman" w:cs="Times New Roman"/>
            <w:rPrChange w:author="KAUAN GUILHERME ALVES PINHEIRO SANTOS" w:date="2025-06-13T20:56:00Z" w16du:dateUtc="2025-06-13T23:56:00Z" w:id="2334">
              <w:rPr/>
            </w:rPrChange>
          </w:rPr>
          <w:t xml:space="preserve">Esta classe </w:t>
        </w:r>
        <w:r w:rsidRPr="0BC51242">
          <w:rPr>
            <w:rFonts w:ascii="Times New Roman" w:hAnsi="Times New Roman" w:eastAsia="Times New Roman" w:cs="Times New Roman"/>
            <w:rPrChange w:author="KAUAN GUILHERME ALVES PINHEIRO SANTOS" w:date="2025-06-13T20:56:00Z" w16du:dateUtc="2025-06-13T23:56:00Z" w:id="2335">
              <w:rPr>
                <w:rFonts w:ascii="Aptos" w:hAnsi="Aptos" w:eastAsia="Aptos" w:cs="Aptos"/>
              </w:rPr>
            </w:rPrChange>
          </w:rPr>
          <w:t>é responsável por consolidar todos os dados referentes ao bilhete aéreo de um passageiro. Ela garante que as informações estejam corretamente vinculadas ao voo e ao usuário, além de permitir o cálculo de valores e a emissão da passagem.</w:t>
        </w:r>
      </w:ins>
    </w:p>
    <w:p w:rsidR="473D5557" w:rsidP="0DB4FDCD" w:rsidRDefault="473D5557" w14:paraId="1E82B83F" w14:textId="1283B7C4">
      <w:pPr>
        <w:jc w:val="center"/>
        <w:rPr>
          <w:ins w:author="KAUAN GUILHERME ALVES PINHEIRO SANTOS" w:date="2025-06-13T23:12:00Z" w16du:dateUtc="2025-06-13T23:12:51Z" w:id="1384191569"/>
          <w:rFonts w:ascii="Times New Roman" w:hAnsi="Times New Roman" w:eastAsia="Times New Roman" w:cs="Times New Roman"/>
        </w:rPr>
      </w:pPr>
      <w:ins w:author="KAUAN GUILHERME ALVES PINHEIRO SANTOS" w:date="2025-06-13T23:13:00Z" w:id="85613474">
        <w:r w:rsidRPr="0F56D97C" w:rsidR="473D5557">
          <w:rPr>
            <w:rFonts w:ascii="Times New Roman" w:hAnsi="Times New Roman" w:eastAsia="Times New Roman" w:cs="Times New Roman"/>
            <w:rPrChange w:author="KAUAN GUILHERME ALVES PINHEIRO SANTOS" w:date="2025-06-13T20:56:00Z" w:id="133986468"/>
          </w:rPr>
          <w:t xml:space="preserve">Tabela </w:t>
        </w:r>
      </w:ins>
      <w:ins w:author="RAYLAN BRUNO SANTANA CARVALHO" w:date="2025-06-14T01:56:52.502Z" w:id="375104302">
        <w:r w:rsidRPr="0F56D97C" w:rsidR="0258A461">
          <w:rPr>
            <w:rFonts w:ascii="Times New Roman" w:hAnsi="Times New Roman" w:eastAsia="Times New Roman" w:cs="Times New Roman"/>
          </w:rPr>
          <w:t>17</w:t>
        </w:r>
      </w:ins>
      <w:ins w:author="KAUAN GUILHERME ALVES PINHEIRO SANTOS" w:date="2025-06-13T23:13:00Z" w:id="413263439">
        <w:del w:author="RAYLAN BRUNO SANTANA CARVALHO" w:date="2025-06-14T01:56:51.811Z" w:id="1538427028">
          <w:r w:rsidRPr="0F56D97C" w:rsidDel="473D5557">
            <w:rPr>
              <w:rFonts w:ascii="Times New Roman" w:hAnsi="Times New Roman" w:eastAsia="Times New Roman" w:cs="Times New Roman"/>
              <w:rPrChange w:author="KAUAN GUILHERME ALVES PINHEIRO SANTOS" w:date="2025-06-13T20:56:00Z" w:id="1690804315"/>
            </w:rPr>
            <w:delText>X</w:delText>
          </w:r>
        </w:del>
        <w:r w:rsidRPr="0F56D97C" w:rsidR="473D5557">
          <w:rPr>
            <w:rFonts w:ascii="Times New Roman" w:hAnsi="Times New Roman" w:eastAsia="Times New Roman" w:cs="Times New Roman"/>
            <w:rPrChange w:author="KAUAN GUILHERME ALVES PINHEIRO SANTOS" w:date="2025-06-13T20:56:00Z" w:id="27206852"/>
          </w:rPr>
          <w:t xml:space="preserve"> </w:t>
        </w:r>
        <w:r w:rsidRPr="0F56D97C" w:rsidR="473D5557">
          <w:rPr>
            <w:rFonts w:ascii="Times New Roman" w:hAnsi="Times New Roman" w:eastAsia="Times New Roman" w:cs="Times New Roman"/>
            <w:rPrChange w:author="KAUAN GUILHERME ALVES PINHEIRO SANTOS" w:date="2025-06-13T20:56:00Z" w:id="13369690"/>
          </w:rPr>
          <w:t>–</w:t>
        </w:r>
        <w:r w:rsidRPr="0F56D97C" w:rsidR="473D5557">
          <w:rPr>
            <w:rFonts w:ascii="Times New Roman" w:hAnsi="Times New Roman" w:eastAsia="Times New Roman" w:cs="Times New Roman"/>
            <w:rPrChange w:author="KAUAN GUILHERME ALVES PINHEIRO SANTOS" w:date="2025-06-13T20:56:00Z" w:id="2120765452"/>
          </w:rPr>
          <w:t xml:space="preserve"> M</w:t>
        </w:r>
        <w:r w:rsidRPr="0F56D97C" w:rsidR="473D5557">
          <w:rPr>
            <w:rFonts w:ascii="Times New Roman" w:hAnsi="Times New Roman" w:eastAsia="Times New Roman" w:cs="Times New Roman"/>
            <w:rPrChange w:author="KAUAN GUILHERME ALVES PINHEIRO SANTOS" w:date="2025-06-13T20:56:00Z" w:id="1001625457"/>
          </w:rPr>
          <w:t>é</w:t>
        </w:r>
        <w:r w:rsidRPr="0F56D97C" w:rsidR="473D5557">
          <w:rPr>
            <w:rFonts w:ascii="Times New Roman" w:hAnsi="Times New Roman" w:eastAsia="Times New Roman" w:cs="Times New Roman"/>
            <w:rPrChange w:author="KAUAN GUILHERME ALVES PINHEIRO SANTOS" w:date="2025-06-13T20:56:00Z" w:id="20878699"/>
          </w:rPr>
          <w:t>todos da Passagem</w:t>
        </w:r>
      </w:ins>
    </w:p>
    <w:tbl>
      <w:tblPr>
        <w:tblStyle w:val="TableGrid"/>
        <w:tblW w:w="0" w:type="auto"/>
        <w:jc w:val="center"/>
        <w:tblLayout w:type="fixed"/>
        <w:tblLook w:val="06A0" w:firstRow="1" w:lastRow="0" w:firstColumn="1" w:lastColumn="0" w:noHBand="1" w:noVBand="1"/>
      </w:tblPr>
      <w:tblGrid>
        <w:gridCol w:w="2593"/>
        <w:gridCol w:w="4146"/>
      </w:tblGrid>
      <w:tr w:rsidR="0DB4FDCD" w:rsidTr="0DB4FDCD" w14:paraId="15660303" w14:textId="77777777">
        <w:trPr>
          <w:trHeight w:val="300"/>
          <w:jc w:val="center"/>
          <w:ins w:author="KAUAN GUILHERME ALVES PINHEIRO SANTOS" w:date="2025-06-13T23:13:00Z" w:id="2343"/>
        </w:trPr>
        <w:tc>
          <w:tcPr>
            <w:tcW w:w="2593" w:type="dxa"/>
            <w:vAlign w:val="center"/>
          </w:tcPr>
          <w:p w:rsidR="473D5557" w:rsidRDefault="473D5557" w14:paraId="08BA25CB" w14:textId="310D3C4D">
            <w:pPr>
              <w:jc w:val="center"/>
              <w:rPr>
                <w:rFonts w:ascii="Times New Roman" w:hAnsi="Times New Roman" w:eastAsia="Times New Roman" w:cs="Times New Roman"/>
                <w:b/>
                <w:rPrChange w:author="KAUAN GUILHERME ALVES PINHEIRO SANTOS" w:date="2025-06-13T20:56:00Z" w16du:dateUtc="2025-06-13T23:56:00Z" w:id="2344">
                  <w:rPr>
                    <w:b/>
                    <w:bCs/>
                  </w:rPr>
                </w:rPrChange>
              </w:rPr>
              <w:pPrChange w:author="KAUAN GUILHERME ALVES PINHEIRO SANTOS" w:date="2025-06-13T23:13:00Z" w:id="2345">
                <w:pPr/>
              </w:pPrChange>
            </w:pPr>
            <w:ins w:author="KAUAN GUILHERME ALVES PINHEIRO SANTOS" w:date="2025-06-13T23:13:00Z" w:id="2346">
              <w:r w:rsidRPr="0BC51242">
                <w:rPr>
                  <w:rFonts w:ascii="Times New Roman" w:hAnsi="Times New Roman" w:eastAsia="Times New Roman" w:cs="Times New Roman"/>
                  <w:b/>
                  <w:rPrChange w:author="KAUAN GUILHERME ALVES PINHEIRO SANTOS" w:date="2025-06-13T20:56:00Z" w16du:dateUtc="2025-06-13T23:56:00Z" w:id="2347">
                    <w:rPr>
                      <w:b/>
                      <w:bCs/>
                    </w:rPr>
                  </w:rPrChange>
                </w:rPr>
                <w:t>M</w:t>
              </w:r>
              <w:r w:rsidRPr="0BC51242">
                <w:rPr>
                  <w:rFonts w:hint="eastAsia" w:ascii="Times New Roman" w:hAnsi="Times New Roman" w:eastAsia="Times New Roman" w:cs="Times New Roman"/>
                  <w:b/>
                  <w:rPrChange w:author="KAUAN GUILHERME ALVES PINHEIRO SANTOS" w:date="2025-06-13T20:56:00Z" w16du:dateUtc="2025-06-13T23:56:00Z" w:id="2348">
                    <w:rPr>
                      <w:rFonts w:hint="eastAsia"/>
                      <w:b/>
                      <w:bCs/>
                    </w:rPr>
                  </w:rPrChange>
                </w:rPr>
                <w:t>é</w:t>
              </w:r>
              <w:r w:rsidRPr="0BC51242">
                <w:rPr>
                  <w:rFonts w:ascii="Times New Roman" w:hAnsi="Times New Roman" w:eastAsia="Times New Roman" w:cs="Times New Roman"/>
                  <w:b/>
                  <w:rPrChange w:author="KAUAN GUILHERME ALVES PINHEIRO SANTOS" w:date="2025-06-13T20:56:00Z" w16du:dateUtc="2025-06-13T23:56:00Z" w:id="2349">
                    <w:rPr>
                      <w:b/>
                      <w:bCs/>
                    </w:rPr>
                  </w:rPrChange>
                </w:rPr>
                <w:t>todo</w:t>
              </w:r>
            </w:ins>
          </w:p>
        </w:tc>
        <w:tc>
          <w:tcPr>
            <w:tcW w:w="4146" w:type="dxa"/>
            <w:vAlign w:val="center"/>
          </w:tcPr>
          <w:p w:rsidR="0DB4FDCD" w:rsidP="0DB4FDCD" w:rsidRDefault="0DB4FDCD" w14:paraId="4930A3FD" w14:textId="6C3F58E9">
            <w:pPr>
              <w:jc w:val="center"/>
              <w:rPr>
                <w:rFonts w:ascii="Times New Roman" w:hAnsi="Times New Roman" w:eastAsia="Times New Roman" w:cs="Times New Roman"/>
                <w:b/>
                <w:rPrChange w:author="KAUAN GUILHERME ALVES PINHEIRO SANTOS" w:date="2025-06-13T20:56:00Z" w16du:dateUtc="2025-06-13T23:56:00Z" w:id="2350">
                  <w:rPr>
                    <w:b/>
                    <w:bCs/>
                  </w:rPr>
                </w:rPrChange>
              </w:rPr>
            </w:pPr>
            <w:ins w:author="KAUAN GUILHERME ALVES PINHEIRO SANTOS" w:date="2025-06-13T23:13:00Z" w:id="2351">
              <w:r w:rsidRPr="0BC51242">
                <w:rPr>
                  <w:rFonts w:ascii="Times New Roman" w:hAnsi="Times New Roman" w:eastAsia="Times New Roman" w:cs="Times New Roman"/>
                  <w:b/>
                  <w:rPrChange w:author="KAUAN GUILHERME ALVES PINHEIRO SANTOS" w:date="2025-06-13T20:56:00Z" w16du:dateUtc="2025-06-13T23:56:00Z" w:id="2352">
                    <w:rPr>
                      <w:b/>
                      <w:bCs/>
                    </w:rPr>
                  </w:rPrChange>
                </w:rPr>
                <w:t>Significado</w:t>
              </w:r>
            </w:ins>
          </w:p>
        </w:tc>
      </w:tr>
      <w:tr w:rsidR="0DB4FDCD" w:rsidTr="0DB4FDCD" w14:paraId="19975F50" w14:textId="77777777">
        <w:trPr>
          <w:trHeight w:val="300"/>
          <w:jc w:val="center"/>
          <w:ins w:author="KAUAN GUILHERME ALVES PINHEIRO SANTOS" w:date="2025-06-13T23:13:00Z" w:id="2353"/>
        </w:trPr>
        <w:tc>
          <w:tcPr>
            <w:tcW w:w="2593" w:type="dxa"/>
            <w:vAlign w:val="center"/>
          </w:tcPr>
          <w:p w:rsidR="08AFF411" w:rsidRDefault="08AFF411" w14:paraId="3CF0AC12" w14:textId="2E56A05F">
            <w:pPr>
              <w:jc w:val="center"/>
              <w:rPr>
                <w:rFonts w:ascii="Times New Roman" w:hAnsi="Times New Roman" w:eastAsia="Times New Roman" w:cs="Times New Roman"/>
                <w:rPrChange w:author="KAUAN GUILHERME ALVES PINHEIRO SANTOS" w:date="2025-06-13T20:56:00Z" w16du:dateUtc="2025-06-13T23:56:00Z" w:id="2354">
                  <w:rPr>
                    <w:rFonts w:ascii="Aptos" w:hAnsi="Aptos" w:eastAsia="Aptos" w:cs="Aptos"/>
                  </w:rPr>
                </w:rPrChange>
              </w:rPr>
              <w:pPrChange w:author="KAUAN GUILHERME ALVES PINHEIRO SANTOS" w:date="2025-06-13T23:13:00Z" w:id="2355">
                <w:pPr/>
              </w:pPrChange>
            </w:pPr>
            <w:ins w:author="KAUAN GUILHERME ALVES PINHEIRO SANTOS" w:date="2025-06-13T23:13:00Z" w:id="2356">
              <w:r w:rsidRPr="0BC51242">
                <w:rPr>
                  <w:rFonts w:ascii="Times New Roman" w:hAnsi="Times New Roman" w:eastAsia="Times New Roman" w:cs="Times New Roman"/>
                  <w:rPrChange w:author="KAUAN GUILHERME ALVES PINHEIRO SANTOS" w:date="2025-06-13T20:56:00Z" w16du:dateUtc="2025-06-13T23:56:00Z" w:id="2357">
                    <w:rPr/>
                  </w:rPrChange>
                </w:rPr>
                <w:t>calcularPreco( )</w:t>
              </w:r>
            </w:ins>
          </w:p>
        </w:tc>
        <w:tc>
          <w:tcPr>
            <w:tcW w:w="4146" w:type="dxa"/>
            <w:vAlign w:val="center"/>
          </w:tcPr>
          <w:p w:rsidR="08AFF411" w:rsidRDefault="08AFF411" w14:paraId="2C39EEB8" w14:textId="5A45D402">
            <w:pPr>
              <w:jc w:val="center"/>
              <w:rPr>
                <w:rFonts w:ascii="Times New Roman" w:hAnsi="Times New Roman" w:eastAsia="Times New Roman" w:cs="Times New Roman"/>
                <w:rPrChange w:author="KAUAN GUILHERME ALVES PINHEIRO SANTOS" w:date="2025-06-13T20:56:00Z" w16du:dateUtc="2025-06-13T23:56:00Z" w:id="2358">
                  <w:rPr>
                    <w:rFonts w:ascii="Aptos" w:hAnsi="Aptos" w:eastAsia="Aptos" w:cs="Aptos"/>
                  </w:rPr>
                </w:rPrChange>
              </w:rPr>
              <w:pPrChange w:author="KAUAN GUILHERME ALVES PINHEIRO SANTOS" w:date="2025-06-13T23:13:00Z" w:id="2359">
                <w:pPr/>
              </w:pPrChange>
            </w:pPr>
            <w:ins w:author="KAUAN GUILHERME ALVES PINHEIRO SANTOS" w:date="2025-06-13T23:13:00Z" w:id="2360">
              <w:r w:rsidRPr="0BC51242">
                <w:rPr>
                  <w:rFonts w:ascii="Times New Roman" w:hAnsi="Times New Roman" w:eastAsia="Times New Roman" w:cs="Times New Roman"/>
                  <w:rPrChange w:author="KAUAN GUILHERME ALVES PINHEIRO SANTOS" w:date="2025-06-13T20:56:00Z" w16du:dateUtc="2025-06-13T23:56:00Z" w:id="2361">
                    <w:rPr>
                      <w:rFonts w:ascii="Aptos" w:hAnsi="Aptos" w:eastAsia="Aptos" w:cs="Aptos"/>
                    </w:rPr>
                  </w:rPrChange>
                </w:rPr>
                <w:t>Calcula o valor da passagem com base na classe, bagagem e voo.</w:t>
              </w:r>
            </w:ins>
          </w:p>
        </w:tc>
      </w:tr>
      <w:tr w:rsidR="0DB4FDCD" w:rsidTr="0DB4FDCD" w14:paraId="3026F8BE" w14:textId="77777777">
        <w:trPr>
          <w:trHeight w:val="300"/>
          <w:jc w:val="center"/>
          <w:ins w:author="KAUAN GUILHERME ALVES PINHEIRO SANTOS" w:date="2025-06-13T23:13:00Z" w:id="2362"/>
        </w:trPr>
        <w:tc>
          <w:tcPr>
            <w:tcW w:w="2593" w:type="dxa"/>
            <w:vAlign w:val="center"/>
          </w:tcPr>
          <w:p w:rsidR="08AFF411" w:rsidRDefault="08AFF411" w14:paraId="06CECBB9" w14:textId="5DDEA81D">
            <w:pPr>
              <w:jc w:val="center"/>
              <w:rPr>
                <w:rFonts w:ascii="Times New Roman" w:hAnsi="Times New Roman" w:eastAsia="Times New Roman" w:cs="Times New Roman"/>
              </w:rPr>
              <w:pPrChange w:author="KAUAN GUILHERME ALVES PINHEIRO SANTOS" w:date="2025-06-13T23:13:00Z" w:id="2363">
                <w:pPr/>
              </w:pPrChange>
            </w:pPr>
            <w:ins w:author="KAUAN GUILHERME ALVES PINHEIRO SANTOS" w:date="2025-06-13T23:13:00Z" w:id="2364">
              <w:r w:rsidRPr="0BC51242">
                <w:rPr>
                  <w:rFonts w:ascii="Times New Roman" w:hAnsi="Times New Roman" w:eastAsia="Times New Roman" w:cs="Times New Roman"/>
                  <w:rPrChange w:author="KAUAN GUILHERME ALVES PINHEIRO SANTOS" w:date="2025-06-13T20:56:00Z" w16du:dateUtc="2025-06-13T23:56:00Z" w:id="2365">
                    <w:rPr/>
                  </w:rPrChange>
                </w:rPr>
                <w:t>emitirPassa</w:t>
              </w:r>
            </w:ins>
            <w:ins w:author="KAUAN GUILHERME ALVES PINHEIRO SANTOS" w:date="2025-06-13T23:14:00Z" w:id="2366">
              <w:r w:rsidRPr="0BC51242">
                <w:rPr>
                  <w:rFonts w:ascii="Times New Roman" w:hAnsi="Times New Roman" w:eastAsia="Times New Roman" w:cs="Times New Roman"/>
                  <w:rPrChange w:author="KAUAN GUILHERME ALVES PINHEIRO SANTOS" w:date="2025-06-13T20:56:00Z" w16du:dateUtc="2025-06-13T23:56:00Z" w:id="2367">
                    <w:rPr/>
                  </w:rPrChange>
                </w:rPr>
                <w:t>gem( )</w:t>
              </w:r>
            </w:ins>
          </w:p>
        </w:tc>
        <w:tc>
          <w:tcPr>
            <w:tcW w:w="4146" w:type="dxa"/>
            <w:vAlign w:val="center"/>
          </w:tcPr>
          <w:p w:rsidR="08AFF411" w:rsidRDefault="08AFF411" w14:paraId="01F73954" w14:textId="773C2E79">
            <w:pPr>
              <w:jc w:val="center"/>
              <w:rPr>
                <w:rFonts w:ascii="Times New Roman" w:hAnsi="Times New Roman" w:eastAsia="Times New Roman" w:cs="Times New Roman"/>
                <w:rPrChange w:author="KAUAN GUILHERME ALVES PINHEIRO SANTOS" w:date="2025-06-13T20:56:00Z" w16du:dateUtc="2025-06-13T23:56:00Z" w:id="2368">
                  <w:rPr>
                    <w:rFonts w:ascii="Aptos" w:hAnsi="Aptos" w:eastAsia="Aptos" w:cs="Aptos"/>
                  </w:rPr>
                </w:rPrChange>
              </w:rPr>
              <w:pPrChange w:author="KAUAN GUILHERME ALVES PINHEIRO SANTOS" w:date="2025-06-13T23:14:00Z" w:id="2369">
                <w:pPr/>
              </w:pPrChange>
            </w:pPr>
            <w:ins w:author="KAUAN GUILHERME ALVES PINHEIRO SANTOS" w:date="2025-06-13T23:14:00Z" w:id="2370">
              <w:r w:rsidRPr="0BC51242">
                <w:rPr>
                  <w:rFonts w:ascii="Times New Roman" w:hAnsi="Times New Roman" w:eastAsia="Times New Roman" w:cs="Times New Roman"/>
                  <w:rPrChange w:author="KAUAN GUILHERME ALVES PINHEIRO SANTOS" w:date="2025-06-13T20:56:00Z" w16du:dateUtc="2025-06-13T23:56:00Z" w:id="2371">
                    <w:rPr>
                      <w:rFonts w:ascii="Aptos" w:hAnsi="Aptos" w:eastAsia="Aptos" w:cs="Aptos"/>
                    </w:rPr>
                  </w:rPrChange>
                </w:rPr>
                <w:t>Gera e disponibiliza a passagem para o passageiro, com todos os dados necessários.</w:t>
              </w:r>
            </w:ins>
          </w:p>
        </w:tc>
      </w:tr>
    </w:tbl>
    <w:p w:rsidR="639E252B" w:rsidP="0DB4FDCD" w:rsidRDefault="639E252B" w14:paraId="23FA0FE1" w14:textId="6DF9BB64">
      <w:pPr>
        <w:jc w:val="center"/>
        <w:rPr>
          <w:ins w:author="KAUAN GUILHERME ALVES PINHEIRO SANTOS" w:date="2025-06-13T21:23:00Z" w16du:dateUtc="2025-06-13T21:23:05Z" w:id="2372"/>
          <w:rFonts w:ascii="Times New Roman" w:hAnsi="Times New Roman" w:eastAsia="Times New Roman" w:cs="Times New Roman"/>
        </w:rPr>
      </w:pPr>
      <w:ins w:author="KAUAN GUILHERME ALVES PINHEIRO SANTOS" w:date="2025-06-13T23:13:00Z" w:id="2373">
        <w:r w:rsidRPr="0BC51242">
          <w:rPr>
            <w:rFonts w:ascii="Times New Roman" w:hAnsi="Times New Roman" w:eastAsia="Times New Roman" w:cs="Times New Roman"/>
            <w:rPrChange w:author="KAUAN GUILHERME ALVES PINHEIRO SANTOS" w:date="2025-06-13T20:56:00Z" w16du:dateUtc="2025-06-13T23:56:00Z" w:id="2374">
              <w:rPr/>
            </w:rPrChange>
          </w:rPr>
          <w:t>Fonte: Autoria pr</w:t>
        </w:r>
        <w:r w:rsidRPr="0BC51242">
          <w:rPr>
            <w:rFonts w:hint="eastAsia" w:ascii="Times New Roman" w:hAnsi="Times New Roman" w:eastAsia="Times New Roman" w:cs="Times New Roman"/>
            <w:rPrChange w:author="KAUAN GUILHERME ALVES PINHEIRO SANTOS" w:date="2025-06-13T20:56:00Z" w16du:dateUtc="2025-06-13T23:56:00Z" w:id="2375">
              <w:rPr>
                <w:rFonts w:hint="eastAsia"/>
              </w:rPr>
            </w:rPrChange>
          </w:rPr>
          <w:t>ó</w:t>
        </w:r>
        <w:r w:rsidRPr="0BC51242">
          <w:rPr>
            <w:rFonts w:ascii="Times New Roman" w:hAnsi="Times New Roman" w:eastAsia="Times New Roman" w:cs="Times New Roman"/>
            <w:rPrChange w:author="KAUAN GUILHERME ALVES PINHEIRO SANTOS" w:date="2025-06-13T20:56:00Z" w16du:dateUtc="2025-06-13T23:56:00Z" w:id="2376">
              <w:rPr/>
            </w:rPrChange>
          </w:rPr>
          <w:t>pria, 2025.</w:t>
        </w:r>
      </w:ins>
    </w:p>
    <w:p w:rsidR="00584D84" w:rsidP="0F56D97C" w:rsidRDefault="36328A92" w14:paraId="5FE2302F" w14:textId="2B887136">
      <w:pPr>
        <w:pStyle w:val="Title"/>
        <w:rPr>
          <w:ins w:author="KAUAN GUILHERME ALVES PINHEIRO SANTOS" w:date="2025-06-13T23:20:00Z" w16du:dateUtc="2025-06-13T23:20:09Z" w:id="1627323035"/>
          <w:rFonts w:ascii="Times New Roman" w:hAnsi="Times New Roman" w:eastAsia="Times New Roman" w:cs="Times New Roman"/>
          <w:b w:val="1"/>
          <w:bCs w:val="1"/>
          <w:rPrChange w:author="RAYLAN BRUNO SANTANA CARVALHO" w:date="2025-06-14T01:34:05.774Z" w:id="238440777">
            <w:rPr>
              <w:ins w:author="KAUAN GUILHERME ALVES PINHEIRO SANTOS" w:date="2025-06-13T23:20:00Z" w16du:dateUtc="2025-06-13T23:20:09Z" w:id="66634059"/>
              <w:rFonts w:ascii="Times New Roman" w:hAnsi="Times New Roman" w:eastAsia="Times New Roman" w:cs="Times New Roman"/>
            </w:rPr>
          </w:rPrChange>
        </w:rPr>
        <w:pPrChange w:author="KAUAN GUILHERME ALVES PINHEIRO SANTOS" w:date="2025-06-14T01:55:58.269Z">
          <w:pPr>
            <w:jc w:val="both"/>
          </w:pPr>
        </w:pPrChange>
      </w:pPr>
      <w:ins w:author="KAUAN GUILHERME ALVES PINHEIRO SANTOS" w:date="2025-06-13T21:23:00Z" w:id="1632751612">
        <w:r w:rsidR="36328A92">
          <w:t>4.5.</w:t>
        </w:r>
      </w:ins>
      <w:ins w:author="KAUAN GUILHERME ALVES PINHEIRO SANTOS" w:date="2025-06-13T22:32:00Z" w:id="2049756125">
        <w:r w:rsidR="2F2078C9">
          <w:t>9</w:t>
        </w:r>
      </w:ins>
      <w:ins w:author="KAUAN GUILHERME ALVES PINHEIRO SANTOS" w:date="2025-06-13T21:23:00Z" w:id="1539912302">
        <w:r w:rsidR="36328A92">
          <w:t xml:space="preserve"> PASSAGEIRO</w:t>
        </w:r>
      </w:ins>
    </w:p>
    <w:p w:rsidR="68B21030" w:rsidP="0DB4FDCD" w:rsidRDefault="68B21030" w14:paraId="6A58D0DC" w14:textId="29983666">
      <w:pPr>
        <w:jc w:val="both"/>
        <w:rPr>
          <w:ins w:author="KAUAN GUILHERME ALVES PINHEIRO SANTOS" w:date="2025-06-13T23:21:00Z" w16du:dateUtc="2025-06-13T23:21:03Z" w:id="2384"/>
          <w:rFonts w:ascii="Times New Roman" w:hAnsi="Times New Roman" w:eastAsia="Times New Roman" w:cs="Times New Roman"/>
          <w:rPrChange w:author="KAUAN GUILHERME ALVES PINHEIRO SANTOS" w:date="2025-06-13T20:56:00Z" w16du:dateUtc="2025-06-13T23:56:00Z" w:id="2385">
            <w:rPr>
              <w:ins w:author="KAUAN GUILHERME ALVES PINHEIRO SANTOS" w:date="2025-06-13T23:21:00Z" w16du:dateUtc="2025-06-13T23:21:03Z" w:id="2386"/>
              <w:rFonts w:ascii="Aptos" w:hAnsi="Aptos" w:eastAsia="Aptos" w:cs="Aptos"/>
            </w:rPr>
          </w:rPrChange>
        </w:rPr>
      </w:pPr>
      <w:ins w:author="KAUAN GUILHERME ALVES PINHEIRO SANTOS" w:date="2025-06-13T23:20:00Z" w:id="2387">
        <w:r>
          <w:tab/>
        </w:r>
        <w:r w:rsidRPr="0BC51242">
          <w:rPr>
            <w:rFonts w:ascii="Times New Roman" w:hAnsi="Times New Roman" w:eastAsia="Times New Roman" w:cs="Times New Roman"/>
            <w:rPrChange w:author="KAUAN GUILHERME ALVES PINHEIRO SANTOS" w:date="2025-06-13T20:56:00Z" w16du:dateUtc="2025-06-13T23:56:00Z" w:id="2388">
              <w:rPr/>
            </w:rPrChange>
          </w:rPr>
          <w:t xml:space="preserve">A classe </w:t>
        </w:r>
        <w:r w:rsidRPr="0BC51242">
          <w:rPr>
            <w:rFonts w:hint="eastAsia" w:ascii="Times New Roman" w:hAnsi="Times New Roman" w:eastAsia="Times New Roman" w:cs="Times New Roman"/>
            <w:rPrChange w:author="KAUAN GUILHERME ALVES PINHEIRO SANTOS" w:date="2025-06-13T20:56:00Z" w16du:dateUtc="2025-06-13T23:56:00Z" w:id="2389">
              <w:rPr>
                <w:rFonts w:hint="eastAsia"/>
              </w:rPr>
            </w:rPrChange>
          </w:rPr>
          <w:t>“</w:t>
        </w:r>
        <w:r w:rsidRPr="0BC51242">
          <w:rPr>
            <w:rFonts w:ascii="Times New Roman" w:hAnsi="Times New Roman" w:eastAsia="Times New Roman" w:cs="Times New Roman"/>
            <w:rPrChange w:author="KAUAN GUILHERME ALVES PINHEIRO SANTOS" w:date="2025-06-13T20:56:00Z" w16du:dateUtc="2025-06-13T23:56:00Z" w:id="2390">
              <w:rPr/>
            </w:rPrChange>
          </w:rPr>
          <w:t>Passageiro</w:t>
        </w:r>
        <w:r w:rsidRPr="0BC51242">
          <w:rPr>
            <w:rFonts w:hint="eastAsia" w:ascii="Times New Roman" w:hAnsi="Times New Roman" w:eastAsia="Times New Roman" w:cs="Times New Roman"/>
            <w:rPrChange w:author="KAUAN GUILHERME ALVES PINHEIRO SANTOS" w:date="2025-06-13T20:56:00Z" w16du:dateUtc="2025-06-13T23:56:00Z" w:id="2391">
              <w:rPr>
                <w:rFonts w:hint="eastAsia"/>
              </w:rPr>
            </w:rPrChange>
          </w:rPr>
          <w:t>”</w:t>
        </w:r>
        <w:r w:rsidRPr="0BC51242">
          <w:rPr>
            <w:rFonts w:ascii="Times New Roman" w:hAnsi="Times New Roman" w:eastAsia="Times New Roman" w:cs="Times New Roman"/>
            <w:rPrChange w:author="KAUAN GUILHERME ALVES PINHEIRO SANTOS" w:date="2025-06-13T20:56:00Z" w16du:dateUtc="2025-06-13T23:56:00Z" w:id="2392">
              <w:rPr/>
            </w:rPrChange>
          </w:rPr>
          <w:t xml:space="preserve"> </w:t>
        </w:r>
        <w:r w:rsidRPr="0BC51242">
          <w:rPr>
            <w:rFonts w:ascii="Times New Roman" w:hAnsi="Times New Roman" w:eastAsia="Times New Roman" w:cs="Times New Roman"/>
            <w:rPrChange w:author="KAUAN GUILHERME ALVES PINHEIRO SANTOS" w:date="2025-06-13T20:56:00Z" w16du:dateUtc="2025-06-13T23:56:00Z" w:id="2393">
              <w:rPr>
                <w:rFonts w:ascii="Aptos" w:hAnsi="Aptos" w:eastAsia="Aptos" w:cs="Aptos"/>
              </w:rPr>
            </w:rPrChange>
          </w:rPr>
          <w:t>representa a pessoa que irá utilizar uma determinada passagem aérea adquirida por meio do sistema. Essa classe armazena os dados pessoais e documentais do indivíduo, necessários para a emissão da passagem.</w:t>
        </w:r>
      </w:ins>
    </w:p>
    <w:p w:rsidR="68B21030" w:rsidP="0DB4FDCD" w:rsidRDefault="68B21030" w14:paraId="473A46DB" w14:textId="285A92DA">
      <w:pPr>
        <w:jc w:val="center"/>
        <w:rPr>
          <w:ins w:author="KAUAN GUILHERME ALVES PINHEIRO SANTOS" w:date="2025-06-13T23:21:00Z" w16du:dateUtc="2025-06-13T23:21:30Z" w:id="157839840"/>
          <w:rFonts w:ascii="Times New Roman" w:hAnsi="Times New Roman" w:eastAsia="Times New Roman" w:cs="Times New Roman"/>
        </w:rPr>
      </w:pPr>
      <w:ins w:author="KAUAN GUILHERME ALVES PINHEIRO SANTOS" w:date="2025-06-13T23:21:00Z" w:id="1934738114">
        <w:r w:rsidRPr="0F56D97C" w:rsidR="68B21030">
          <w:rPr>
            <w:rFonts w:ascii="Times New Roman" w:hAnsi="Times New Roman" w:eastAsia="Times New Roman" w:cs="Times New Roman"/>
            <w:rPrChange w:author="KAUAN GUILHERME ALVES PINHEIRO SANTOS" w:date="2025-06-13T20:56:00Z" w:id="1648188766"/>
          </w:rPr>
          <w:t xml:space="preserve">Tabela </w:t>
        </w:r>
      </w:ins>
      <w:ins w:author="RAYLAN BRUNO SANTANA CARVALHO" w:date="2025-06-14T01:56:57.344Z" w:id="1772511907">
        <w:r w:rsidRPr="0F56D97C" w:rsidR="2F89D20A">
          <w:rPr>
            <w:rFonts w:ascii="Times New Roman" w:hAnsi="Times New Roman" w:eastAsia="Times New Roman" w:cs="Times New Roman"/>
          </w:rPr>
          <w:t>18</w:t>
        </w:r>
      </w:ins>
      <w:ins w:author="KAUAN GUILHERME ALVES PINHEIRO SANTOS" w:date="2025-06-13T23:21:00Z" w:id="1184401455">
        <w:del w:author="RAYLAN BRUNO SANTANA CARVALHO" w:date="2025-06-14T01:56:56.688Z" w:id="1672703215">
          <w:r w:rsidRPr="0F56D97C" w:rsidDel="68B21030">
            <w:rPr>
              <w:rFonts w:ascii="Times New Roman" w:hAnsi="Times New Roman" w:eastAsia="Times New Roman" w:cs="Times New Roman"/>
              <w:rPrChange w:author="KAUAN GUILHERME ALVES PINHEIRO SANTOS" w:date="2025-06-13T20:56:00Z" w:id="1839575109"/>
            </w:rPr>
            <w:delText>X</w:delText>
          </w:r>
        </w:del>
        <w:r w:rsidRPr="0F56D97C" w:rsidR="68B21030">
          <w:rPr>
            <w:rFonts w:ascii="Times New Roman" w:hAnsi="Times New Roman" w:eastAsia="Times New Roman" w:cs="Times New Roman"/>
            <w:rPrChange w:author="KAUAN GUILHERME ALVES PINHEIRO SANTOS" w:date="2025-06-13T20:56:00Z" w:id="1832365035"/>
          </w:rPr>
          <w:t xml:space="preserve"> </w:t>
        </w:r>
        <w:r w:rsidRPr="0F56D97C" w:rsidR="68B21030">
          <w:rPr>
            <w:rFonts w:ascii="Times New Roman" w:hAnsi="Times New Roman" w:eastAsia="Times New Roman" w:cs="Times New Roman"/>
            <w:rPrChange w:author="KAUAN GUILHERME ALVES PINHEIRO SANTOS" w:date="2025-06-13T20:56:00Z" w:id="580021918"/>
          </w:rPr>
          <w:t>–</w:t>
        </w:r>
        <w:r w:rsidRPr="0F56D97C" w:rsidR="68B21030">
          <w:rPr>
            <w:rFonts w:ascii="Times New Roman" w:hAnsi="Times New Roman" w:eastAsia="Times New Roman" w:cs="Times New Roman"/>
            <w:rPrChange w:author="KAUAN GUILHERME ALVES PINHEIRO SANTOS" w:date="2025-06-13T20:56:00Z" w:id="1583118870"/>
          </w:rPr>
          <w:t xml:space="preserve"> Atributos do Passageiro</w:t>
        </w:r>
      </w:ins>
    </w:p>
    <w:tbl>
      <w:tblPr>
        <w:tblStyle w:val="TableGrid"/>
        <w:tblW w:w="0" w:type="auto"/>
        <w:jc w:val="center"/>
        <w:tblLayout w:type="fixed"/>
        <w:tblLook w:val="06A0" w:firstRow="1" w:lastRow="0" w:firstColumn="1" w:lastColumn="0" w:noHBand="1" w:noVBand="1"/>
      </w:tblPr>
      <w:tblGrid>
        <w:gridCol w:w="2593"/>
        <w:gridCol w:w="4146"/>
      </w:tblGrid>
      <w:tr w:rsidR="0DB4FDCD" w:rsidTr="0DB4FDCD" w14:paraId="6ABC1BCC" w14:textId="77777777">
        <w:trPr>
          <w:trHeight w:val="300"/>
          <w:jc w:val="center"/>
          <w:ins w:author="KAUAN GUILHERME ALVES PINHEIRO SANTOS" w:date="2025-06-13T23:21:00Z" w:id="2399"/>
        </w:trPr>
        <w:tc>
          <w:tcPr>
            <w:tcW w:w="2593" w:type="dxa"/>
            <w:vAlign w:val="center"/>
          </w:tcPr>
          <w:p w:rsidR="0DB4FDCD" w:rsidP="0DB4FDCD" w:rsidRDefault="0DB4FDCD" w14:paraId="1D5B86F0" w14:textId="43A6C7C6">
            <w:pPr>
              <w:jc w:val="center"/>
              <w:rPr>
                <w:rFonts w:ascii="Times New Roman" w:hAnsi="Times New Roman" w:eastAsia="Times New Roman" w:cs="Times New Roman"/>
                <w:rPrChange w:author="KAUAN GUILHERME ALVES PINHEIRO SANTOS" w:date="2025-06-13T20:56:00Z" w16du:dateUtc="2025-06-13T23:56:00Z" w:id="2400">
                  <w:rPr>
                    <w:rFonts w:ascii="Aptos" w:hAnsi="Aptos" w:eastAsia="Aptos" w:cs="Aptos"/>
                  </w:rPr>
                </w:rPrChange>
              </w:rPr>
            </w:pPr>
            <w:ins w:author="KAUAN GUILHERME ALVES PINHEIRO SANTOS" w:date="2025-06-13T23:21:00Z" w:id="2401">
              <w:r w:rsidRPr="0BC51242">
                <w:rPr>
                  <w:rFonts w:ascii="Times New Roman" w:hAnsi="Times New Roman" w:eastAsia="Times New Roman" w:cs="Times New Roman"/>
                  <w:b/>
                  <w:rPrChange w:author="KAUAN GUILHERME ALVES PINHEIRO SANTOS" w:date="2025-06-13T20:56:00Z" w16du:dateUtc="2025-06-13T23:56:00Z" w:id="2402">
                    <w:rPr>
                      <w:b/>
                      <w:bCs/>
                    </w:rPr>
                  </w:rPrChange>
                </w:rPr>
                <w:t>Atributo</w:t>
              </w:r>
            </w:ins>
          </w:p>
        </w:tc>
        <w:tc>
          <w:tcPr>
            <w:tcW w:w="4146" w:type="dxa"/>
            <w:vAlign w:val="center"/>
          </w:tcPr>
          <w:p w:rsidR="0DB4FDCD" w:rsidP="0DB4FDCD" w:rsidRDefault="0DB4FDCD" w14:paraId="29443576" w14:textId="6C3F58E9">
            <w:pPr>
              <w:jc w:val="center"/>
              <w:rPr>
                <w:rFonts w:ascii="Times New Roman" w:hAnsi="Times New Roman" w:eastAsia="Times New Roman" w:cs="Times New Roman"/>
                <w:b/>
                <w:rPrChange w:author="KAUAN GUILHERME ALVES PINHEIRO SANTOS" w:date="2025-06-13T20:56:00Z" w16du:dateUtc="2025-06-13T23:56:00Z" w:id="2403">
                  <w:rPr>
                    <w:b/>
                    <w:bCs/>
                  </w:rPr>
                </w:rPrChange>
              </w:rPr>
            </w:pPr>
            <w:ins w:author="KAUAN GUILHERME ALVES PINHEIRO SANTOS" w:date="2025-06-13T23:21:00Z" w:id="2404">
              <w:r w:rsidRPr="0BC51242">
                <w:rPr>
                  <w:rFonts w:ascii="Times New Roman" w:hAnsi="Times New Roman" w:eastAsia="Times New Roman" w:cs="Times New Roman"/>
                  <w:b/>
                  <w:rPrChange w:author="KAUAN GUILHERME ALVES PINHEIRO SANTOS" w:date="2025-06-13T20:56:00Z" w16du:dateUtc="2025-06-13T23:56:00Z" w:id="2405">
                    <w:rPr>
                      <w:b/>
                      <w:bCs/>
                    </w:rPr>
                  </w:rPrChange>
                </w:rPr>
                <w:t>Significado</w:t>
              </w:r>
            </w:ins>
          </w:p>
        </w:tc>
      </w:tr>
      <w:tr w:rsidR="0DB4FDCD" w:rsidTr="0DB4FDCD" w14:paraId="1E49ADBC" w14:textId="77777777">
        <w:trPr>
          <w:trHeight w:val="300"/>
          <w:jc w:val="center"/>
          <w:ins w:author="KAUAN GUILHERME ALVES PINHEIRO SANTOS" w:date="2025-06-13T23:21:00Z" w:id="2406"/>
        </w:trPr>
        <w:tc>
          <w:tcPr>
            <w:tcW w:w="2593" w:type="dxa"/>
            <w:vAlign w:val="center"/>
          </w:tcPr>
          <w:p w:rsidR="68B21030" w:rsidP="0DB4FDCD" w:rsidRDefault="68B21030" w14:paraId="2B877B69" w14:textId="3B2EBD34">
            <w:pPr>
              <w:jc w:val="center"/>
              <w:rPr>
                <w:rFonts w:ascii="Times New Roman" w:hAnsi="Times New Roman" w:eastAsia="Times New Roman" w:cs="Times New Roman"/>
                <w:rPrChange w:author="KAUAN GUILHERME ALVES PINHEIRO SANTOS" w:date="2025-06-13T20:56:00Z" w16du:dateUtc="2025-06-13T23:56:00Z" w:id="2407">
                  <w:rPr/>
                </w:rPrChange>
              </w:rPr>
            </w:pPr>
            <w:ins w:author="KAUAN GUILHERME ALVES PINHEIRO SANTOS" w:date="2025-06-13T23:21:00Z" w:id="2408">
              <w:r w:rsidRPr="0BC51242">
                <w:rPr>
                  <w:rFonts w:ascii="Times New Roman" w:hAnsi="Times New Roman" w:eastAsia="Times New Roman" w:cs="Times New Roman"/>
                  <w:rPrChange w:author="KAUAN GUILHERME ALVES PINHEIRO SANTOS" w:date="2025-06-13T20:56:00Z" w16du:dateUtc="2025-06-13T23:56:00Z" w:id="2409">
                    <w:rPr/>
                  </w:rPrChange>
                </w:rPr>
                <w:t>nomeCompleto</w:t>
              </w:r>
            </w:ins>
          </w:p>
        </w:tc>
        <w:tc>
          <w:tcPr>
            <w:tcW w:w="4146" w:type="dxa"/>
            <w:vAlign w:val="center"/>
          </w:tcPr>
          <w:p w:rsidR="68B21030" w:rsidRDefault="68B21030" w14:paraId="1207884E" w14:textId="6F0DE8C8">
            <w:pPr>
              <w:jc w:val="center"/>
              <w:rPr>
                <w:rFonts w:ascii="Times New Roman" w:hAnsi="Times New Roman" w:eastAsia="Times New Roman" w:cs="Times New Roman"/>
                <w:rPrChange w:author="KAUAN GUILHERME ALVES PINHEIRO SANTOS" w:date="2025-06-13T20:56:00Z" w16du:dateUtc="2025-06-13T23:56:00Z" w:id="2410">
                  <w:rPr>
                    <w:rFonts w:ascii="Aptos" w:hAnsi="Aptos" w:eastAsia="Aptos" w:cs="Aptos"/>
                  </w:rPr>
                </w:rPrChange>
              </w:rPr>
              <w:pPrChange w:author="KAUAN GUILHERME ALVES PINHEIRO SANTOS" w:date="2025-06-13T23:22:00Z" w:id="2411">
                <w:pPr/>
              </w:pPrChange>
            </w:pPr>
            <w:ins w:author="KAUAN GUILHERME ALVES PINHEIRO SANTOS" w:date="2025-06-13T23:22:00Z" w:id="2412">
              <w:r w:rsidRPr="0BC51242">
                <w:rPr>
                  <w:rFonts w:ascii="Times New Roman" w:hAnsi="Times New Roman" w:eastAsia="Times New Roman" w:cs="Times New Roman"/>
                  <w:rPrChange w:author="KAUAN GUILHERME ALVES PINHEIRO SANTOS" w:date="2025-06-13T20:56:00Z" w16du:dateUtc="2025-06-13T23:56:00Z" w:id="2413">
                    <w:rPr>
                      <w:rFonts w:ascii="Aptos" w:hAnsi="Aptos" w:eastAsia="Aptos" w:cs="Aptos"/>
                    </w:rPr>
                  </w:rPrChange>
                </w:rPr>
                <w:t>Nome completo do passageiro.</w:t>
              </w:r>
            </w:ins>
          </w:p>
        </w:tc>
      </w:tr>
      <w:tr w:rsidR="0DB4FDCD" w:rsidTr="0DB4FDCD" w14:paraId="395016A3" w14:textId="77777777">
        <w:trPr>
          <w:trHeight w:val="300"/>
          <w:jc w:val="center"/>
          <w:ins w:author="KAUAN GUILHERME ALVES PINHEIRO SANTOS" w:date="2025-06-13T23:21:00Z" w:id="2414"/>
        </w:trPr>
        <w:tc>
          <w:tcPr>
            <w:tcW w:w="2593" w:type="dxa"/>
            <w:vAlign w:val="center"/>
          </w:tcPr>
          <w:p w:rsidR="68B21030" w:rsidP="0DB4FDCD" w:rsidRDefault="68B21030" w14:paraId="0DD49B5C" w14:textId="77EEF78E">
            <w:pPr>
              <w:jc w:val="center"/>
              <w:rPr>
                <w:rFonts w:ascii="Times New Roman" w:hAnsi="Times New Roman" w:eastAsia="Times New Roman" w:cs="Times New Roman"/>
                <w:rPrChange w:author="KAUAN GUILHERME ALVES PINHEIRO SANTOS" w:date="2025-06-13T20:56:00Z" w16du:dateUtc="2025-06-13T23:56:00Z" w:id="2415">
                  <w:rPr/>
                </w:rPrChange>
              </w:rPr>
            </w:pPr>
            <w:ins w:author="KAUAN GUILHERME ALVES PINHEIRO SANTOS" w:date="2025-06-13T23:22:00Z" w:id="2416">
              <w:r w:rsidRPr="0BC51242">
                <w:rPr>
                  <w:rFonts w:ascii="Times New Roman" w:hAnsi="Times New Roman" w:eastAsia="Times New Roman" w:cs="Times New Roman"/>
                  <w:rPrChange w:author="KAUAN GUILHERME ALVES PINHEIRO SANTOS" w:date="2025-06-13T20:56:00Z" w16du:dateUtc="2025-06-13T23:56:00Z" w:id="2417">
                    <w:rPr/>
                  </w:rPrChange>
                </w:rPr>
                <w:t>dataNascimento</w:t>
              </w:r>
            </w:ins>
          </w:p>
        </w:tc>
        <w:tc>
          <w:tcPr>
            <w:tcW w:w="4146" w:type="dxa"/>
            <w:vAlign w:val="center"/>
          </w:tcPr>
          <w:p w:rsidR="68B21030" w:rsidRDefault="68B21030" w14:paraId="677E386A" w14:textId="2A3AA450">
            <w:pPr>
              <w:jc w:val="center"/>
              <w:rPr>
                <w:rFonts w:ascii="Times New Roman" w:hAnsi="Times New Roman" w:eastAsia="Times New Roman" w:cs="Times New Roman"/>
                <w:rPrChange w:author="KAUAN GUILHERME ALVES PINHEIRO SANTOS" w:date="2025-06-13T20:56:00Z" w16du:dateUtc="2025-06-13T23:56:00Z" w:id="2418">
                  <w:rPr>
                    <w:rFonts w:ascii="Aptos" w:hAnsi="Aptos" w:eastAsia="Aptos" w:cs="Aptos"/>
                  </w:rPr>
                </w:rPrChange>
              </w:rPr>
              <w:pPrChange w:author="KAUAN GUILHERME ALVES PINHEIRO SANTOS" w:date="2025-06-13T23:22:00Z" w:id="2419">
                <w:pPr/>
              </w:pPrChange>
            </w:pPr>
            <w:ins w:author="KAUAN GUILHERME ALVES PINHEIRO SANTOS" w:date="2025-06-13T23:22:00Z" w:id="2420">
              <w:r w:rsidRPr="0BC51242">
                <w:rPr>
                  <w:rFonts w:ascii="Times New Roman" w:hAnsi="Times New Roman" w:eastAsia="Times New Roman" w:cs="Times New Roman"/>
                  <w:rPrChange w:author="KAUAN GUILHERME ALVES PINHEIRO SANTOS" w:date="2025-06-13T20:56:00Z" w16du:dateUtc="2025-06-13T23:56:00Z" w:id="2421">
                    <w:rPr>
                      <w:rFonts w:ascii="Aptos" w:hAnsi="Aptos" w:eastAsia="Aptos" w:cs="Aptos"/>
                    </w:rPr>
                  </w:rPrChange>
                </w:rPr>
                <w:t>Data de nascimento do passageiro.</w:t>
              </w:r>
            </w:ins>
          </w:p>
        </w:tc>
      </w:tr>
      <w:tr w:rsidR="0DB4FDCD" w:rsidTr="0DB4FDCD" w14:paraId="3E458288" w14:textId="77777777">
        <w:trPr>
          <w:trHeight w:val="300"/>
          <w:jc w:val="center"/>
          <w:ins w:author="KAUAN GUILHERME ALVES PINHEIRO SANTOS" w:date="2025-06-13T23:21:00Z" w:id="2422"/>
        </w:trPr>
        <w:tc>
          <w:tcPr>
            <w:tcW w:w="2593" w:type="dxa"/>
            <w:vAlign w:val="center"/>
          </w:tcPr>
          <w:p w:rsidR="68B21030" w:rsidP="0DB4FDCD" w:rsidRDefault="68B21030" w14:paraId="05D45520" w14:textId="2037149C">
            <w:pPr>
              <w:jc w:val="center"/>
              <w:rPr>
                <w:rFonts w:ascii="Times New Roman" w:hAnsi="Times New Roman" w:eastAsia="Times New Roman" w:cs="Times New Roman"/>
                <w:rPrChange w:author="KAUAN GUILHERME ALVES PINHEIRO SANTOS" w:date="2025-06-13T20:56:00Z" w16du:dateUtc="2025-06-13T23:56:00Z" w:id="2423">
                  <w:rPr/>
                </w:rPrChange>
              </w:rPr>
            </w:pPr>
            <w:ins w:author="KAUAN GUILHERME ALVES PINHEIRO SANTOS" w:date="2025-06-13T23:22:00Z" w:id="2424">
              <w:r w:rsidRPr="0BC51242">
                <w:rPr>
                  <w:rFonts w:ascii="Times New Roman" w:hAnsi="Times New Roman" w:eastAsia="Times New Roman" w:cs="Times New Roman"/>
                  <w:rPrChange w:author="KAUAN GUILHERME ALVES PINHEIRO SANTOS" w:date="2025-06-13T20:56:00Z" w16du:dateUtc="2025-06-13T23:56:00Z" w:id="2425">
                    <w:rPr/>
                  </w:rPrChange>
                </w:rPr>
                <w:t>documento</w:t>
              </w:r>
            </w:ins>
          </w:p>
        </w:tc>
        <w:tc>
          <w:tcPr>
            <w:tcW w:w="4146" w:type="dxa"/>
            <w:vAlign w:val="center"/>
          </w:tcPr>
          <w:p w:rsidR="68B21030" w:rsidRDefault="68B21030" w14:paraId="19C9CC00" w14:textId="73AC40FF">
            <w:pPr>
              <w:jc w:val="center"/>
              <w:rPr>
                <w:rFonts w:ascii="Times New Roman" w:hAnsi="Times New Roman" w:eastAsia="Times New Roman" w:cs="Times New Roman"/>
                <w:rPrChange w:author="KAUAN GUILHERME ALVES PINHEIRO SANTOS" w:date="2025-06-13T20:56:00Z" w16du:dateUtc="2025-06-13T23:56:00Z" w:id="2426">
                  <w:rPr>
                    <w:rFonts w:ascii="Aptos" w:hAnsi="Aptos" w:eastAsia="Aptos" w:cs="Aptos"/>
                  </w:rPr>
                </w:rPrChange>
              </w:rPr>
              <w:pPrChange w:author="KAUAN GUILHERME ALVES PINHEIRO SANTOS" w:date="2025-06-13T23:22:00Z" w:id="2427">
                <w:pPr/>
              </w:pPrChange>
            </w:pPr>
            <w:ins w:author="KAUAN GUILHERME ALVES PINHEIRO SANTOS" w:date="2025-06-13T23:22:00Z" w:id="2428">
              <w:r w:rsidRPr="0BC51242">
                <w:rPr>
                  <w:rFonts w:ascii="Times New Roman" w:hAnsi="Times New Roman" w:eastAsia="Times New Roman" w:cs="Times New Roman"/>
                  <w:rPrChange w:author="KAUAN GUILHERME ALVES PINHEIRO SANTOS" w:date="2025-06-13T20:56:00Z" w16du:dateUtc="2025-06-13T23:56:00Z" w:id="2429">
                    <w:rPr>
                      <w:rFonts w:ascii="Aptos" w:hAnsi="Aptos" w:eastAsia="Aptos" w:cs="Aptos"/>
                    </w:rPr>
                  </w:rPrChange>
                </w:rPr>
                <w:t>Documento de identificação (RG, passaporte, etc.).</w:t>
              </w:r>
            </w:ins>
          </w:p>
        </w:tc>
      </w:tr>
      <w:tr w:rsidR="0DB4FDCD" w:rsidTr="0DB4FDCD" w14:paraId="0938DBD4" w14:textId="77777777">
        <w:trPr>
          <w:trHeight w:val="300"/>
          <w:jc w:val="center"/>
          <w:ins w:author="KAUAN GUILHERME ALVES PINHEIRO SANTOS" w:date="2025-06-13T23:21:00Z" w:id="2430"/>
        </w:trPr>
        <w:tc>
          <w:tcPr>
            <w:tcW w:w="2593" w:type="dxa"/>
            <w:vAlign w:val="center"/>
          </w:tcPr>
          <w:p w:rsidR="68B21030" w:rsidP="0DB4FDCD" w:rsidRDefault="68B21030" w14:paraId="41D00473" w14:textId="0D9AEF0A">
            <w:pPr>
              <w:jc w:val="center"/>
              <w:rPr>
                <w:rFonts w:ascii="Times New Roman" w:hAnsi="Times New Roman" w:eastAsia="Times New Roman" w:cs="Times New Roman"/>
                <w:rPrChange w:author="KAUAN GUILHERME ALVES PINHEIRO SANTOS" w:date="2025-06-13T20:56:00Z" w16du:dateUtc="2025-06-13T23:56:00Z" w:id="2431">
                  <w:rPr/>
                </w:rPrChange>
              </w:rPr>
            </w:pPr>
            <w:ins w:author="KAUAN GUILHERME ALVES PINHEIRO SANTOS" w:date="2025-06-13T23:22:00Z" w:id="2432">
              <w:r w:rsidRPr="0BC51242">
                <w:rPr>
                  <w:rFonts w:ascii="Times New Roman" w:hAnsi="Times New Roman" w:eastAsia="Times New Roman" w:cs="Times New Roman"/>
                  <w:rPrChange w:author="KAUAN GUILHERME ALVES PINHEIRO SANTOS" w:date="2025-06-13T20:56:00Z" w16du:dateUtc="2025-06-13T23:56:00Z" w:id="2433">
                    <w:rPr/>
                  </w:rPrChange>
                </w:rPr>
                <w:t>tipoDocumento</w:t>
              </w:r>
            </w:ins>
          </w:p>
        </w:tc>
        <w:tc>
          <w:tcPr>
            <w:tcW w:w="4146" w:type="dxa"/>
            <w:vAlign w:val="center"/>
          </w:tcPr>
          <w:p w:rsidR="68B21030" w:rsidRDefault="68B21030" w14:paraId="7DA066D5" w14:textId="0212250C">
            <w:pPr>
              <w:jc w:val="center"/>
              <w:rPr>
                <w:rFonts w:ascii="Times New Roman" w:hAnsi="Times New Roman" w:eastAsia="Times New Roman" w:cs="Times New Roman"/>
                <w:rPrChange w:author="KAUAN GUILHERME ALVES PINHEIRO SANTOS" w:date="2025-06-13T20:56:00Z" w16du:dateUtc="2025-06-13T23:56:00Z" w:id="2434">
                  <w:rPr>
                    <w:rFonts w:ascii="Aptos" w:hAnsi="Aptos" w:eastAsia="Aptos" w:cs="Aptos"/>
                  </w:rPr>
                </w:rPrChange>
              </w:rPr>
              <w:pPrChange w:author="KAUAN GUILHERME ALVES PINHEIRO SANTOS" w:date="2025-06-13T23:22:00Z" w:id="2435">
                <w:pPr/>
              </w:pPrChange>
            </w:pPr>
            <w:ins w:author="KAUAN GUILHERME ALVES PINHEIRO SANTOS" w:date="2025-06-13T23:22:00Z" w:id="2436">
              <w:r w:rsidRPr="0BC51242">
                <w:rPr>
                  <w:rFonts w:ascii="Times New Roman" w:hAnsi="Times New Roman" w:eastAsia="Times New Roman" w:cs="Times New Roman"/>
                  <w:rPrChange w:author="KAUAN GUILHERME ALVES PINHEIRO SANTOS" w:date="2025-06-13T20:56:00Z" w16du:dateUtc="2025-06-13T23:56:00Z" w:id="2437">
                    <w:rPr>
                      <w:rFonts w:ascii="Aptos" w:hAnsi="Aptos" w:eastAsia="Aptos" w:cs="Aptos"/>
                    </w:rPr>
                  </w:rPrChange>
                </w:rPr>
                <w:t>Tipo do documento informado (RG, CPF, Passaporte, etc.).</w:t>
              </w:r>
            </w:ins>
          </w:p>
        </w:tc>
      </w:tr>
      <w:tr w:rsidR="0DB4FDCD" w:rsidTr="0DB4FDCD" w14:paraId="1411B85E" w14:textId="77777777">
        <w:trPr>
          <w:trHeight w:val="300"/>
          <w:jc w:val="center"/>
          <w:ins w:author="KAUAN GUILHERME ALVES PINHEIRO SANTOS" w:date="2025-06-13T23:21:00Z" w:id="2438"/>
        </w:trPr>
        <w:tc>
          <w:tcPr>
            <w:tcW w:w="2593" w:type="dxa"/>
            <w:vAlign w:val="center"/>
          </w:tcPr>
          <w:p w:rsidR="68B21030" w:rsidP="0DB4FDCD" w:rsidRDefault="68B21030" w14:paraId="19803195" w14:textId="6D3DD536">
            <w:pPr>
              <w:jc w:val="center"/>
              <w:rPr>
                <w:rFonts w:ascii="Times New Roman" w:hAnsi="Times New Roman" w:eastAsia="Times New Roman" w:cs="Times New Roman"/>
                <w:rPrChange w:author="KAUAN GUILHERME ALVES PINHEIRO SANTOS" w:date="2025-06-13T20:56:00Z" w16du:dateUtc="2025-06-13T23:56:00Z" w:id="2439">
                  <w:rPr/>
                </w:rPrChange>
              </w:rPr>
            </w:pPr>
            <w:ins w:author="KAUAN GUILHERME ALVES PINHEIRO SANTOS" w:date="2025-06-13T23:22:00Z" w:id="2440">
              <w:r w:rsidRPr="0BC51242">
                <w:rPr>
                  <w:rFonts w:ascii="Times New Roman" w:hAnsi="Times New Roman" w:eastAsia="Times New Roman" w:cs="Times New Roman"/>
                  <w:rPrChange w:author="KAUAN GUILHERME ALVES PINHEIRO SANTOS" w:date="2025-06-13T20:56:00Z" w16du:dateUtc="2025-06-13T23:56:00Z" w:id="2441">
                    <w:rPr/>
                  </w:rPrChange>
                </w:rPr>
                <w:t>nacionalidade</w:t>
              </w:r>
            </w:ins>
          </w:p>
        </w:tc>
        <w:tc>
          <w:tcPr>
            <w:tcW w:w="4146" w:type="dxa"/>
            <w:vAlign w:val="center"/>
          </w:tcPr>
          <w:p w:rsidR="68B21030" w:rsidRDefault="68B21030" w14:paraId="0582A298" w14:textId="3AFF93FD">
            <w:pPr>
              <w:jc w:val="center"/>
              <w:rPr>
                <w:rFonts w:ascii="Times New Roman" w:hAnsi="Times New Roman" w:eastAsia="Times New Roman" w:cs="Times New Roman"/>
                <w:rPrChange w:author="KAUAN GUILHERME ALVES PINHEIRO SANTOS" w:date="2025-06-13T20:56:00Z" w16du:dateUtc="2025-06-13T23:56:00Z" w:id="2442">
                  <w:rPr>
                    <w:rFonts w:ascii="Aptos" w:hAnsi="Aptos" w:eastAsia="Aptos" w:cs="Aptos"/>
                  </w:rPr>
                </w:rPrChange>
              </w:rPr>
              <w:pPrChange w:author="KAUAN GUILHERME ALVES PINHEIRO SANTOS" w:date="2025-06-13T23:23:00Z" w:id="2443">
                <w:pPr/>
              </w:pPrChange>
            </w:pPr>
            <w:ins w:author="KAUAN GUILHERME ALVES PINHEIRO SANTOS" w:date="2025-06-13T23:23:00Z" w:id="2444">
              <w:r w:rsidRPr="0BC51242">
                <w:rPr>
                  <w:rFonts w:ascii="Times New Roman" w:hAnsi="Times New Roman" w:eastAsia="Times New Roman" w:cs="Times New Roman"/>
                  <w:rPrChange w:author="KAUAN GUILHERME ALVES PINHEIRO SANTOS" w:date="2025-06-13T20:56:00Z" w16du:dateUtc="2025-06-13T23:56:00Z" w:id="2445">
                    <w:rPr>
                      <w:rFonts w:ascii="Aptos" w:hAnsi="Aptos" w:eastAsia="Aptos" w:cs="Aptos"/>
                    </w:rPr>
                  </w:rPrChange>
                </w:rPr>
                <w:t>Nacionalidade do passageiro.</w:t>
              </w:r>
            </w:ins>
          </w:p>
        </w:tc>
      </w:tr>
      <w:tr w:rsidR="0DB4FDCD" w:rsidTr="0DB4FDCD" w14:paraId="5529D348" w14:textId="77777777">
        <w:trPr>
          <w:trHeight w:val="300"/>
          <w:jc w:val="center"/>
          <w:ins w:author="KAUAN GUILHERME ALVES PINHEIRO SANTOS" w:date="2025-06-13T23:21:00Z" w:id="2446"/>
        </w:trPr>
        <w:tc>
          <w:tcPr>
            <w:tcW w:w="2593" w:type="dxa"/>
            <w:vAlign w:val="center"/>
          </w:tcPr>
          <w:p w:rsidR="68B21030" w:rsidP="0DB4FDCD" w:rsidRDefault="68B21030" w14:paraId="73405B88" w14:textId="1157215A">
            <w:pPr>
              <w:jc w:val="center"/>
              <w:rPr>
                <w:rFonts w:ascii="Times New Roman" w:hAnsi="Times New Roman" w:eastAsia="Times New Roman" w:cs="Times New Roman"/>
                <w:rPrChange w:author="KAUAN GUILHERME ALVES PINHEIRO SANTOS" w:date="2025-06-13T20:56:00Z" w16du:dateUtc="2025-06-13T23:56:00Z" w:id="2447">
                  <w:rPr/>
                </w:rPrChange>
              </w:rPr>
            </w:pPr>
            <w:ins w:author="KAUAN GUILHERME ALVES PINHEIRO SANTOS" w:date="2025-06-13T23:23:00Z" w:id="2448">
              <w:r w:rsidRPr="0BC51242">
                <w:rPr>
                  <w:rFonts w:ascii="Times New Roman" w:hAnsi="Times New Roman" w:eastAsia="Times New Roman" w:cs="Times New Roman"/>
                  <w:rPrChange w:author="KAUAN GUILHERME ALVES PINHEIRO SANTOS" w:date="2025-06-13T20:56:00Z" w16du:dateUtc="2025-06-13T23:56:00Z" w:id="2449">
                    <w:rPr/>
                  </w:rPrChange>
                </w:rPr>
                <w:t>passaporte</w:t>
              </w:r>
            </w:ins>
          </w:p>
        </w:tc>
        <w:tc>
          <w:tcPr>
            <w:tcW w:w="4146" w:type="dxa"/>
            <w:vAlign w:val="center"/>
          </w:tcPr>
          <w:p w:rsidR="68B21030" w:rsidRDefault="68B21030" w14:paraId="19CE64D3" w14:textId="1B6DD1C5">
            <w:pPr>
              <w:jc w:val="center"/>
              <w:rPr>
                <w:rFonts w:ascii="Times New Roman" w:hAnsi="Times New Roman" w:eastAsia="Times New Roman" w:cs="Times New Roman"/>
                <w:rPrChange w:author="KAUAN GUILHERME ALVES PINHEIRO SANTOS" w:date="2025-06-13T20:56:00Z" w16du:dateUtc="2025-06-13T23:56:00Z" w:id="2450">
                  <w:rPr>
                    <w:rFonts w:ascii="Aptos" w:hAnsi="Aptos" w:eastAsia="Aptos" w:cs="Aptos"/>
                  </w:rPr>
                </w:rPrChange>
              </w:rPr>
              <w:pPrChange w:author="KAUAN GUILHERME ALVES PINHEIRO SANTOS" w:date="2025-06-13T23:23:00Z" w:id="2451">
                <w:pPr/>
              </w:pPrChange>
            </w:pPr>
            <w:ins w:author="KAUAN GUILHERME ALVES PINHEIRO SANTOS" w:date="2025-06-13T23:23:00Z" w:id="2452">
              <w:r w:rsidRPr="0BC51242">
                <w:rPr>
                  <w:rFonts w:ascii="Times New Roman" w:hAnsi="Times New Roman" w:eastAsia="Times New Roman" w:cs="Times New Roman"/>
                  <w:rPrChange w:author="KAUAN GUILHERME ALVES PINHEIRO SANTOS" w:date="2025-06-13T20:56:00Z" w16du:dateUtc="2025-06-13T23:56:00Z" w:id="2453">
                    <w:rPr>
                      <w:rFonts w:ascii="Aptos" w:hAnsi="Aptos" w:eastAsia="Aptos" w:cs="Aptos"/>
                    </w:rPr>
                  </w:rPrChange>
                </w:rPr>
                <w:t>Número do passaporte (obrigatório para voos internacionais).</w:t>
              </w:r>
            </w:ins>
          </w:p>
        </w:tc>
      </w:tr>
      <w:tr w:rsidR="0DB4FDCD" w:rsidTr="0DB4FDCD" w14:paraId="620D9CAF" w14:textId="77777777">
        <w:trPr>
          <w:trHeight w:val="300"/>
          <w:jc w:val="center"/>
          <w:ins w:author="KAUAN GUILHERME ALVES PINHEIRO SANTOS" w:date="2025-06-13T23:21:00Z" w:id="2454"/>
        </w:trPr>
        <w:tc>
          <w:tcPr>
            <w:tcW w:w="2593" w:type="dxa"/>
            <w:vAlign w:val="center"/>
          </w:tcPr>
          <w:p w:rsidR="68B21030" w:rsidP="0DB4FDCD" w:rsidRDefault="68B21030" w14:paraId="312A0BB8" w14:textId="632D42E2">
            <w:pPr>
              <w:jc w:val="center"/>
              <w:rPr>
                <w:rFonts w:ascii="Times New Roman" w:hAnsi="Times New Roman" w:eastAsia="Times New Roman" w:cs="Times New Roman"/>
                <w:rPrChange w:author="KAUAN GUILHERME ALVES PINHEIRO SANTOS" w:date="2025-06-13T20:56:00Z" w16du:dateUtc="2025-06-13T23:56:00Z" w:id="2455">
                  <w:rPr/>
                </w:rPrChange>
              </w:rPr>
            </w:pPr>
            <w:ins w:author="KAUAN GUILHERME ALVES PINHEIRO SANTOS" w:date="2025-06-13T23:23:00Z" w:id="2456">
              <w:r w:rsidRPr="0BC51242">
                <w:rPr>
                  <w:rFonts w:ascii="Times New Roman" w:hAnsi="Times New Roman" w:eastAsia="Times New Roman" w:cs="Times New Roman"/>
                  <w:rPrChange w:author="KAUAN GUILHERME ALVES PINHEIRO SANTOS" w:date="2025-06-13T20:56:00Z" w16du:dateUtc="2025-06-13T23:56:00Z" w:id="2457">
                    <w:rPr/>
                  </w:rPrChange>
                </w:rPr>
                <w:t>validadePassaporte</w:t>
              </w:r>
            </w:ins>
          </w:p>
        </w:tc>
        <w:tc>
          <w:tcPr>
            <w:tcW w:w="4146" w:type="dxa"/>
            <w:vAlign w:val="center"/>
          </w:tcPr>
          <w:p w:rsidR="68B21030" w:rsidRDefault="68B21030" w14:paraId="09DF0D4A" w14:textId="15E1A3D9">
            <w:pPr>
              <w:jc w:val="center"/>
              <w:rPr>
                <w:rFonts w:ascii="Times New Roman" w:hAnsi="Times New Roman" w:eastAsia="Times New Roman" w:cs="Times New Roman"/>
                <w:rPrChange w:author="KAUAN GUILHERME ALVES PINHEIRO SANTOS" w:date="2025-06-13T20:56:00Z" w16du:dateUtc="2025-06-13T23:56:00Z" w:id="2458">
                  <w:rPr>
                    <w:rFonts w:ascii="Aptos" w:hAnsi="Aptos" w:eastAsia="Aptos" w:cs="Aptos"/>
                  </w:rPr>
                </w:rPrChange>
              </w:rPr>
              <w:pPrChange w:author="KAUAN GUILHERME ALVES PINHEIRO SANTOS" w:date="2025-06-13T23:23:00Z" w:id="2459">
                <w:pPr/>
              </w:pPrChange>
            </w:pPr>
            <w:ins w:author="KAUAN GUILHERME ALVES PINHEIRO SANTOS" w:date="2025-06-13T23:23:00Z" w:id="2460">
              <w:r w:rsidRPr="0BC51242">
                <w:rPr>
                  <w:rFonts w:ascii="Times New Roman" w:hAnsi="Times New Roman" w:eastAsia="Times New Roman" w:cs="Times New Roman"/>
                  <w:rPrChange w:author="KAUAN GUILHERME ALVES PINHEIRO SANTOS" w:date="2025-06-13T20:56:00Z" w16du:dateUtc="2025-06-13T23:56:00Z" w:id="2461">
                    <w:rPr>
                      <w:rFonts w:ascii="Aptos" w:hAnsi="Aptos" w:eastAsia="Aptos" w:cs="Aptos"/>
                    </w:rPr>
                  </w:rPrChange>
                </w:rPr>
                <w:t>Data de expiração do passaporte.</w:t>
              </w:r>
            </w:ins>
          </w:p>
        </w:tc>
      </w:tr>
    </w:tbl>
    <w:p w:rsidR="68B21030" w:rsidP="0DB4FDCD" w:rsidRDefault="68B21030" w14:paraId="54886008" w14:textId="38947552">
      <w:pPr>
        <w:jc w:val="center"/>
        <w:rPr>
          <w:ins w:author="KAUAN GUILHERME ALVES PINHEIRO SANTOS" w:date="2025-06-13T23:23:00Z" w16du:dateUtc="2025-06-13T23:23:34Z" w:id="2462"/>
          <w:rFonts w:ascii="Times New Roman" w:hAnsi="Times New Roman" w:eastAsia="Times New Roman" w:cs="Times New Roman"/>
        </w:rPr>
      </w:pPr>
      <w:ins w:author="KAUAN GUILHERME ALVES PINHEIRO SANTOS" w:date="2025-06-13T23:21:00Z" w:id="2463">
        <w:r w:rsidRPr="0BC51242">
          <w:rPr>
            <w:rFonts w:ascii="Times New Roman" w:hAnsi="Times New Roman" w:eastAsia="Times New Roman" w:cs="Times New Roman"/>
            <w:rPrChange w:author="KAUAN GUILHERME ALVES PINHEIRO SANTOS" w:date="2025-06-13T20:56:00Z" w16du:dateUtc="2025-06-13T23:56:00Z" w:id="2464">
              <w:rPr/>
            </w:rPrChange>
          </w:rPr>
          <w:t>Fonte: Autoria pr</w:t>
        </w:r>
        <w:r w:rsidRPr="0BC51242">
          <w:rPr>
            <w:rFonts w:hint="eastAsia" w:ascii="Times New Roman" w:hAnsi="Times New Roman" w:eastAsia="Times New Roman" w:cs="Times New Roman"/>
            <w:rPrChange w:author="KAUAN GUILHERME ALVES PINHEIRO SANTOS" w:date="2025-06-13T20:56:00Z" w16du:dateUtc="2025-06-13T23:56:00Z" w:id="2465">
              <w:rPr>
                <w:rFonts w:hint="eastAsia"/>
              </w:rPr>
            </w:rPrChange>
          </w:rPr>
          <w:t>ó</w:t>
        </w:r>
        <w:r w:rsidRPr="0BC51242">
          <w:rPr>
            <w:rFonts w:ascii="Times New Roman" w:hAnsi="Times New Roman" w:eastAsia="Times New Roman" w:cs="Times New Roman"/>
            <w:rPrChange w:author="KAUAN GUILHERME ALVES PINHEIRO SANTOS" w:date="2025-06-13T20:56:00Z" w16du:dateUtc="2025-06-13T23:56:00Z" w:id="2466">
              <w:rPr/>
            </w:rPrChange>
          </w:rPr>
          <w:t>pria, 2025.</w:t>
        </w:r>
      </w:ins>
    </w:p>
    <w:p w:rsidR="68B21030" w:rsidRDefault="68B21030" w14:paraId="3EE29BDA" w14:textId="30582A99">
      <w:pPr>
        <w:jc w:val="both"/>
        <w:rPr>
          <w:ins w:author="KAUAN GUILHERME ALVES PINHEIRO SANTOS" w:date="2025-06-13T23:24:00Z" w16du:dateUtc="2025-06-13T23:24:29Z" w:id="2467"/>
          <w:rFonts w:ascii="Times New Roman" w:hAnsi="Times New Roman" w:eastAsia="Times New Roman" w:cs="Times New Roman"/>
          <w:rPrChange w:author="KAUAN GUILHERME ALVES PINHEIRO SANTOS" w:date="2025-06-13T20:56:00Z" w16du:dateUtc="2025-06-13T23:56:00Z" w:id="2468">
            <w:rPr>
              <w:ins w:author="KAUAN GUILHERME ALVES PINHEIRO SANTOS" w:date="2025-06-13T23:24:00Z" w16du:dateUtc="2025-06-13T23:24:29Z" w:id="2469"/>
              <w:rFonts w:ascii="Aptos" w:hAnsi="Aptos" w:eastAsia="Aptos" w:cs="Aptos"/>
            </w:rPr>
          </w:rPrChange>
        </w:rPr>
        <w:pPrChange w:author="KAUAN GUILHERME ALVES PINHEIRO SANTOS" w:date="2025-06-13T23:23:00Z" w:id="2470">
          <w:pPr>
            <w:jc w:val="center"/>
          </w:pPr>
        </w:pPrChange>
      </w:pPr>
      <w:ins w:author="KAUAN GUILHERME ALVES PINHEIRO SANTOS" w:date="2025-06-13T23:23:00Z" w:id="2471">
        <w:r>
          <w:tab/>
        </w:r>
        <w:r w:rsidRPr="0BC51242">
          <w:rPr>
            <w:rFonts w:ascii="Times New Roman" w:hAnsi="Times New Roman" w:eastAsia="Times New Roman" w:cs="Times New Roman"/>
            <w:rPrChange w:author="KAUAN GUILHERME ALVES PINHEIRO SANTOS" w:date="2025-06-13T20:56:00Z" w16du:dateUtc="2025-06-13T23:56:00Z" w:id="2472">
              <w:rPr/>
            </w:rPrChange>
          </w:rPr>
          <w:t xml:space="preserve">Esta classe </w:t>
        </w:r>
      </w:ins>
      <w:ins w:author="KAUAN GUILHERME ALVES PINHEIRO SANTOS" w:date="2025-06-13T23:24:00Z" w:id="2473">
        <w:r w:rsidRPr="0BC51242">
          <w:rPr>
            <w:rFonts w:ascii="Times New Roman" w:hAnsi="Times New Roman" w:eastAsia="Times New Roman" w:cs="Times New Roman"/>
            <w:rPrChange w:author="KAUAN GUILHERME ALVES PINHEIRO SANTOS" w:date="2025-06-13T20:56:00Z" w16du:dateUtc="2025-06-13T23:56:00Z" w:id="2474">
              <w:rPr>
                <w:rFonts w:ascii="Aptos" w:hAnsi="Aptos" w:eastAsia="Aptos" w:cs="Aptos"/>
              </w:rPr>
            </w:rPrChange>
          </w:rPr>
          <w:t>é responsável por fornecer todos os dados do indivíduo que utilizará a passagem aérea. Esses dados são essenciais para o preenchimento do bilhete, validação junto à companhia aérea.</w:t>
        </w:r>
      </w:ins>
    </w:p>
    <w:p w:rsidR="68B21030" w:rsidP="0DB4FDCD" w:rsidRDefault="68B21030" w14:paraId="2A723C6E" w14:textId="266674AA">
      <w:pPr>
        <w:jc w:val="center"/>
        <w:rPr>
          <w:ins w:author="KAUAN GUILHERME ALVES PINHEIRO SANTOS" w:date="2025-06-13T23:24:00Z" w16du:dateUtc="2025-06-13T23:24:30Z" w:id="1430985347"/>
          <w:rFonts w:ascii="Times New Roman" w:hAnsi="Times New Roman" w:eastAsia="Times New Roman" w:cs="Times New Roman"/>
        </w:rPr>
      </w:pPr>
      <w:ins w:author="KAUAN GUILHERME ALVES PINHEIRO SANTOS" w:date="2025-06-13T23:24:00Z" w:id="1140538549">
        <w:r w:rsidRPr="0F56D97C" w:rsidR="68B21030">
          <w:rPr>
            <w:rFonts w:ascii="Times New Roman" w:hAnsi="Times New Roman" w:eastAsia="Times New Roman" w:cs="Times New Roman"/>
            <w:rPrChange w:author="KAUAN GUILHERME ALVES PINHEIRO SANTOS" w:date="2025-06-13T20:56:00Z" w:id="1840664226"/>
          </w:rPr>
          <w:t xml:space="preserve">Tabela </w:t>
        </w:r>
      </w:ins>
      <w:ins w:author="RAYLAN BRUNO SANTANA CARVALHO" w:date="2025-06-14T01:57:00.507Z" w:id="956814231">
        <w:r w:rsidRPr="0F56D97C" w:rsidR="12B56584">
          <w:rPr>
            <w:rFonts w:ascii="Times New Roman" w:hAnsi="Times New Roman" w:eastAsia="Times New Roman" w:cs="Times New Roman"/>
          </w:rPr>
          <w:t>19</w:t>
        </w:r>
      </w:ins>
      <w:ins w:author="KAUAN GUILHERME ALVES PINHEIRO SANTOS" w:date="2025-06-13T23:24:00Z" w:id="1120717817">
        <w:del w:author="RAYLAN BRUNO SANTANA CARVALHO" w:date="2025-06-14T01:56:59.946Z" w:id="1667675921">
          <w:r w:rsidRPr="0F56D97C" w:rsidDel="68B21030">
            <w:rPr>
              <w:rFonts w:ascii="Times New Roman" w:hAnsi="Times New Roman" w:eastAsia="Times New Roman" w:cs="Times New Roman"/>
              <w:rPrChange w:author="KAUAN GUILHERME ALVES PINHEIRO SANTOS" w:date="2025-06-13T20:56:00Z" w:id="1164865242"/>
            </w:rPr>
            <w:delText>X</w:delText>
          </w:r>
        </w:del>
        <w:r w:rsidRPr="0F56D97C" w:rsidR="68B21030">
          <w:rPr>
            <w:rFonts w:ascii="Times New Roman" w:hAnsi="Times New Roman" w:eastAsia="Times New Roman" w:cs="Times New Roman"/>
            <w:rPrChange w:author="KAUAN GUILHERME ALVES PINHEIRO SANTOS" w:date="2025-06-13T20:56:00Z" w:id="1894361315"/>
          </w:rPr>
          <w:t xml:space="preserve"> </w:t>
        </w:r>
        <w:r w:rsidRPr="0F56D97C" w:rsidR="68B21030">
          <w:rPr>
            <w:rFonts w:ascii="Times New Roman" w:hAnsi="Times New Roman" w:eastAsia="Times New Roman" w:cs="Times New Roman"/>
            <w:rPrChange w:author="KAUAN GUILHERME ALVES PINHEIRO SANTOS" w:date="2025-06-13T20:56:00Z" w:id="1585002333"/>
          </w:rPr>
          <w:t>–</w:t>
        </w:r>
        <w:r w:rsidRPr="0F56D97C" w:rsidR="68B21030">
          <w:rPr>
            <w:rFonts w:ascii="Times New Roman" w:hAnsi="Times New Roman" w:eastAsia="Times New Roman" w:cs="Times New Roman"/>
            <w:rPrChange w:author="KAUAN GUILHERME ALVES PINHEIRO SANTOS" w:date="2025-06-13T20:56:00Z" w:id="1358310884"/>
          </w:rPr>
          <w:t xml:space="preserve"> M</w:t>
        </w:r>
        <w:r w:rsidRPr="0F56D97C" w:rsidR="68B21030">
          <w:rPr>
            <w:rFonts w:ascii="Times New Roman" w:hAnsi="Times New Roman" w:eastAsia="Times New Roman" w:cs="Times New Roman"/>
            <w:rPrChange w:author="KAUAN GUILHERME ALVES PINHEIRO SANTOS" w:date="2025-06-13T20:56:00Z" w:id="1259805520"/>
          </w:rPr>
          <w:t>é</w:t>
        </w:r>
        <w:r w:rsidRPr="0F56D97C" w:rsidR="68B21030">
          <w:rPr>
            <w:rFonts w:ascii="Times New Roman" w:hAnsi="Times New Roman" w:eastAsia="Times New Roman" w:cs="Times New Roman"/>
            <w:rPrChange w:author="KAUAN GUILHERME ALVES PINHEIRO SANTOS" w:date="2025-06-13T20:56:00Z" w:id="2037107093"/>
          </w:rPr>
          <w:t>todos d</w:t>
        </w:r>
        <w:r w:rsidRPr="0F56D97C" w:rsidR="0E9903EB">
          <w:rPr>
            <w:rFonts w:ascii="Times New Roman" w:hAnsi="Times New Roman" w:eastAsia="Times New Roman" w:cs="Times New Roman"/>
            <w:rPrChange w:author="KAUAN GUILHERME ALVES PINHEIRO SANTOS" w:date="2025-06-13T20:56:00Z" w:id="528905081"/>
          </w:rPr>
          <w:t>o Passageiro</w:t>
        </w:r>
      </w:ins>
    </w:p>
    <w:tbl>
      <w:tblPr>
        <w:tblStyle w:val="TableGrid"/>
        <w:tblW w:w="0" w:type="auto"/>
        <w:jc w:val="center"/>
        <w:tblLayout w:type="fixed"/>
        <w:tblLook w:val="06A0" w:firstRow="1" w:lastRow="0" w:firstColumn="1" w:lastColumn="0" w:noHBand="1" w:noVBand="1"/>
      </w:tblPr>
      <w:tblGrid>
        <w:gridCol w:w="2593"/>
        <w:gridCol w:w="4146"/>
      </w:tblGrid>
      <w:tr w:rsidR="0DB4FDCD" w:rsidTr="0DB4FDCD" w14:paraId="63EDD72A" w14:textId="77777777">
        <w:trPr>
          <w:trHeight w:val="300"/>
          <w:jc w:val="center"/>
          <w:ins w:author="KAUAN GUILHERME ALVES PINHEIRO SANTOS" w:date="2025-06-13T23:24:00Z" w:id="2483"/>
        </w:trPr>
        <w:tc>
          <w:tcPr>
            <w:tcW w:w="2593" w:type="dxa"/>
            <w:vAlign w:val="center"/>
          </w:tcPr>
          <w:p w:rsidR="0DB4FDCD" w:rsidP="0DB4FDCD" w:rsidRDefault="0DB4FDCD" w14:paraId="6386823D" w14:textId="310D3C4D">
            <w:pPr>
              <w:jc w:val="center"/>
              <w:rPr>
                <w:rFonts w:ascii="Times New Roman" w:hAnsi="Times New Roman" w:eastAsia="Times New Roman" w:cs="Times New Roman"/>
                <w:b/>
                <w:rPrChange w:author="KAUAN GUILHERME ALVES PINHEIRO SANTOS" w:date="2025-06-13T20:56:00Z" w16du:dateUtc="2025-06-13T23:56:00Z" w:id="2484">
                  <w:rPr>
                    <w:b/>
                    <w:bCs/>
                  </w:rPr>
                </w:rPrChange>
              </w:rPr>
            </w:pPr>
            <w:ins w:author="KAUAN GUILHERME ALVES PINHEIRO SANTOS" w:date="2025-06-13T23:24:00Z" w:id="2485">
              <w:r w:rsidRPr="0BC51242">
                <w:rPr>
                  <w:rFonts w:ascii="Times New Roman" w:hAnsi="Times New Roman" w:eastAsia="Times New Roman" w:cs="Times New Roman"/>
                  <w:b/>
                  <w:rPrChange w:author="KAUAN GUILHERME ALVES PINHEIRO SANTOS" w:date="2025-06-13T20:56:00Z" w16du:dateUtc="2025-06-13T23:56:00Z" w:id="2486">
                    <w:rPr>
                      <w:b/>
                      <w:bCs/>
                    </w:rPr>
                  </w:rPrChange>
                </w:rPr>
                <w:t>M</w:t>
              </w:r>
              <w:r w:rsidRPr="0BC51242">
                <w:rPr>
                  <w:rFonts w:hint="eastAsia" w:ascii="Times New Roman" w:hAnsi="Times New Roman" w:eastAsia="Times New Roman" w:cs="Times New Roman"/>
                  <w:b/>
                  <w:rPrChange w:author="KAUAN GUILHERME ALVES PINHEIRO SANTOS" w:date="2025-06-13T20:56:00Z" w16du:dateUtc="2025-06-13T23:56:00Z" w:id="2487">
                    <w:rPr>
                      <w:rFonts w:hint="eastAsia"/>
                      <w:b/>
                      <w:bCs/>
                    </w:rPr>
                  </w:rPrChange>
                </w:rPr>
                <w:t>é</w:t>
              </w:r>
              <w:r w:rsidRPr="0BC51242">
                <w:rPr>
                  <w:rFonts w:ascii="Times New Roman" w:hAnsi="Times New Roman" w:eastAsia="Times New Roman" w:cs="Times New Roman"/>
                  <w:b/>
                  <w:rPrChange w:author="KAUAN GUILHERME ALVES PINHEIRO SANTOS" w:date="2025-06-13T20:56:00Z" w16du:dateUtc="2025-06-13T23:56:00Z" w:id="2488">
                    <w:rPr>
                      <w:b/>
                      <w:bCs/>
                    </w:rPr>
                  </w:rPrChange>
                </w:rPr>
                <w:t>todo</w:t>
              </w:r>
            </w:ins>
          </w:p>
        </w:tc>
        <w:tc>
          <w:tcPr>
            <w:tcW w:w="4146" w:type="dxa"/>
            <w:vAlign w:val="center"/>
          </w:tcPr>
          <w:p w:rsidR="0DB4FDCD" w:rsidP="0DB4FDCD" w:rsidRDefault="0DB4FDCD" w14:paraId="57E1DE86" w14:textId="6C3F58E9">
            <w:pPr>
              <w:jc w:val="center"/>
              <w:rPr>
                <w:rFonts w:ascii="Times New Roman" w:hAnsi="Times New Roman" w:eastAsia="Times New Roman" w:cs="Times New Roman"/>
                <w:b/>
                <w:rPrChange w:author="KAUAN GUILHERME ALVES PINHEIRO SANTOS" w:date="2025-06-13T20:56:00Z" w16du:dateUtc="2025-06-13T23:56:00Z" w:id="2489">
                  <w:rPr>
                    <w:b/>
                    <w:bCs/>
                  </w:rPr>
                </w:rPrChange>
              </w:rPr>
            </w:pPr>
            <w:ins w:author="KAUAN GUILHERME ALVES PINHEIRO SANTOS" w:date="2025-06-13T23:24:00Z" w:id="2490">
              <w:r w:rsidRPr="0BC51242">
                <w:rPr>
                  <w:rFonts w:ascii="Times New Roman" w:hAnsi="Times New Roman" w:eastAsia="Times New Roman" w:cs="Times New Roman"/>
                  <w:b/>
                  <w:rPrChange w:author="KAUAN GUILHERME ALVES PINHEIRO SANTOS" w:date="2025-06-13T20:56:00Z" w16du:dateUtc="2025-06-13T23:56:00Z" w:id="2491">
                    <w:rPr>
                      <w:b/>
                      <w:bCs/>
                    </w:rPr>
                  </w:rPrChange>
                </w:rPr>
                <w:t>Significado</w:t>
              </w:r>
            </w:ins>
          </w:p>
        </w:tc>
      </w:tr>
      <w:tr w:rsidR="0DB4FDCD" w:rsidTr="0DB4FDCD" w14:paraId="1F39C9CC" w14:textId="77777777">
        <w:trPr>
          <w:trHeight w:val="300"/>
          <w:jc w:val="center"/>
          <w:ins w:author="KAUAN GUILHERME ALVES PINHEIRO SANTOS" w:date="2025-06-13T23:24:00Z" w:id="2492"/>
        </w:trPr>
        <w:tc>
          <w:tcPr>
            <w:tcW w:w="2593" w:type="dxa"/>
            <w:vAlign w:val="center"/>
          </w:tcPr>
          <w:p w:rsidR="0D3E6394" w:rsidP="0DB4FDCD" w:rsidRDefault="0D3E6394" w14:paraId="6C043E41" w14:textId="2E544F68">
            <w:pPr>
              <w:jc w:val="center"/>
              <w:rPr>
                <w:rFonts w:ascii="Times New Roman" w:hAnsi="Times New Roman" w:eastAsia="Times New Roman" w:cs="Times New Roman"/>
                <w:rPrChange w:author="KAUAN GUILHERME ALVES PINHEIRO SANTOS" w:date="2025-06-13T20:56:00Z" w16du:dateUtc="2025-06-13T23:56:00Z" w:id="2493">
                  <w:rPr/>
                </w:rPrChange>
              </w:rPr>
            </w:pPr>
            <w:ins w:author="KAUAN GUILHERME ALVES PINHEIRO SANTOS" w:date="2025-06-13T23:24:00Z" w:id="2494">
              <w:r w:rsidRPr="0BC51242">
                <w:rPr>
                  <w:rFonts w:ascii="Times New Roman" w:hAnsi="Times New Roman" w:eastAsia="Times New Roman" w:cs="Times New Roman"/>
                  <w:rPrChange w:author="KAUAN GUILHERME ALVES PINHEIRO SANTOS" w:date="2025-06-13T20:56:00Z" w16du:dateUtc="2025-06-13T23:56:00Z" w:id="2495">
                    <w:rPr/>
                  </w:rPrChange>
                </w:rPr>
                <w:t>validarDados( )</w:t>
              </w:r>
            </w:ins>
          </w:p>
        </w:tc>
        <w:tc>
          <w:tcPr>
            <w:tcW w:w="4146" w:type="dxa"/>
            <w:vAlign w:val="center"/>
          </w:tcPr>
          <w:p w:rsidR="0D3E6394" w:rsidRDefault="0D3E6394" w14:paraId="1966A75B" w14:textId="10BDCDDE">
            <w:pPr>
              <w:jc w:val="center"/>
              <w:rPr>
                <w:rFonts w:ascii="Times New Roman" w:hAnsi="Times New Roman" w:eastAsia="Times New Roman" w:cs="Times New Roman"/>
                <w:rPrChange w:author="KAUAN GUILHERME ALVES PINHEIRO SANTOS" w:date="2025-06-13T20:56:00Z" w16du:dateUtc="2025-06-13T23:56:00Z" w:id="2496">
                  <w:rPr>
                    <w:rFonts w:ascii="Aptos" w:hAnsi="Aptos" w:eastAsia="Aptos" w:cs="Aptos"/>
                  </w:rPr>
                </w:rPrChange>
              </w:rPr>
              <w:pPrChange w:author="KAUAN GUILHERME ALVES PINHEIRO SANTOS" w:date="2025-06-13T23:25:00Z" w:id="2497">
                <w:pPr/>
              </w:pPrChange>
            </w:pPr>
            <w:ins w:author="KAUAN GUILHERME ALVES PINHEIRO SANTOS" w:date="2025-06-13T23:25:00Z" w:id="2498">
              <w:r w:rsidRPr="0BC51242">
                <w:rPr>
                  <w:rFonts w:ascii="Times New Roman" w:hAnsi="Times New Roman" w:eastAsia="Times New Roman" w:cs="Times New Roman"/>
                  <w:rPrChange w:author="KAUAN GUILHERME ALVES PINHEIRO SANTOS" w:date="2025-06-13T20:56:00Z" w16du:dateUtc="2025-06-13T23:56:00Z" w:id="2499">
                    <w:rPr>
                      <w:rFonts w:ascii="Aptos" w:hAnsi="Aptos" w:eastAsia="Aptos" w:cs="Aptos"/>
                    </w:rPr>
                  </w:rPrChange>
                </w:rPr>
                <w:t>Verifica se todos os campos obrigatórios estão preenchidos corretamente e se os documentos estão válidos.</w:t>
              </w:r>
            </w:ins>
          </w:p>
        </w:tc>
      </w:tr>
    </w:tbl>
    <w:p w:rsidR="0DB4FDCD" w:rsidRDefault="0DB4FDCD" w14:paraId="4A0186CD" w14:textId="4025AB34">
      <w:pPr>
        <w:rPr>
          <w:del w:author="KAUAN GUILHERME ALVES PINHEIRO SANTOS" w:date="2025-06-13T23:25:00Z" w16du:dateUtc="2025-06-13T23:25:15Z" w:id="2500"/>
          <w:rFonts w:ascii="Times New Roman" w:hAnsi="Times New Roman" w:eastAsia="Times New Roman" w:cs="Times New Roman"/>
          <w:rPrChange w:author="KAUAN GUILHERME ALVES PINHEIRO SANTOS" w:date="2025-06-13T20:56:00Z" w16du:dateUtc="2025-06-13T23:56:00Z" w:id="2501">
            <w:rPr>
              <w:del w:author="KAUAN GUILHERME ALVES PINHEIRO SANTOS" w:date="2025-06-13T23:25:00Z" w16du:dateUtc="2025-06-13T23:25:15Z" w:id="2502"/>
            </w:rPr>
          </w:rPrChange>
        </w:rPr>
      </w:pPr>
    </w:p>
    <w:p w:rsidR="6650375C" w:rsidP="0DB4FDCD" w:rsidRDefault="6650375C" w14:paraId="56A184A5" w14:textId="0F324B83">
      <w:pPr>
        <w:jc w:val="center"/>
        <w:rPr>
          <w:ins w:author="KAUAN GUILHERME ALVES PINHEIRO SANTOS" w:date="2025-06-13T21:23:00Z" w16du:dateUtc="2025-06-13T21:23:14Z" w:id="2503"/>
          <w:rFonts w:ascii="Times New Roman" w:hAnsi="Times New Roman" w:eastAsia="Times New Roman" w:cs="Times New Roman"/>
        </w:rPr>
      </w:pPr>
      <w:ins w:author="KAUAN GUILHERME ALVES PINHEIRO SANTOS" w:date="2025-06-13T23:24:00Z" w:id="2504">
        <w:r w:rsidRPr="0BC51242">
          <w:rPr>
            <w:rFonts w:ascii="Times New Roman" w:hAnsi="Times New Roman" w:eastAsia="Times New Roman" w:cs="Times New Roman"/>
            <w:rPrChange w:author="KAUAN GUILHERME ALVES PINHEIRO SANTOS" w:date="2025-06-13T20:56:00Z" w16du:dateUtc="2025-06-13T23:56:00Z" w:id="2505">
              <w:rPr/>
            </w:rPrChange>
          </w:rPr>
          <w:t>Fonte: Autoria pr</w:t>
        </w:r>
        <w:r w:rsidRPr="0BC51242">
          <w:rPr>
            <w:rFonts w:hint="eastAsia" w:ascii="Times New Roman" w:hAnsi="Times New Roman" w:eastAsia="Times New Roman" w:cs="Times New Roman"/>
            <w:rPrChange w:author="KAUAN GUILHERME ALVES PINHEIRO SANTOS" w:date="2025-06-13T20:56:00Z" w16du:dateUtc="2025-06-13T23:56:00Z" w:id="2506">
              <w:rPr>
                <w:rFonts w:hint="eastAsia"/>
              </w:rPr>
            </w:rPrChange>
          </w:rPr>
          <w:t>ó</w:t>
        </w:r>
        <w:r w:rsidRPr="0BC51242">
          <w:rPr>
            <w:rFonts w:ascii="Times New Roman" w:hAnsi="Times New Roman" w:eastAsia="Times New Roman" w:cs="Times New Roman"/>
            <w:rPrChange w:author="KAUAN GUILHERME ALVES PINHEIRO SANTOS" w:date="2025-06-13T20:56:00Z" w16du:dateUtc="2025-06-13T23:56:00Z" w:id="2507">
              <w:rPr/>
            </w:rPrChange>
          </w:rPr>
          <w:t>pria, 2025.</w:t>
        </w:r>
      </w:ins>
    </w:p>
    <w:p w:rsidR="00584D84" w:rsidP="0F56D97C" w:rsidRDefault="36328A92" w14:paraId="3C39FECD" w14:textId="3EE39657">
      <w:pPr>
        <w:pStyle w:val="Title"/>
        <w:rPr>
          <w:ins w:author="KAUAN GUILHERME ALVES PINHEIRO SANTOS" w:date="2025-06-13T23:25:00Z" w16du:dateUtc="2025-06-13T23:25:18Z" w:id="1475173828"/>
          <w:rFonts w:ascii="Times New Roman" w:hAnsi="Times New Roman" w:eastAsia="Times New Roman" w:cs="Times New Roman"/>
          <w:b w:val="1"/>
          <w:bCs w:val="1"/>
          <w:rPrChange w:author="RAYLAN BRUNO SANTANA CARVALHO" w:date="2025-06-14T01:33:58.492Z" w:id="218434450">
            <w:rPr>
              <w:ins w:author="KAUAN GUILHERME ALVES PINHEIRO SANTOS" w:date="2025-06-13T23:25:00Z" w16du:dateUtc="2025-06-13T23:25:18Z" w:id="938328699"/>
              <w:rFonts w:ascii="Times New Roman" w:hAnsi="Times New Roman" w:eastAsia="Times New Roman" w:cs="Times New Roman"/>
            </w:rPr>
          </w:rPrChange>
        </w:rPr>
        <w:pPrChange w:author="KAUAN GUILHERME ALVES PINHEIRO SANTOS" w:date="2025-06-14T01:56:03.658Z">
          <w:pPr>
            <w:jc w:val="both"/>
          </w:pPr>
        </w:pPrChange>
      </w:pPr>
      <w:ins w:author="KAUAN GUILHERME ALVES PINHEIRO SANTOS" w:date="2025-06-13T21:23:00Z" w:id="201302788">
        <w:r w:rsidR="36328A92">
          <w:t>4.5.</w:t>
        </w:r>
      </w:ins>
      <w:ins w:author="KAUAN GUILHERME ALVES PINHEIRO SANTOS" w:date="2025-06-13T22:32:00Z" w:id="195405224">
        <w:r w:rsidR="27D90553">
          <w:t>10</w:t>
        </w:r>
      </w:ins>
      <w:ins w:author="KAUAN GUILHERME ALVES PINHEIRO SANTOS" w:date="2025-06-13T21:23:00Z" w:id="462988544">
        <w:r w:rsidR="36328A92">
          <w:t xml:space="preserve"> VOO</w:t>
        </w:r>
      </w:ins>
    </w:p>
    <w:p w:rsidR="010031CE" w:rsidP="0DB4FDCD" w:rsidRDefault="010031CE" w14:paraId="7879E519" w14:textId="1C077649">
      <w:pPr>
        <w:jc w:val="both"/>
        <w:rPr>
          <w:ins w:author="KAUAN GUILHERME ALVES PINHEIRO SANTOS" w:date="2025-06-13T21:11:00Z" w16du:dateUtc="2025-06-13T21:11:02Z" w:id="2515"/>
          <w:rFonts w:ascii="Times New Roman" w:hAnsi="Times New Roman" w:eastAsia="Times New Roman" w:cs="Times New Roman"/>
        </w:rPr>
      </w:pPr>
      <w:ins w:author="KAUAN GUILHERME ALVES PINHEIRO SANTOS" w:date="2025-06-13T23:26:00Z" w:id="2516">
        <w:r>
          <w:tab/>
        </w:r>
        <w:r w:rsidRPr="0BC51242">
          <w:rPr>
            <w:rFonts w:ascii="Times New Roman" w:hAnsi="Times New Roman" w:eastAsia="Times New Roman" w:cs="Times New Roman"/>
            <w:rPrChange w:author="KAUAN GUILHERME ALVES PINHEIRO SANTOS" w:date="2025-06-13T20:56:00Z" w16du:dateUtc="2025-06-13T23:56:00Z" w:id="2517">
              <w:rPr/>
            </w:rPrChange>
          </w:rPr>
          <w:t xml:space="preserve">A classe </w:t>
        </w:r>
        <w:r w:rsidRPr="0BC51242">
          <w:rPr>
            <w:rFonts w:hint="eastAsia" w:ascii="Times New Roman" w:hAnsi="Times New Roman" w:eastAsia="Times New Roman" w:cs="Times New Roman"/>
            <w:rPrChange w:author="KAUAN GUILHERME ALVES PINHEIRO SANTOS" w:date="2025-06-13T20:56:00Z" w16du:dateUtc="2025-06-13T23:56:00Z" w:id="2518">
              <w:rPr>
                <w:rFonts w:hint="eastAsia"/>
              </w:rPr>
            </w:rPrChange>
          </w:rPr>
          <w:t>“</w:t>
        </w:r>
        <w:r w:rsidRPr="0BC51242">
          <w:rPr>
            <w:rFonts w:ascii="Times New Roman" w:hAnsi="Times New Roman" w:eastAsia="Times New Roman" w:cs="Times New Roman"/>
            <w:rPrChange w:author="KAUAN GUILHERME ALVES PINHEIRO SANTOS" w:date="2025-06-13T20:56:00Z" w16du:dateUtc="2025-06-13T23:56:00Z" w:id="2519">
              <w:rPr/>
            </w:rPrChange>
          </w:rPr>
          <w:t>Voo</w:t>
        </w:r>
        <w:r w:rsidRPr="0BC51242">
          <w:rPr>
            <w:rFonts w:hint="eastAsia" w:ascii="Times New Roman" w:hAnsi="Times New Roman" w:eastAsia="Times New Roman" w:cs="Times New Roman"/>
            <w:rPrChange w:author="KAUAN GUILHERME ALVES PINHEIRO SANTOS" w:date="2025-06-13T20:56:00Z" w16du:dateUtc="2025-06-13T23:56:00Z" w:id="2520">
              <w:rPr>
                <w:rFonts w:hint="eastAsia"/>
              </w:rPr>
            </w:rPrChange>
          </w:rPr>
          <w:t>”</w:t>
        </w:r>
      </w:ins>
      <w:ins w:author="KAUAN GUILHERME ALVES PINHEIRO SANTOS" w:date="2025-06-13T23:30:00Z" w:id="2521">
        <w:r w:rsidRPr="0BC51242" w:rsidR="634848D9">
          <w:rPr>
            <w:rFonts w:ascii="Times New Roman" w:hAnsi="Times New Roman" w:eastAsia="Times New Roman" w:cs="Times New Roman"/>
            <w:rPrChange w:author="KAUAN GUILHERME ALVES PINHEIRO SANTOS" w:date="2025-06-13T20:56:00Z" w16du:dateUtc="2025-06-13T23:56:00Z" w:id="2522">
              <w:rPr/>
            </w:rPrChange>
          </w:rPr>
          <w:t xml:space="preserve"> representa uma opera</w:t>
        </w:r>
        <w:r w:rsidRPr="0BC51242" w:rsidR="634848D9">
          <w:rPr>
            <w:rFonts w:hint="eastAsia" w:ascii="Times New Roman" w:hAnsi="Times New Roman" w:eastAsia="Times New Roman" w:cs="Times New Roman"/>
            <w:rPrChange w:author="KAUAN GUILHERME ALVES PINHEIRO SANTOS" w:date="2025-06-13T20:56:00Z" w16du:dateUtc="2025-06-13T23:56:00Z" w:id="2523">
              <w:rPr>
                <w:rFonts w:hint="eastAsia"/>
              </w:rPr>
            </w:rPrChange>
          </w:rPr>
          <w:t>çã</w:t>
        </w:r>
        <w:r w:rsidRPr="0BC51242" w:rsidR="634848D9">
          <w:rPr>
            <w:rFonts w:ascii="Times New Roman" w:hAnsi="Times New Roman" w:eastAsia="Times New Roman" w:cs="Times New Roman"/>
            <w:rPrChange w:author="KAUAN GUILHERME ALVES PINHEIRO SANTOS" w:date="2025-06-13T20:56:00Z" w16du:dateUtc="2025-06-13T23:56:00Z" w:id="2524">
              <w:rPr/>
            </w:rPrChange>
          </w:rPr>
          <w:t>o a</w:t>
        </w:r>
        <w:r w:rsidRPr="0BC51242" w:rsidR="634848D9">
          <w:rPr>
            <w:rFonts w:hint="eastAsia" w:ascii="Times New Roman" w:hAnsi="Times New Roman" w:eastAsia="Times New Roman" w:cs="Times New Roman"/>
            <w:rPrChange w:author="KAUAN GUILHERME ALVES PINHEIRO SANTOS" w:date="2025-06-13T20:56:00Z" w16du:dateUtc="2025-06-13T23:56:00Z" w:id="2525">
              <w:rPr>
                <w:rFonts w:hint="eastAsia"/>
              </w:rPr>
            </w:rPrChange>
          </w:rPr>
          <w:t>é</w:t>
        </w:r>
        <w:r w:rsidRPr="0BC51242" w:rsidR="634848D9">
          <w:rPr>
            <w:rFonts w:ascii="Times New Roman" w:hAnsi="Times New Roman" w:eastAsia="Times New Roman" w:cs="Times New Roman"/>
            <w:rPrChange w:author="KAUAN GUILHERME ALVES PINHEIRO SANTOS" w:date="2025-06-13T20:56:00Z" w16du:dateUtc="2025-06-13T23:56:00Z" w:id="2526">
              <w:rPr/>
            </w:rPrChange>
          </w:rPr>
          <w:t>rea dispon</w:t>
        </w:r>
        <w:r w:rsidRPr="0BC51242" w:rsidR="634848D9">
          <w:rPr>
            <w:rFonts w:hint="eastAsia" w:ascii="Times New Roman" w:hAnsi="Times New Roman" w:eastAsia="Times New Roman" w:cs="Times New Roman"/>
            <w:rPrChange w:author="KAUAN GUILHERME ALVES PINHEIRO SANTOS" w:date="2025-06-13T20:56:00Z" w16du:dateUtc="2025-06-13T23:56:00Z" w:id="2527">
              <w:rPr>
                <w:rFonts w:hint="eastAsia"/>
              </w:rPr>
            </w:rPrChange>
          </w:rPr>
          <w:t>í</w:t>
        </w:r>
        <w:r w:rsidRPr="0BC51242" w:rsidR="634848D9">
          <w:rPr>
            <w:rFonts w:ascii="Times New Roman" w:hAnsi="Times New Roman" w:eastAsia="Times New Roman" w:cs="Times New Roman"/>
            <w:rPrChange w:author="KAUAN GUILHERME ALVES PINHEIRO SANTOS" w:date="2025-06-13T20:56:00Z" w16du:dateUtc="2025-06-13T23:56:00Z" w:id="2528">
              <w:rPr/>
            </w:rPrChange>
          </w:rPr>
          <w:t>vel no sistema. Ela cont</w:t>
        </w:r>
        <w:r w:rsidRPr="0BC51242" w:rsidR="634848D9">
          <w:rPr>
            <w:rFonts w:hint="eastAsia" w:ascii="Times New Roman" w:hAnsi="Times New Roman" w:eastAsia="Times New Roman" w:cs="Times New Roman"/>
            <w:rPrChange w:author="KAUAN GUILHERME ALVES PINHEIRO SANTOS" w:date="2025-06-13T20:56:00Z" w16du:dateUtc="2025-06-13T23:56:00Z" w:id="2529">
              <w:rPr>
                <w:rFonts w:hint="eastAsia"/>
              </w:rPr>
            </w:rPrChange>
          </w:rPr>
          <w:t>é</w:t>
        </w:r>
        <w:r w:rsidRPr="0BC51242" w:rsidR="634848D9">
          <w:rPr>
            <w:rFonts w:ascii="Times New Roman" w:hAnsi="Times New Roman" w:eastAsia="Times New Roman" w:cs="Times New Roman"/>
            <w:rPrChange w:author="KAUAN GUILHERME ALVES PINHEIRO SANTOS" w:date="2025-06-13T20:56:00Z" w16du:dateUtc="2025-06-13T23:56:00Z" w:id="2530">
              <w:rPr/>
            </w:rPrChange>
          </w:rPr>
          <w:t>m todas as informa</w:t>
        </w:r>
        <w:r w:rsidRPr="0BC51242" w:rsidR="634848D9">
          <w:rPr>
            <w:rFonts w:hint="eastAsia" w:ascii="Times New Roman" w:hAnsi="Times New Roman" w:eastAsia="Times New Roman" w:cs="Times New Roman"/>
            <w:rPrChange w:author="KAUAN GUILHERME ALVES PINHEIRO SANTOS" w:date="2025-06-13T20:56:00Z" w16du:dateUtc="2025-06-13T23:56:00Z" w:id="2531">
              <w:rPr>
                <w:rFonts w:hint="eastAsia"/>
              </w:rPr>
            </w:rPrChange>
          </w:rPr>
          <w:t>çõ</w:t>
        </w:r>
        <w:r w:rsidRPr="0BC51242" w:rsidR="634848D9">
          <w:rPr>
            <w:rFonts w:ascii="Times New Roman" w:hAnsi="Times New Roman" w:eastAsia="Times New Roman" w:cs="Times New Roman"/>
            <w:rPrChange w:author="KAUAN GUILHERME ALVES PINHEIRO SANTOS" w:date="2025-06-13T20:56:00Z" w16du:dateUtc="2025-06-13T23:56:00Z" w:id="2532">
              <w:rPr/>
            </w:rPrChange>
          </w:rPr>
          <w:t>es necess</w:t>
        </w:r>
        <w:r w:rsidRPr="0BC51242" w:rsidR="634848D9">
          <w:rPr>
            <w:rFonts w:hint="eastAsia" w:ascii="Times New Roman" w:hAnsi="Times New Roman" w:eastAsia="Times New Roman" w:cs="Times New Roman"/>
            <w:rPrChange w:author="KAUAN GUILHERME ALVES PINHEIRO SANTOS" w:date="2025-06-13T20:56:00Z" w16du:dateUtc="2025-06-13T23:56:00Z" w:id="2533">
              <w:rPr>
                <w:rFonts w:hint="eastAsia"/>
              </w:rPr>
            </w:rPrChange>
          </w:rPr>
          <w:t>á</w:t>
        </w:r>
        <w:r w:rsidRPr="0BC51242" w:rsidR="634848D9">
          <w:rPr>
            <w:rFonts w:ascii="Times New Roman" w:hAnsi="Times New Roman" w:eastAsia="Times New Roman" w:cs="Times New Roman"/>
            <w:rPrChange w:author="KAUAN GUILHERME ALVES PINHEIRO SANTOS" w:date="2025-06-13T20:56:00Z" w16du:dateUtc="2025-06-13T23:56:00Z" w:id="2534">
              <w:rPr/>
            </w:rPrChange>
          </w:rPr>
          <w:t>rias sobre a rota, hor</w:t>
        </w:r>
        <w:r w:rsidRPr="0BC51242" w:rsidR="634848D9">
          <w:rPr>
            <w:rFonts w:hint="eastAsia" w:ascii="Times New Roman" w:hAnsi="Times New Roman" w:eastAsia="Times New Roman" w:cs="Times New Roman"/>
            <w:rPrChange w:author="KAUAN GUILHERME ALVES PINHEIRO SANTOS" w:date="2025-06-13T20:56:00Z" w16du:dateUtc="2025-06-13T23:56:00Z" w:id="2535">
              <w:rPr>
                <w:rFonts w:hint="eastAsia"/>
              </w:rPr>
            </w:rPrChange>
          </w:rPr>
          <w:t>á</w:t>
        </w:r>
        <w:r w:rsidRPr="0BC51242" w:rsidR="634848D9">
          <w:rPr>
            <w:rFonts w:ascii="Times New Roman" w:hAnsi="Times New Roman" w:eastAsia="Times New Roman" w:cs="Times New Roman"/>
            <w:rPrChange w:author="KAUAN GUILHERME ALVES PINHEIRO SANTOS" w:date="2025-06-13T20:56:00Z" w16du:dateUtc="2025-06-13T23:56:00Z" w:id="2536">
              <w:rPr/>
            </w:rPrChange>
          </w:rPr>
          <w:t>rios, companhia a</w:t>
        </w:r>
        <w:r w:rsidRPr="0BC51242" w:rsidR="634848D9">
          <w:rPr>
            <w:rFonts w:hint="eastAsia" w:ascii="Times New Roman" w:hAnsi="Times New Roman" w:eastAsia="Times New Roman" w:cs="Times New Roman"/>
            <w:rPrChange w:author="KAUAN GUILHERME ALVES PINHEIRO SANTOS" w:date="2025-06-13T20:56:00Z" w16du:dateUtc="2025-06-13T23:56:00Z" w:id="2537">
              <w:rPr>
                <w:rFonts w:hint="eastAsia"/>
              </w:rPr>
            </w:rPrChange>
          </w:rPr>
          <w:t>é</w:t>
        </w:r>
        <w:r w:rsidRPr="0BC51242" w:rsidR="634848D9">
          <w:rPr>
            <w:rFonts w:ascii="Times New Roman" w:hAnsi="Times New Roman" w:eastAsia="Times New Roman" w:cs="Times New Roman"/>
            <w:rPrChange w:author="KAUAN GUILHERME ALVES PINHEIRO SANTOS" w:date="2025-06-13T20:56:00Z" w16du:dateUtc="2025-06-13T23:56:00Z" w:id="2538">
              <w:rPr/>
            </w:rPrChange>
          </w:rPr>
          <w:t>rea e identifica</w:t>
        </w:r>
        <w:r w:rsidRPr="0BC51242" w:rsidR="634848D9">
          <w:rPr>
            <w:rFonts w:hint="eastAsia" w:ascii="Times New Roman" w:hAnsi="Times New Roman" w:eastAsia="Times New Roman" w:cs="Times New Roman"/>
            <w:rPrChange w:author="KAUAN GUILHERME ALVES PINHEIRO SANTOS" w:date="2025-06-13T20:56:00Z" w16du:dateUtc="2025-06-13T23:56:00Z" w:id="2539">
              <w:rPr>
                <w:rFonts w:hint="eastAsia"/>
              </w:rPr>
            </w:rPrChange>
          </w:rPr>
          <w:t>çã</w:t>
        </w:r>
        <w:r w:rsidRPr="0BC51242" w:rsidR="634848D9">
          <w:rPr>
            <w:rFonts w:ascii="Times New Roman" w:hAnsi="Times New Roman" w:eastAsia="Times New Roman" w:cs="Times New Roman"/>
            <w:rPrChange w:author="KAUAN GUILHERME ALVES PINHEIRO SANTOS" w:date="2025-06-13T20:56:00Z" w16du:dateUtc="2025-06-13T23:56:00Z" w:id="2540">
              <w:rPr/>
            </w:rPrChange>
          </w:rPr>
          <w:t>o do voo, sendo essencial para o planejamento e emiss</w:t>
        </w:r>
        <w:r w:rsidRPr="0BC51242" w:rsidR="634848D9">
          <w:rPr>
            <w:rFonts w:hint="eastAsia" w:ascii="Times New Roman" w:hAnsi="Times New Roman" w:eastAsia="Times New Roman" w:cs="Times New Roman"/>
            <w:rPrChange w:author="KAUAN GUILHERME ALVES PINHEIRO SANTOS" w:date="2025-06-13T20:56:00Z" w16du:dateUtc="2025-06-13T23:56:00Z" w:id="2541">
              <w:rPr>
                <w:rFonts w:hint="eastAsia"/>
              </w:rPr>
            </w:rPrChange>
          </w:rPr>
          <w:t>ã</w:t>
        </w:r>
        <w:r w:rsidRPr="0BC51242" w:rsidR="634848D9">
          <w:rPr>
            <w:rFonts w:ascii="Times New Roman" w:hAnsi="Times New Roman" w:eastAsia="Times New Roman" w:cs="Times New Roman"/>
            <w:rPrChange w:author="KAUAN GUILHERME ALVES PINHEIRO SANTOS" w:date="2025-06-13T20:56:00Z" w16du:dateUtc="2025-06-13T23:56:00Z" w:id="2542">
              <w:rPr/>
            </w:rPrChange>
          </w:rPr>
          <w:t>o de passagens.</w:t>
        </w:r>
      </w:ins>
    </w:p>
    <w:p w:rsidR="634848D9" w:rsidP="58605381" w:rsidRDefault="634848D9" w14:paraId="400846C4" w14:textId="3AA23BBF">
      <w:pPr>
        <w:jc w:val="center"/>
        <w:rPr>
          <w:ins w:author="KAUAN GUILHERME ALVES PINHEIRO SANTOS" w:date="2025-06-13T23:30:00Z" w16du:dateUtc="2025-06-13T23:30:28Z" w:id="619945293"/>
          <w:rFonts w:ascii="Times New Roman" w:hAnsi="Times New Roman" w:eastAsia="Times New Roman" w:cs="Times New Roman"/>
          <w:rPrChange w:author="KAUAN GUILHERME ALVES PINHEIRO SANTOS" w:date="2025-06-13T20:56:00Z" w16du:dateUtc="2025-06-13T23:56:00Z" w:id="643470886">
            <w:rPr>
              <w:ins w:author="KAUAN GUILHERME ALVES PINHEIRO SANTOS" w:date="2025-06-13T23:30:00Z" w16du:dateUtc="2025-06-13T23:30:28Z" w:id="723218913"/>
            </w:rPr>
          </w:rPrChange>
        </w:rPr>
      </w:pPr>
      <w:ins w:author="KAUAN GUILHERME ALVES PINHEIRO SANTOS" w:date="2025-06-13T23:30:00Z" w:id="237182329">
        <w:r w:rsidRPr="0F56D97C" w:rsidR="634848D9">
          <w:rPr>
            <w:rFonts w:ascii="Times New Roman" w:hAnsi="Times New Roman" w:eastAsia="Times New Roman" w:cs="Times New Roman"/>
            <w:rPrChange w:author="KAUAN GUILHERME ALVES PINHEIRO SANTOS" w:date="2025-06-13T20:56:00Z" w:id="646626661"/>
          </w:rPr>
          <w:t xml:space="preserve">Tabela </w:t>
        </w:r>
      </w:ins>
      <w:ins w:author="RAYLAN BRUNO SANTANA CARVALHO" w:date="2025-06-14T01:57:03.955Z" w:id="1896471586">
        <w:r w:rsidRPr="0F56D97C" w:rsidR="38642474">
          <w:rPr>
            <w:rFonts w:ascii="Times New Roman" w:hAnsi="Times New Roman" w:eastAsia="Times New Roman" w:cs="Times New Roman"/>
          </w:rPr>
          <w:t>20</w:t>
        </w:r>
      </w:ins>
      <w:ins w:author="KAUAN GUILHERME ALVES PINHEIRO SANTOS" w:date="2025-06-13T23:30:00Z" w:id="908387689">
        <w:del w:author="RAYLAN BRUNO SANTANA CARVALHO" w:date="2025-06-14T01:57:03.517Z" w:id="959927579">
          <w:r w:rsidRPr="0F56D97C" w:rsidDel="634848D9">
            <w:rPr>
              <w:rFonts w:ascii="Times New Roman" w:hAnsi="Times New Roman" w:eastAsia="Times New Roman" w:cs="Times New Roman"/>
              <w:rPrChange w:author="KAUAN GUILHERME ALVES PINHEIRO SANTOS" w:date="2025-06-13T20:56:00Z" w:id="1638979125"/>
            </w:rPr>
            <w:delText>X</w:delText>
          </w:r>
        </w:del>
        <w:r w:rsidRPr="0F56D97C" w:rsidR="634848D9">
          <w:rPr>
            <w:rFonts w:ascii="Times New Roman" w:hAnsi="Times New Roman" w:eastAsia="Times New Roman" w:cs="Times New Roman"/>
            <w:rPrChange w:author="KAUAN GUILHERME ALVES PINHEIRO SANTOS" w:date="2025-06-13T20:56:00Z" w:id="1224645399"/>
          </w:rPr>
          <w:t xml:space="preserve"> </w:t>
        </w:r>
        <w:r w:rsidRPr="0F56D97C" w:rsidR="634848D9">
          <w:rPr>
            <w:rFonts w:ascii="Times New Roman" w:hAnsi="Times New Roman" w:eastAsia="Times New Roman" w:cs="Times New Roman"/>
            <w:rPrChange w:author="KAUAN GUILHERME ALVES PINHEIRO SANTOS" w:date="2025-06-13T20:56:00Z" w:id="399304868"/>
          </w:rPr>
          <w:t>–</w:t>
        </w:r>
        <w:r w:rsidRPr="0F56D97C" w:rsidR="634848D9">
          <w:rPr>
            <w:rFonts w:ascii="Times New Roman" w:hAnsi="Times New Roman" w:eastAsia="Times New Roman" w:cs="Times New Roman"/>
            <w:rPrChange w:author="KAUAN GUILHERME ALVES PINHEIRO SANTOS" w:date="2025-06-13T20:56:00Z" w:id="1675384448"/>
          </w:rPr>
          <w:t xml:space="preserve"> Atributos do </w:t>
        </w:r>
      </w:ins>
      <w:ins w:author="KAUAN GUILHERME ALVES PINHEIRO SANTOS" w:date="2025-06-13T23:34:00Z" w:id="1535888421">
        <w:r w:rsidRPr="0F56D97C" w:rsidR="5F3E1851">
          <w:rPr>
            <w:rFonts w:ascii="Times New Roman" w:hAnsi="Times New Roman" w:eastAsia="Times New Roman" w:cs="Times New Roman"/>
            <w:rPrChange w:author="KAUAN GUILHERME ALVES PINHEIRO SANTOS" w:date="2025-06-13T23:37:00Z" w:id="903793399"/>
          </w:rPr>
          <w:t>Voo</w:t>
        </w:r>
      </w:ins>
    </w:p>
    <w:tbl>
      <w:tblPr>
        <w:tblStyle w:val="TableGrid"/>
        <w:tblW w:w="0" w:type="auto"/>
        <w:jc w:val="center"/>
        <w:tblLayout w:type="fixed"/>
        <w:tblLook w:val="06A0" w:firstRow="1" w:lastRow="0" w:firstColumn="1" w:lastColumn="0" w:noHBand="1" w:noVBand="1"/>
      </w:tblPr>
      <w:tblGrid>
        <w:gridCol w:w="2593"/>
        <w:gridCol w:w="4146"/>
      </w:tblGrid>
      <w:tr w:rsidR="58605381" w:rsidTr="58605381" w14:paraId="7AF68E90" w14:textId="77777777">
        <w:trPr>
          <w:trHeight w:val="300"/>
          <w:jc w:val="center"/>
          <w:ins w:author="KAUAN GUILHERME ALVES PINHEIRO SANTOS" w:date="2025-06-13T23:30:00Z" w:id="2552"/>
        </w:trPr>
        <w:tc>
          <w:tcPr>
            <w:tcW w:w="2593" w:type="dxa"/>
            <w:vAlign w:val="center"/>
          </w:tcPr>
          <w:p w:rsidR="58605381" w:rsidP="58605381" w:rsidRDefault="58605381" w14:paraId="1B89377C" w14:textId="43A6C7C6">
            <w:pPr>
              <w:jc w:val="center"/>
              <w:rPr>
                <w:rFonts w:ascii="Times New Roman" w:hAnsi="Times New Roman" w:eastAsia="Times New Roman" w:cs="Times New Roman"/>
                <w:rPrChange w:author="KAUAN GUILHERME ALVES PINHEIRO SANTOS" w:date="2025-06-13T20:56:00Z" w16du:dateUtc="2025-06-13T23:56:00Z" w:id="2553">
                  <w:rPr>
                    <w:rFonts w:ascii="Aptos" w:hAnsi="Aptos" w:eastAsia="Aptos" w:cs="Aptos"/>
                  </w:rPr>
                </w:rPrChange>
              </w:rPr>
            </w:pPr>
            <w:ins w:author="KAUAN GUILHERME ALVES PINHEIRO SANTOS" w:date="2025-06-13T23:30:00Z" w:id="2554">
              <w:r w:rsidRPr="0BC51242">
                <w:rPr>
                  <w:rFonts w:ascii="Times New Roman" w:hAnsi="Times New Roman" w:eastAsia="Times New Roman" w:cs="Times New Roman"/>
                  <w:b/>
                  <w:rPrChange w:author="KAUAN GUILHERME ALVES PINHEIRO SANTOS" w:date="2025-06-13T20:56:00Z" w16du:dateUtc="2025-06-13T23:56:00Z" w:id="2555">
                    <w:rPr>
                      <w:b/>
                      <w:bCs/>
                    </w:rPr>
                  </w:rPrChange>
                </w:rPr>
                <w:t>Atributo</w:t>
              </w:r>
            </w:ins>
          </w:p>
        </w:tc>
        <w:tc>
          <w:tcPr>
            <w:tcW w:w="4146" w:type="dxa"/>
            <w:vAlign w:val="center"/>
          </w:tcPr>
          <w:p w:rsidR="58605381" w:rsidP="58605381" w:rsidRDefault="58605381" w14:paraId="23B9FAE7" w14:textId="6C3F58E9">
            <w:pPr>
              <w:jc w:val="center"/>
              <w:rPr>
                <w:rFonts w:ascii="Times New Roman" w:hAnsi="Times New Roman" w:eastAsia="Times New Roman" w:cs="Times New Roman"/>
                <w:b/>
                <w:rPrChange w:author="KAUAN GUILHERME ALVES PINHEIRO SANTOS" w:date="2025-06-13T20:56:00Z" w16du:dateUtc="2025-06-13T23:56:00Z" w:id="2556">
                  <w:rPr>
                    <w:b/>
                    <w:bCs/>
                  </w:rPr>
                </w:rPrChange>
              </w:rPr>
            </w:pPr>
            <w:ins w:author="KAUAN GUILHERME ALVES PINHEIRO SANTOS" w:date="2025-06-13T23:30:00Z" w:id="2557">
              <w:r w:rsidRPr="0BC51242">
                <w:rPr>
                  <w:rFonts w:ascii="Times New Roman" w:hAnsi="Times New Roman" w:eastAsia="Times New Roman" w:cs="Times New Roman"/>
                  <w:b/>
                  <w:rPrChange w:author="KAUAN GUILHERME ALVES PINHEIRO SANTOS" w:date="2025-06-13T20:56:00Z" w16du:dateUtc="2025-06-13T23:56:00Z" w:id="2558">
                    <w:rPr>
                      <w:b/>
                      <w:bCs/>
                    </w:rPr>
                  </w:rPrChange>
                </w:rPr>
                <w:t>Significado</w:t>
              </w:r>
            </w:ins>
          </w:p>
        </w:tc>
      </w:tr>
      <w:tr w:rsidR="58605381" w:rsidTr="58605381" w14:paraId="432A7093" w14:textId="77777777">
        <w:trPr>
          <w:trHeight w:val="300"/>
          <w:jc w:val="center"/>
          <w:ins w:author="KAUAN GUILHERME ALVES PINHEIRO SANTOS" w:date="2025-06-13T23:30:00Z" w:id="2559"/>
        </w:trPr>
        <w:tc>
          <w:tcPr>
            <w:tcW w:w="2593" w:type="dxa"/>
            <w:vAlign w:val="center"/>
          </w:tcPr>
          <w:p w:rsidR="2C789AFA" w:rsidP="58605381" w:rsidRDefault="2C789AFA" w14:paraId="4E640F4E" w14:textId="47931E6D">
            <w:pPr>
              <w:jc w:val="center"/>
              <w:rPr>
                <w:rFonts w:ascii="Times New Roman" w:hAnsi="Times New Roman" w:eastAsia="Times New Roman" w:cs="Times New Roman"/>
                <w:rPrChange w:author="KAUAN GUILHERME ALVES PINHEIRO SANTOS" w:date="2025-06-13T20:56:00Z" w16du:dateUtc="2025-06-13T23:56:00Z" w:id="2560">
                  <w:rPr/>
                </w:rPrChange>
              </w:rPr>
            </w:pPr>
            <w:ins w:author="KAUAN GUILHERME ALVES PINHEIRO SANTOS" w:date="2025-06-13T23:30:00Z" w:id="2561">
              <w:r w:rsidRPr="0BC51242">
                <w:rPr>
                  <w:rFonts w:ascii="Times New Roman" w:hAnsi="Times New Roman" w:eastAsia="Times New Roman" w:cs="Times New Roman"/>
                  <w:rPrChange w:author="KAUAN GUILHERME ALVES PINHEIRO SANTOS" w:date="2025-06-13T20:56:00Z" w16du:dateUtc="2025-06-13T23:56:00Z" w:id="2562">
                    <w:rPr/>
                  </w:rPrChange>
                </w:rPr>
                <w:t>id</w:t>
              </w:r>
            </w:ins>
          </w:p>
        </w:tc>
        <w:tc>
          <w:tcPr>
            <w:tcW w:w="4146" w:type="dxa"/>
            <w:vAlign w:val="center"/>
          </w:tcPr>
          <w:p w:rsidR="58605381" w:rsidP="58605381" w:rsidRDefault="2C789AFA" w14:paraId="5D02CEFE" w14:textId="671CDB8B">
            <w:pPr>
              <w:jc w:val="center"/>
              <w:rPr>
                <w:rFonts w:ascii="Times New Roman" w:hAnsi="Times New Roman" w:eastAsia="Times New Roman" w:cs="Times New Roman"/>
                <w:rPrChange w:author="KAUAN GUILHERME ALVES PINHEIRO SANTOS" w:date="2025-06-13T20:56:00Z" w16du:dateUtc="2025-06-13T23:56:00Z" w:id="2563">
                  <w:rPr>
                    <w:rFonts w:ascii="Aptos" w:hAnsi="Aptos" w:eastAsia="Aptos" w:cs="Aptos"/>
                  </w:rPr>
                </w:rPrChange>
              </w:rPr>
            </w:pPr>
            <w:ins w:author="KAUAN GUILHERME ALVES PINHEIRO SANTOS" w:date="2025-06-13T23:30:00Z" w:id="2564">
              <w:r w:rsidRPr="0BC51242">
                <w:rPr>
                  <w:rFonts w:ascii="Times New Roman" w:hAnsi="Times New Roman" w:eastAsia="Times New Roman" w:cs="Times New Roman"/>
                  <w:rPrChange w:author="KAUAN GUILHERME ALVES PINHEIRO SANTOS" w:date="2025-06-13T20:56:00Z" w16du:dateUtc="2025-06-13T23:56:00Z" w:id="2565">
                    <w:rPr>
                      <w:rFonts w:ascii="Aptos" w:hAnsi="Aptos" w:eastAsia="Aptos" w:cs="Aptos"/>
                    </w:rPr>
                  </w:rPrChange>
                </w:rPr>
                <w:t>Identificador único do voo.</w:t>
              </w:r>
            </w:ins>
          </w:p>
        </w:tc>
      </w:tr>
      <w:tr w:rsidR="58605381" w:rsidTr="58605381" w14:paraId="7910F7DB" w14:textId="77777777">
        <w:trPr>
          <w:trHeight w:val="300"/>
          <w:jc w:val="center"/>
          <w:ins w:author="KAUAN GUILHERME ALVES PINHEIRO SANTOS" w:date="2025-06-13T23:30:00Z" w:id="2566"/>
        </w:trPr>
        <w:tc>
          <w:tcPr>
            <w:tcW w:w="2593" w:type="dxa"/>
            <w:vAlign w:val="center"/>
          </w:tcPr>
          <w:p w:rsidR="58605381" w:rsidP="58605381" w:rsidRDefault="2C789AFA" w14:paraId="4D2C060F" w14:textId="21630C04">
            <w:pPr>
              <w:jc w:val="center"/>
              <w:rPr>
                <w:rFonts w:ascii="Times New Roman" w:hAnsi="Times New Roman" w:eastAsia="Times New Roman" w:cs="Times New Roman"/>
                <w:rPrChange w:author="KAUAN GUILHERME ALVES PINHEIRO SANTOS" w:date="2025-06-13T20:56:00Z" w16du:dateUtc="2025-06-13T23:56:00Z" w:id="2567">
                  <w:rPr/>
                </w:rPrChange>
              </w:rPr>
            </w:pPr>
            <w:ins w:author="KAUAN GUILHERME ALVES PINHEIRO SANTOS" w:date="2025-06-13T23:31:00Z" w:id="2568">
              <w:r w:rsidRPr="0BC51242">
                <w:rPr>
                  <w:rFonts w:ascii="Times New Roman" w:hAnsi="Times New Roman" w:eastAsia="Times New Roman" w:cs="Times New Roman"/>
                  <w:rPrChange w:author="KAUAN GUILHERME ALVES PINHEIRO SANTOS" w:date="2025-06-13T20:56:00Z" w16du:dateUtc="2025-06-13T23:56:00Z" w:id="2569">
                    <w:rPr/>
                  </w:rPrChange>
                </w:rPr>
                <w:t>origem</w:t>
              </w:r>
            </w:ins>
          </w:p>
        </w:tc>
        <w:tc>
          <w:tcPr>
            <w:tcW w:w="4146" w:type="dxa"/>
            <w:vAlign w:val="center"/>
          </w:tcPr>
          <w:p w:rsidR="58605381" w:rsidP="58605381" w:rsidRDefault="2C789AFA" w14:paraId="47AF16A5" w14:textId="51804447">
            <w:pPr>
              <w:jc w:val="center"/>
              <w:rPr>
                <w:rFonts w:ascii="Times New Roman" w:hAnsi="Times New Roman" w:eastAsia="Times New Roman" w:cs="Times New Roman"/>
                <w:rPrChange w:author="KAUAN GUILHERME ALVES PINHEIRO SANTOS" w:date="2025-06-13T20:56:00Z" w16du:dateUtc="2025-06-13T23:56:00Z" w:id="2570">
                  <w:rPr>
                    <w:rFonts w:ascii="Aptos" w:hAnsi="Aptos" w:eastAsia="Aptos" w:cs="Aptos"/>
                  </w:rPr>
                </w:rPrChange>
              </w:rPr>
            </w:pPr>
            <w:ins w:author="KAUAN GUILHERME ALVES PINHEIRO SANTOS" w:date="2025-06-13T23:31:00Z" w:id="2571">
              <w:r w:rsidRPr="0BC51242">
                <w:rPr>
                  <w:rFonts w:ascii="Times New Roman" w:hAnsi="Times New Roman" w:eastAsia="Times New Roman" w:cs="Times New Roman"/>
                  <w:rPrChange w:author="KAUAN GUILHERME ALVES PINHEIRO SANTOS" w:date="2025-06-13T20:56:00Z" w16du:dateUtc="2025-06-13T23:56:00Z" w:id="2572">
                    <w:rPr>
                      <w:rFonts w:ascii="Aptos" w:hAnsi="Aptos" w:eastAsia="Aptos" w:cs="Aptos"/>
                    </w:rPr>
                  </w:rPrChange>
                </w:rPr>
                <w:t>Cidade ou aeroporto de origem do voo.</w:t>
              </w:r>
            </w:ins>
          </w:p>
        </w:tc>
      </w:tr>
      <w:tr w:rsidR="58605381" w:rsidTr="58605381" w14:paraId="7D5B2F38" w14:textId="77777777">
        <w:trPr>
          <w:trHeight w:val="300"/>
          <w:jc w:val="center"/>
          <w:ins w:author="KAUAN GUILHERME ALVES PINHEIRO SANTOS" w:date="2025-06-13T23:30:00Z" w:id="2573"/>
        </w:trPr>
        <w:tc>
          <w:tcPr>
            <w:tcW w:w="2593" w:type="dxa"/>
            <w:vAlign w:val="center"/>
          </w:tcPr>
          <w:p w:rsidR="58605381" w:rsidP="58605381" w:rsidRDefault="2C789AFA" w14:paraId="214A209E" w14:textId="123D9A59">
            <w:pPr>
              <w:jc w:val="center"/>
              <w:rPr>
                <w:rFonts w:ascii="Times New Roman" w:hAnsi="Times New Roman" w:eastAsia="Times New Roman" w:cs="Times New Roman"/>
                <w:rPrChange w:author="KAUAN GUILHERME ALVES PINHEIRO SANTOS" w:date="2025-06-13T20:56:00Z" w16du:dateUtc="2025-06-13T23:56:00Z" w:id="2574">
                  <w:rPr/>
                </w:rPrChange>
              </w:rPr>
            </w:pPr>
            <w:ins w:author="KAUAN GUILHERME ALVES PINHEIRO SANTOS" w:date="2025-06-13T23:31:00Z" w:id="2575">
              <w:r w:rsidRPr="0BC51242">
                <w:rPr>
                  <w:rFonts w:ascii="Times New Roman" w:hAnsi="Times New Roman" w:eastAsia="Times New Roman" w:cs="Times New Roman"/>
                  <w:rPrChange w:author="KAUAN GUILHERME ALVES PINHEIRO SANTOS" w:date="2025-06-13T20:56:00Z" w16du:dateUtc="2025-06-13T23:56:00Z" w:id="2576">
                    <w:rPr/>
                  </w:rPrChange>
                </w:rPr>
                <w:t>destino</w:t>
              </w:r>
            </w:ins>
          </w:p>
        </w:tc>
        <w:tc>
          <w:tcPr>
            <w:tcW w:w="4146" w:type="dxa"/>
            <w:vAlign w:val="center"/>
          </w:tcPr>
          <w:p w:rsidR="58605381" w:rsidP="58605381" w:rsidRDefault="2C789AFA" w14:paraId="729239F0" w14:textId="7054F249">
            <w:pPr>
              <w:jc w:val="center"/>
              <w:rPr>
                <w:rFonts w:ascii="Times New Roman" w:hAnsi="Times New Roman" w:eastAsia="Times New Roman" w:cs="Times New Roman"/>
                <w:rPrChange w:author="KAUAN GUILHERME ALVES PINHEIRO SANTOS" w:date="2025-06-13T20:56:00Z" w16du:dateUtc="2025-06-13T23:56:00Z" w:id="2577">
                  <w:rPr>
                    <w:rFonts w:ascii="Aptos" w:hAnsi="Aptos" w:eastAsia="Aptos" w:cs="Aptos"/>
                  </w:rPr>
                </w:rPrChange>
              </w:rPr>
            </w:pPr>
            <w:ins w:author="KAUAN GUILHERME ALVES PINHEIRO SANTOS" w:date="2025-06-13T23:31:00Z" w:id="2578">
              <w:r w:rsidRPr="0BC51242">
                <w:rPr>
                  <w:rFonts w:ascii="Times New Roman" w:hAnsi="Times New Roman" w:eastAsia="Times New Roman" w:cs="Times New Roman"/>
                  <w:rPrChange w:author="KAUAN GUILHERME ALVES PINHEIRO SANTOS" w:date="2025-06-13T20:56:00Z" w16du:dateUtc="2025-06-13T23:56:00Z" w:id="2579">
                    <w:rPr>
                      <w:rFonts w:ascii="Aptos" w:hAnsi="Aptos" w:eastAsia="Aptos" w:cs="Aptos"/>
                    </w:rPr>
                  </w:rPrChange>
                </w:rPr>
                <w:t>Cidade ou aeroporto de destino do voo.</w:t>
              </w:r>
            </w:ins>
          </w:p>
        </w:tc>
      </w:tr>
      <w:tr w:rsidR="58605381" w:rsidTr="58605381" w14:paraId="72470931" w14:textId="77777777">
        <w:trPr>
          <w:trHeight w:val="300"/>
          <w:jc w:val="center"/>
          <w:ins w:author="KAUAN GUILHERME ALVES PINHEIRO SANTOS" w:date="2025-06-13T23:30:00Z" w:id="2580"/>
        </w:trPr>
        <w:tc>
          <w:tcPr>
            <w:tcW w:w="2593" w:type="dxa"/>
            <w:vAlign w:val="center"/>
          </w:tcPr>
          <w:p w:rsidR="58605381" w:rsidP="58605381" w:rsidRDefault="2C789AFA" w14:paraId="739EE5CD" w14:textId="2D1E7338">
            <w:pPr>
              <w:jc w:val="center"/>
              <w:rPr>
                <w:rFonts w:ascii="Times New Roman" w:hAnsi="Times New Roman" w:eastAsia="Times New Roman" w:cs="Times New Roman"/>
                <w:rPrChange w:author="KAUAN GUILHERME ALVES PINHEIRO SANTOS" w:date="2025-06-13T20:56:00Z" w16du:dateUtc="2025-06-13T23:56:00Z" w:id="2581">
                  <w:rPr/>
                </w:rPrChange>
              </w:rPr>
            </w:pPr>
            <w:ins w:author="KAUAN GUILHERME ALVES PINHEIRO SANTOS" w:date="2025-06-13T23:31:00Z" w:id="2582">
              <w:r w:rsidRPr="0BC51242">
                <w:rPr>
                  <w:rFonts w:ascii="Times New Roman" w:hAnsi="Times New Roman" w:eastAsia="Times New Roman" w:cs="Times New Roman"/>
                  <w:rPrChange w:author="KAUAN GUILHERME ALVES PINHEIRO SANTOS" w:date="2025-06-13T20:56:00Z" w16du:dateUtc="2025-06-13T23:56:00Z" w:id="2583">
                    <w:rPr/>
                  </w:rPrChange>
                </w:rPr>
                <w:t>dataHoraPartida</w:t>
              </w:r>
            </w:ins>
          </w:p>
        </w:tc>
        <w:tc>
          <w:tcPr>
            <w:tcW w:w="4146" w:type="dxa"/>
            <w:vAlign w:val="center"/>
          </w:tcPr>
          <w:p w:rsidR="58605381" w:rsidP="58605381" w:rsidRDefault="2C789AFA" w14:paraId="33428CDB" w14:textId="7D74C5B7">
            <w:pPr>
              <w:jc w:val="center"/>
              <w:rPr>
                <w:rFonts w:ascii="Times New Roman" w:hAnsi="Times New Roman" w:eastAsia="Times New Roman" w:cs="Times New Roman"/>
                <w:rPrChange w:author="KAUAN GUILHERME ALVES PINHEIRO SANTOS" w:date="2025-06-13T20:56:00Z" w16du:dateUtc="2025-06-13T23:56:00Z" w:id="2584">
                  <w:rPr>
                    <w:rFonts w:ascii="Aptos" w:hAnsi="Aptos" w:eastAsia="Aptos" w:cs="Aptos"/>
                  </w:rPr>
                </w:rPrChange>
              </w:rPr>
            </w:pPr>
            <w:ins w:author="KAUAN GUILHERME ALVES PINHEIRO SANTOS" w:date="2025-06-13T23:31:00Z" w:id="2585">
              <w:r w:rsidRPr="0BC51242">
                <w:rPr>
                  <w:rFonts w:ascii="Times New Roman" w:hAnsi="Times New Roman" w:eastAsia="Times New Roman" w:cs="Times New Roman"/>
                  <w:rPrChange w:author="KAUAN GUILHERME ALVES PINHEIRO SANTOS" w:date="2025-06-13T20:56:00Z" w16du:dateUtc="2025-06-13T23:56:00Z" w:id="2586">
                    <w:rPr>
                      <w:rFonts w:ascii="Aptos" w:hAnsi="Aptos" w:eastAsia="Aptos" w:cs="Aptos"/>
                    </w:rPr>
                  </w:rPrChange>
                </w:rPr>
                <w:t>Data e hora da partida do voo.</w:t>
              </w:r>
            </w:ins>
          </w:p>
        </w:tc>
      </w:tr>
      <w:tr w:rsidR="58605381" w:rsidTr="58605381" w14:paraId="4A77CC99" w14:textId="77777777">
        <w:trPr>
          <w:trHeight w:val="300"/>
          <w:jc w:val="center"/>
          <w:ins w:author="KAUAN GUILHERME ALVES PINHEIRO SANTOS" w:date="2025-06-13T23:30:00Z" w:id="2587"/>
        </w:trPr>
        <w:tc>
          <w:tcPr>
            <w:tcW w:w="2593" w:type="dxa"/>
            <w:vAlign w:val="center"/>
          </w:tcPr>
          <w:p w:rsidR="58605381" w:rsidP="58605381" w:rsidRDefault="2C789AFA" w14:paraId="0671A836" w14:textId="44F16319">
            <w:pPr>
              <w:jc w:val="center"/>
              <w:rPr>
                <w:rFonts w:ascii="Times New Roman" w:hAnsi="Times New Roman" w:eastAsia="Times New Roman" w:cs="Times New Roman"/>
                <w:rPrChange w:author="KAUAN GUILHERME ALVES PINHEIRO SANTOS" w:date="2025-06-13T20:56:00Z" w16du:dateUtc="2025-06-13T23:56:00Z" w:id="2588">
                  <w:rPr/>
                </w:rPrChange>
              </w:rPr>
            </w:pPr>
            <w:ins w:author="KAUAN GUILHERME ALVES PINHEIRO SANTOS" w:date="2025-06-13T23:32:00Z" w:id="2589">
              <w:r w:rsidRPr="0BC51242">
                <w:rPr>
                  <w:rFonts w:ascii="Times New Roman" w:hAnsi="Times New Roman" w:eastAsia="Times New Roman" w:cs="Times New Roman"/>
                  <w:rPrChange w:author="KAUAN GUILHERME ALVES PINHEIRO SANTOS" w:date="2025-06-13T23:37:00Z" w:id="2590">
                    <w:rPr/>
                  </w:rPrChange>
                </w:rPr>
                <w:t>dataHoraChegada</w:t>
              </w:r>
            </w:ins>
          </w:p>
        </w:tc>
        <w:tc>
          <w:tcPr>
            <w:tcW w:w="4146" w:type="dxa"/>
            <w:vAlign w:val="center"/>
          </w:tcPr>
          <w:p w:rsidR="58605381" w:rsidP="58605381" w:rsidRDefault="2C789AFA" w14:paraId="26D29747" w14:textId="793019E1">
            <w:pPr>
              <w:jc w:val="center"/>
              <w:rPr>
                <w:rFonts w:ascii="Times New Roman" w:hAnsi="Times New Roman" w:eastAsia="Times New Roman" w:cs="Times New Roman"/>
                <w:rPrChange w:author="KAUAN GUILHERME ALVES PINHEIRO SANTOS" w:date="2025-06-13T20:56:00Z" w16du:dateUtc="2025-06-13T23:56:00Z" w:id="2591">
                  <w:rPr>
                    <w:rFonts w:ascii="Aptos" w:hAnsi="Aptos" w:eastAsia="Aptos" w:cs="Aptos"/>
                  </w:rPr>
                </w:rPrChange>
              </w:rPr>
            </w:pPr>
            <w:ins w:author="KAUAN GUILHERME ALVES PINHEIRO SANTOS" w:date="2025-06-13T23:32:00Z" w:id="2592">
              <w:r w:rsidRPr="0BC51242">
                <w:rPr>
                  <w:rFonts w:ascii="Times New Roman" w:hAnsi="Times New Roman" w:eastAsia="Times New Roman" w:cs="Times New Roman"/>
                  <w:rPrChange w:author="KAUAN GUILHERME ALVES PINHEIRO SANTOS" w:date="2025-06-13T23:37:00Z" w:id="2593">
                    <w:rPr>
                      <w:rFonts w:ascii="Aptos" w:hAnsi="Aptos" w:eastAsia="Aptos" w:cs="Aptos"/>
                    </w:rPr>
                  </w:rPrChange>
                </w:rPr>
                <w:t>Data e hora previstas de chegada.</w:t>
              </w:r>
            </w:ins>
          </w:p>
        </w:tc>
      </w:tr>
      <w:tr w:rsidR="58605381" w:rsidTr="58605381" w14:paraId="005CB5A9" w14:textId="77777777">
        <w:trPr>
          <w:trHeight w:val="300"/>
          <w:jc w:val="center"/>
          <w:ins w:author="KAUAN GUILHERME ALVES PINHEIRO SANTOS" w:date="2025-06-13T23:30:00Z" w:id="2594"/>
        </w:trPr>
        <w:tc>
          <w:tcPr>
            <w:tcW w:w="2593" w:type="dxa"/>
            <w:vAlign w:val="center"/>
          </w:tcPr>
          <w:p w:rsidR="58605381" w:rsidP="58605381" w:rsidRDefault="2C789AFA" w14:paraId="66ACDB6B" w14:textId="4F83FCE0">
            <w:pPr>
              <w:jc w:val="center"/>
              <w:rPr>
                <w:rFonts w:ascii="Times New Roman" w:hAnsi="Times New Roman" w:eastAsia="Times New Roman" w:cs="Times New Roman"/>
                <w:rPrChange w:author="KAUAN GUILHERME ALVES PINHEIRO SANTOS" w:date="2025-06-13T20:56:00Z" w16du:dateUtc="2025-06-13T23:56:00Z" w:id="2595">
                  <w:rPr/>
                </w:rPrChange>
              </w:rPr>
            </w:pPr>
            <w:ins w:author="KAUAN GUILHERME ALVES PINHEIRO SANTOS" w:date="2025-06-13T23:32:00Z" w:id="2596">
              <w:r w:rsidRPr="0BC51242">
                <w:rPr>
                  <w:rFonts w:ascii="Times New Roman" w:hAnsi="Times New Roman" w:eastAsia="Times New Roman" w:cs="Times New Roman"/>
                  <w:rPrChange w:author="KAUAN GUILHERME ALVES PINHEIRO SANTOS" w:date="2025-06-13T23:37:00Z" w:id="2597">
                    <w:rPr/>
                  </w:rPrChange>
                </w:rPr>
                <w:t>numeroVoo</w:t>
              </w:r>
            </w:ins>
          </w:p>
        </w:tc>
        <w:tc>
          <w:tcPr>
            <w:tcW w:w="4146" w:type="dxa"/>
            <w:vAlign w:val="center"/>
          </w:tcPr>
          <w:p w:rsidR="58605381" w:rsidP="58605381" w:rsidRDefault="2C789AFA" w14:paraId="43854F97" w14:textId="6004730E">
            <w:pPr>
              <w:jc w:val="center"/>
              <w:rPr>
                <w:rFonts w:ascii="Times New Roman" w:hAnsi="Times New Roman" w:eastAsia="Times New Roman" w:cs="Times New Roman"/>
                <w:rPrChange w:author="KAUAN GUILHERME ALVES PINHEIRO SANTOS" w:date="2025-06-13T20:56:00Z" w16du:dateUtc="2025-06-13T23:56:00Z" w:id="2598">
                  <w:rPr>
                    <w:rFonts w:ascii="Aptos" w:hAnsi="Aptos" w:eastAsia="Aptos" w:cs="Aptos"/>
                  </w:rPr>
                </w:rPrChange>
              </w:rPr>
            </w:pPr>
            <w:ins w:author="KAUAN GUILHERME ALVES PINHEIRO SANTOS" w:date="2025-06-13T23:32:00Z" w:id="2599">
              <w:r w:rsidRPr="0BC51242">
                <w:rPr>
                  <w:rFonts w:ascii="Times New Roman" w:hAnsi="Times New Roman" w:eastAsia="Times New Roman" w:cs="Times New Roman"/>
                  <w:rPrChange w:author="KAUAN GUILHERME ALVES PINHEIRO SANTOS" w:date="2025-06-13T23:37:00Z" w:id="2600">
                    <w:rPr>
                      <w:rFonts w:ascii="Aptos" w:hAnsi="Aptos" w:eastAsia="Aptos" w:cs="Aptos"/>
                    </w:rPr>
                  </w:rPrChange>
                </w:rPr>
                <w:t>Código do voo (ex: G3 1234).</w:t>
              </w:r>
            </w:ins>
          </w:p>
        </w:tc>
      </w:tr>
      <w:tr w:rsidR="58605381" w:rsidTr="58605381" w14:paraId="7FADBA97" w14:textId="77777777">
        <w:trPr>
          <w:trHeight w:val="300"/>
          <w:jc w:val="center"/>
          <w:ins w:author="KAUAN GUILHERME ALVES PINHEIRO SANTOS" w:date="2025-06-13T23:30:00Z" w:id="2601"/>
        </w:trPr>
        <w:tc>
          <w:tcPr>
            <w:tcW w:w="2593" w:type="dxa"/>
            <w:vAlign w:val="center"/>
          </w:tcPr>
          <w:p w:rsidR="58605381" w:rsidP="58605381" w:rsidRDefault="2C789AFA" w14:paraId="251207F5" w14:textId="021CE4BF">
            <w:pPr>
              <w:jc w:val="center"/>
              <w:rPr>
                <w:rFonts w:ascii="Times New Roman" w:hAnsi="Times New Roman" w:eastAsia="Times New Roman" w:cs="Times New Roman"/>
                <w:rPrChange w:author="KAUAN GUILHERME ALVES PINHEIRO SANTOS" w:date="2025-06-13T20:56:00Z" w16du:dateUtc="2025-06-13T23:56:00Z" w:id="2602">
                  <w:rPr/>
                </w:rPrChange>
              </w:rPr>
            </w:pPr>
            <w:ins w:author="KAUAN GUILHERME ALVES PINHEIRO SANTOS" w:date="2025-06-13T23:32:00Z" w:id="2603">
              <w:r w:rsidRPr="0BC51242">
                <w:rPr>
                  <w:rFonts w:ascii="Times New Roman" w:hAnsi="Times New Roman" w:eastAsia="Times New Roman" w:cs="Times New Roman"/>
                  <w:rPrChange w:author="KAUAN GUILHERME ALVES PINHEIRO SANTOS" w:date="2025-06-13T23:37:00Z" w:id="2604">
                    <w:rPr/>
                  </w:rPrChange>
                </w:rPr>
                <w:t>companhiaAerea</w:t>
              </w:r>
            </w:ins>
          </w:p>
        </w:tc>
        <w:tc>
          <w:tcPr>
            <w:tcW w:w="4146" w:type="dxa"/>
            <w:vAlign w:val="center"/>
          </w:tcPr>
          <w:p w:rsidR="58605381" w:rsidP="58605381" w:rsidRDefault="2C789AFA" w14:paraId="59DEB498" w14:textId="595E77C8">
            <w:pPr>
              <w:jc w:val="center"/>
              <w:rPr>
                <w:rFonts w:ascii="Times New Roman" w:hAnsi="Times New Roman" w:eastAsia="Times New Roman" w:cs="Times New Roman"/>
                <w:rPrChange w:author="KAUAN GUILHERME ALVES PINHEIRO SANTOS" w:date="2025-06-13T20:56:00Z" w16du:dateUtc="2025-06-13T23:56:00Z" w:id="2605">
                  <w:rPr>
                    <w:rFonts w:ascii="Aptos" w:hAnsi="Aptos" w:eastAsia="Aptos" w:cs="Aptos"/>
                  </w:rPr>
                </w:rPrChange>
              </w:rPr>
            </w:pPr>
            <w:ins w:author="KAUAN GUILHERME ALVES PINHEIRO SANTOS" w:date="2025-06-13T23:33:00Z" w:id="2606">
              <w:r w:rsidRPr="0BC51242">
                <w:rPr>
                  <w:rFonts w:ascii="Times New Roman" w:hAnsi="Times New Roman" w:eastAsia="Times New Roman" w:cs="Times New Roman"/>
                  <w:rPrChange w:author="KAUAN GUILHERME ALVES PINHEIRO SANTOS" w:date="2025-06-13T23:37:00Z" w:id="2607">
                    <w:rPr>
                      <w:rFonts w:ascii="Aptos" w:hAnsi="Aptos" w:eastAsia="Aptos" w:cs="Aptos"/>
                    </w:rPr>
                  </w:rPrChange>
                </w:rPr>
                <w:t>Nome da companhia aérea responsável (ex: LATAM, Azul, Gol).</w:t>
              </w:r>
            </w:ins>
          </w:p>
        </w:tc>
      </w:tr>
    </w:tbl>
    <w:p w:rsidR="2C789AFA" w:rsidP="58605381" w:rsidRDefault="2C789AFA" w14:paraId="55FF5C68" w14:textId="38947552">
      <w:pPr>
        <w:jc w:val="center"/>
        <w:rPr>
          <w:ins w:author="KAUAN GUILHERME ALVES PINHEIRO SANTOS" w:date="2025-06-13T23:30:00Z" w16du:dateUtc="2025-06-13T23:30:28Z" w:id="2608"/>
          <w:rFonts w:ascii="Times New Roman" w:hAnsi="Times New Roman" w:eastAsia="Times New Roman" w:cs="Times New Roman"/>
        </w:rPr>
      </w:pPr>
      <w:ins w:author="KAUAN GUILHERME ALVES PINHEIRO SANTOS" w:date="2025-06-13T23:30:00Z" w:id="2609">
        <w:r w:rsidRPr="0BC51242">
          <w:rPr>
            <w:rFonts w:ascii="Times New Roman" w:hAnsi="Times New Roman" w:eastAsia="Times New Roman" w:cs="Times New Roman"/>
            <w:rPrChange w:author="KAUAN GUILHERME ALVES PINHEIRO SANTOS" w:date="2025-06-13T20:56:00Z" w16du:dateUtc="2025-06-13T23:56:00Z" w:id="2610">
              <w:rPr/>
            </w:rPrChange>
          </w:rPr>
          <w:t>Fonte: Autoria pr</w:t>
        </w:r>
        <w:r w:rsidRPr="0BC51242">
          <w:rPr>
            <w:rFonts w:hint="eastAsia" w:ascii="Times New Roman" w:hAnsi="Times New Roman" w:eastAsia="Times New Roman" w:cs="Times New Roman"/>
            <w:rPrChange w:author="KAUAN GUILHERME ALVES PINHEIRO SANTOS" w:date="2025-06-13T20:56:00Z" w16du:dateUtc="2025-06-13T23:56:00Z" w:id="2611">
              <w:rPr>
                <w:rFonts w:hint="eastAsia"/>
              </w:rPr>
            </w:rPrChange>
          </w:rPr>
          <w:t>ó</w:t>
        </w:r>
        <w:r w:rsidRPr="0BC51242">
          <w:rPr>
            <w:rFonts w:ascii="Times New Roman" w:hAnsi="Times New Roman" w:eastAsia="Times New Roman" w:cs="Times New Roman"/>
            <w:rPrChange w:author="KAUAN GUILHERME ALVES PINHEIRO SANTOS" w:date="2025-06-13T20:56:00Z" w16du:dateUtc="2025-06-13T23:56:00Z" w:id="2612">
              <w:rPr/>
            </w:rPrChange>
          </w:rPr>
          <w:t>pria, 2025.</w:t>
        </w:r>
      </w:ins>
    </w:p>
    <w:p w:rsidR="2C789AFA" w:rsidRDefault="2C789AFA" w14:paraId="270F0FE9" w14:textId="50457A49">
      <w:pPr>
        <w:jc w:val="both"/>
        <w:rPr>
          <w:ins w:author="KAUAN GUILHERME ALVES PINHEIRO SANTOS" w:date="2025-06-13T23:34:00Z" w16du:dateUtc="2025-06-13T23:34:33Z" w:id="2613"/>
          <w:rFonts w:ascii="Times New Roman" w:hAnsi="Times New Roman" w:eastAsia="Times New Roman" w:cs="Times New Roman"/>
        </w:rPr>
        <w:pPrChange w:author="KAUAN GUILHERME ALVES PINHEIRO SANTOS" w:date="2025-06-13T23:34:00Z" w:id="2614">
          <w:pPr>
            <w:jc w:val="center"/>
          </w:pPr>
        </w:pPrChange>
      </w:pPr>
      <w:ins w:author="KAUAN GUILHERME ALVES PINHEIRO SANTOS" w:date="2025-06-13T23:33:00Z" w:id="2615">
        <w:r>
          <w:tab/>
        </w:r>
        <w:r w:rsidRPr="0BC51242">
          <w:rPr>
            <w:rFonts w:ascii="Times New Roman" w:hAnsi="Times New Roman" w:eastAsia="Times New Roman" w:cs="Times New Roman"/>
            <w:rPrChange w:author="KAUAN GUILHERME ALVES PINHEIRO SANTOS" w:date="2025-06-13T23:37:00Z" w:id="2616">
              <w:rPr/>
            </w:rPrChange>
          </w:rPr>
          <w:t xml:space="preserve">Esta classe </w:t>
        </w:r>
        <w:r w:rsidRPr="0BC51242">
          <w:rPr>
            <w:rFonts w:hint="eastAsia" w:ascii="Times New Roman" w:hAnsi="Times New Roman" w:eastAsia="Times New Roman" w:cs="Times New Roman"/>
            <w:rPrChange w:author="KAUAN GUILHERME ALVES PINHEIRO SANTOS" w:date="2025-06-13T23:37:00Z" w:id="2617">
              <w:rPr>
                <w:rFonts w:hint="eastAsia"/>
              </w:rPr>
            </w:rPrChange>
          </w:rPr>
          <w:t>é</w:t>
        </w:r>
        <w:r w:rsidRPr="0BC51242">
          <w:rPr>
            <w:rFonts w:ascii="Times New Roman" w:hAnsi="Times New Roman" w:eastAsia="Times New Roman" w:cs="Times New Roman"/>
            <w:rPrChange w:author="KAUAN GUILHERME ALVES PINHEIRO SANTOS" w:date="2025-06-13T23:37:00Z" w:id="2618">
              <w:rPr/>
            </w:rPrChange>
          </w:rPr>
          <w:t xml:space="preserve"> respons</w:t>
        </w:r>
        <w:r w:rsidRPr="0BC51242">
          <w:rPr>
            <w:rFonts w:hint="eastAsia" w:ascii="Times New Roman" w:hAnsi="Times New Roman" w:eastAsia="Times New Roman" w:cs="Times New Roman"/>
            <w:rPrChange w:author="KAUAN GUILHERME ALVES PINHEIRO SANTOS" w:date="2025-06-13T23:37:00Z" w:id="2619">
              <w:rPr>
                <w:rFonts w:hint="eastAsia"/>
              </w:rPr>
            </w:rPrChange>
          </w:rPr>
          <w:t>á</w:t>
        </w:r>
        <w:r w:rsidRPr="0BC51242">
          <w:rPr>
            <w:rFonts w:ascii="Times New Roman" w:hAnsi="Times New Roman" w:eastAsia="Times New Roman" w:cs="Times New Roman"/>
            <w:rPrChange w:author="KAUAN GUILHERME ALVES PINHEIRO SANTOS" w:date="2025-06-13T23:37:00Z" w:id="2620">
              <w:rPr/>
            </w:rPrChange>
          </w:rPr>
          <w:t xml:space="preserve">vel por fornecer todas </w:t>
        </w:r>
      </w:ins>
      <w:ins w:author="KAUAN GUILHERME ALVES PINHEIRO SANTOS" w:date="2025-06-13T23:34:00Z" w:id="2621">
        <w:r w:rsidRPr="0BC51242">
          <w:rPr>
            <w:rFonts w:ascii="Times New Roman" w:hAnsi="Times New Roman" w:eastAsia="Times New Roman" w:cs="Times New Roman"/>
            <w:rPrChange w:author="KAUAN GUILHERME ALVES PINHEIRO SANTOS" w:date="2025-06-13T23:37:00Z" w:id="2622">
              <w:rPr/>
            </w:rPrChange>
          </w:rPr>
          <w:t xml:space="preserve">os dados </w:t>
        </w:r>
      </w:ins>
      <w:ins w:author="KAUAN GUILHERME ALVES PINHEIRO SANTOS" w:date="2025-06-13T23:33:00Z" w:id="2623">
        <w:r w:rsidRPr="0BC51242">
          <w:rPr>
            <w:rFonts w:ascii="Times New Roman" w:hAnsi="Times New Roman" w:eastAsia="Times New Roman" w:cs="Times New Roman"/>
            <w:rPrChange w:author="KAUAN GUILHERME ALVES PINHEIRO SANTOS" w:date="2025-06-13T23:37:00Z" w:id="2624">
              <w:rPr/>
            </w:rPrChange>
          </w:rPr>
          <w:t>referentes ao deslocamento a</w:t>
        </w:r>
        <w:r w:rsidRPr="0BC51242">
          <w:rPr>
            <w:rFonts w:hint="eastAsia" w:ascii="Times New Roman" w:hAnsi="Times New Roman" w:eastAsia="Times New Roman" w:cs="Times New Roman"/>
            <w:rPrChange w:author="KAUAN GUILHERME ALVES PINHEIRO SANTOS" w:date="2025-06-13T23:37:00Z" w:id="2625">
              <w:rPr>
                <w:rFonts w:hint="eastAsia"/>
              </w:rPr>
            </w:rPrChange>
          </w:rPr>
          <w:t>é</w:t>
        </w:r>
        <w:r w:rsidRPr="0BC51242">
          <w:rPr>
            <w:rFonts w:ascii="Times New Roman" w:hAnsi="Times New Roman" w:eastAsia="Times New Roman" w:cs="Times New Roman"/>
            <w:rPrChange w:author="KAUAN GUILHERME ALVES PINHEIRO SANTOS" w:date="2025-06-13T23:37:00Z" w:id="2626">
              <w:rPr/>
            </w:rPrChange>
          </w:rPr>
          <w:t>reo associado a pa</w:t>
        </w:r>
      </w:ins>
      <w:ins w:author="KAUAN GUILHERME ALVES PINHEIRO SANTOS" w:date="2025-06-13T23:34:00Z" w:id="2627">
        <w:r w:rsidRPr="0BC51242">
          <w:rPr>
            <w:rFonts w:ascii="Times New Roman" w:hAnsi="Times New Roman" w:eastAsia="Times New Roman" w:cs="Times New Roman"/>
            <w:rPrChange w:author="KAUAN GUILHERME ALVES PINHEIRO SANTOS" w:date="2025-06-13T23:37:00Z" w:id="2628">
              <w:rPr/>
            </w:rPrChange>
          </w:rPr>
          <w:t>ssagem</w:t>
        </w:r>
      </w:ins>
      <w:ins w:author="KAUAN GUILHERME ALVES PINHEIRO SANTOS" w:date="2025-06-13T23:33:00Z" w:id="2629">
        <w:r w:rsidRPr="0BC51242">
          <w:rPr>
            <w:rFonts w:ascii="Times New Roman" w:hAnsi="Times New Roman" w:eastAsia="Times New Roman" w:cs="Times New Roman"/>
            <w:rPrChange w:author="KAUAN GUILHERME ALVES PINHEIRO SANTOS" w:date="2025-06-13T23:37:00Z" w:id="2630">
              <w:rPr/>
            </w:rPrChange>
          </w:rPr>
          <w:t>. Ela permite o controle e a valida</w:t>
        </w:r>
        <w:r w:rsidRPr="0BC51242">
          <w:rPr>
            <w:rFonts w:hint="eastAsia" w:ascii="Times New Roman" w:hAnsi="Times New Roman" w:eastAsia="Times New Roman" w:cs="Times New Roman"/>
            <w:rPrChange w:author="KAUAN GUILHERME ALVES PINHEIRO SANTOS" w:date="2025-06-13T23:37:00Z" w:id="2631">
              <w:rPr>
                <w:rFonts w:hint="eastAsia"/>
              </w:rPr>
            </w:rPrChange>
          </w:rPr>
          <w:t>çã</w:t>
        </w:r>
        <w:r w:rsidRPr="0BC51242">
          <w:rPr>
            <w:rFonts w:ascii="Times New Roman" w:hAnsi="Times New Roman" w:eastAsia="Times New Roman" w:cs="Times New Roman"/>
            <w:rPrChange w:author="KAUAN GUILHERME ALVES PINHEIRO SANTOS" w:date="2025-06-13T23:37:00Z" w:id="2632">
              <w:rPr/>
            </w:rPrChange>
          </w:rPr>
          <w:t>o de hor</w:t>
        </w:r>
        <w:r w:rsidRPr="0BC51242">
          <w:rPr>
            <w:rFonts w:hint="eastAsia" w:ascii="Times New Roman" w:hAnsi="Times New Roman" w:eastAsia="Times New Roman" w:cs="Times New Roman"/>
            <w:rPrChange w:author="KAUAN GUILHERME ALVES PINHEIRO SANTOS" w:date="2025-06-13T23:37:00Z" w:id="2633">
              <w:rPr>
                <w:rFonts w:hint="eastAsia"/>
              </w:rPr>
            </w:rPrChange>
          </w:rPr>
          <w:t>á</w:t>
        </w:r>
        <w:r w:rsidRPr="0BC51242">
          <w:rPr>
            <w:rFonts w:ascii="Times New Roman" w:hAnsi="Times New Roman" w:eastAsia="Times New Roman" w:cs="Times New Roman"/>
            <w:rPrChange w:author="KAUAN GUILHERME ALVES PINHEIRO SANTOS" w:date="2025-06-13T23:37:00Z" w:id="2634">
              <w:rPr/>
            </w:rPrChange>
          </w:rPr>
          <w:t>rios, rotas e disponibilidade de lugares no momento da emiss</w:t>
        </w:r>
        <w:r w:rsidRPr="0BC51242">
          <w:rPr>
            <w:rFonts w:hint="eastAsia" w:ascii="Times New Roman" w:hAnsi="Times New Roman" w:eastAsia="Times New Roman" w:cs="Times New Roman"/>
            <w:rPrChange w:author="KAUAN GUILHERME ALVES PINHEIRO SANTOS" w:date="2025-06-13T23:37:00Z" w:id="2635">
              <w:rPr>
                <w:rFonts w:hint="eastAsia"/>
              </w:rPr>
            </w:rPrChange>
          </w:rPr>
          <w:t>ã</w:t>
        </w:r>
        <w:r w:rsidRPr="0BC51242">
          <w:rPr>
            <w:rFonts w:ascii="Times New Roman" w:hAnsi="Times New Roman" w:eastAsia="Times New Roman" w:cs="Times New Roman"/>
            <w:rPrChange w:author="KAUAN GUILHERME ALVES PINHEIRO SANTOS" w:date="2025-06-13T23:37:00Z" w:id="2636">
              <w:rPr/>
            </w:rPrChange>
          </w:rPr>
          <w:t>o da passagem.</w:t>
        </w:r>
      </w:ins>
    </w:p>
    <w:p w:rsidR="46E4D484" w:rsidRDefault="43B53C8A" w14:paraId="6B1BDFCA" w14:textId="6805DDA1">
      <w:pPr>
        <w:jc w:val="center"/>
        <w:rPr>
          <w:ins w:author="KAUAN GUILHERME ALVES PINHEIRO SANTOS" w:date="2025-06-13T23:34:00Z" w16du:dateUtc="2025-06-13T23:34:33Z" w:id="242354777"/>
          <w:rFonts w:ascii="Times New Roman" w:hAnsi="Times New Roman" w:eastAsia="Times New Roman" w:cs="Times New Roman"/>
          <w:rPrChange w:author="KAUAN GUILHERME ALVES PINHEIRO SANTOS" w:date="2025-06-13T23:37:00Z" w:id="74179500">
            <w:rPr>
              <w:ins w:author="KAUAN GUILHERME ALVES PINHEIRO SANTOS" w:date="2025-06-13T23:34:00Z" w16du:dateUtc="2025-06-13T23:34:33Z" w:id="1417058765"/>
              <w:rFonts w:ascii="Aptos" w:hAnsi="Aptos" w:eastAsia="Aptos" w:cs="Aptos"/>
            </w:rPr>
          </w:rPrChange>
        </w:rPr>
      </w:pPr>
      <w:ins w:author="KAUAN GUILHERME ALVES PINHEIRO SANTOS" w:date="2025-06-13T23:34:00Z" w:id="411764901">
        <w:r w:rsidRPr="0F56D97C" w:rsidR="43B53C8A">
          <w:rPr>
            <w:rFonts w:ascii="Times New Roman" w:hAnsi="Times New Roman" w:eastAsia="Times New Roman" w:cs="Times New Roman"/>
            <w:rPrChange w:author="KAUAN GUILHERME ALVES PINHEIRO SANTOS" w:date="2025-06-13T23:37:00Z" w:id="1640493334"/>
          </w:rPr>
          <w:t xml:space="preserve">Tabela </w:t>
        </w:r>
      </w:ins>
      <w:ins w:author="RAYLAN BRUNO SANTANA CARVALHO" w:date="2025-06-14T01:57:07.507Z" w:id="1608689009">
        <w:r w:rsidRPr="0F56D97C" w:rsidR="41624DDD">
          <w:rPr>
            <w:rFonts w:ascii="Times New Roman" w:hAnsi="Times New Roman" w:eastAsia="Times New Roman" w:cs="Times New Roman"/>
          </w:rPr>
          <w:t>21</w:t>
        </w:r>
      </w:ins>
      <w:ins w:author="KAUAN GUILHERME ALVES PINHEIRO SANTOS" w:date="2025-06-13T23:34:00Z" w:id="20732324">
        <w:del w:author="RAYLAN BRUNO SANTANA CARVALHO" w:date="2025-06-14T01:57:07.197Z" w:id="412078710">
          <w:r w:rsidRPr="0F56D97C" w:rsidDel="43B53C8A">
            <w:rPr>
              <w:rFonts w:ascii="Times New Roman" w:hAnsi="Times New Roman" w:eastAsia="Times New Roman" w:cs="Times New Roman"/>
              <w:rPrChange w:author="KAUAN GUILHERME ALVES PINHEIRO SANTOS" w:date="2025-06-13T23:37:00Z" w:id="1548638282"/>
            </w:rPr>
            <w:delText>X</w:delText>
          </w:r>
        </w:del>
        <w:r w:rsidRPr="0F56D97C" w:rsidR="43B53C8A">
          <w:rPr>
            <w:rFonts w:ascii="Times New Roman" w:hAnsi="Times New Roman" w:eastAsia="Times New Roman" w:cs="Times New Roman"/>
            <w:rPrChange w:author="KAUAN GUILHERME ALVES PINHEIRO SANTOS" w:date="2025-06-13T23:37:00Z" w:id="1741407148"/>
          </w:rPr>
          <w:t xml:space="preserve"> </w:t>
        </w:r>
        <w:r w:rsidRPr="0F56D97C" w:rsidR="43B53C8A">
          <w:rPr>
            <w:rFonts w:ascii="Times New Roman" w:hAnsi="Times New Roman" w:eastAsia="Times New Roman" w:cs="Times New Roman"/>
            <w:rPrChange w:author="KAUAN GUILHERME ALVES PINHEIRO SANTOS" w:date="2025-06-13T23:37:00Z" w:id="1069208969"/>
          </w:rPr>
          <w:t>–</w:t>
        </w:r>
        <w:r w:rsidRPr="0F56D97C" w:rsidR="43B53C8A">
          <w:rPr>
            <w:rFonts w:ascii="Times New Roman" w:hAnsi="Times New Roman" w:eastAsia="Times New Roman" w:cs="Times New Roman"/>
            <w:rPrChange w:author="KAUAN GUILHERME ALVES PINHEIRO SANTOS" w:date="2025-06-13T23:37:00Z" w:id="1764794259"/>
          </w:rPr>
          <w:t xml:space="preserve"> M</w:t>
        </w:r>
        <w:r w:rsidRPr="0F56D97C" w:rsidR="43B53C8A">
          <w:rPr>
            <w:rFonts w:ascii="Times New Roman" w:hAnsi="Times New Roman" w:eastAsia="Times New Roman" w:cs="Times New Roman"/>
            <w:rPrChange w:author="KAUAN GUILHERME ALVES PINHEIRO SANTOS" w:date="2025-06-13T23:37:00Z" w:id="1373869083"/>
          </w:rPr>
          <w:t>é</w:t>
        </w:r>
        <w:r w:rsidRPr="0F56D97C" w:rsidR="43B53C8A">
          <w:rPr>
            <w:rFonts w:ascii="Times New Roman" w:hAnsi="Times New Roman" w:eastAsia="Times New Roman" w:cs="Times New Roman"/>
            <w:rPrChange w:author="KAUAN GUILHERME ALVES PINHEIRO SANTOS" w:date="2025-06-13T23:37:00Z" w:id="924045477"/>
          </w:rPr>
          <w:t xml:space="preserve">todos do </w:t>
        </w:r>
        <w:r w:rsidRPr="0F56D97C" w:rsidR="0C1EF026">
          <w:rPr>
            <w:rFonts w:ascii="Times New Roman" w:hAnsi="Times New Roman" w:eastAsia="Times New Roman" w:cs="Times New Roman"/>
            <w:rPrChange w:author="KAUAN GUILHERME ALVES PINHEIRO SANTOS" w:date="2025-06-13T23:37:00Z" w:id="1329710036"/>
          </w:rPr>
          <w:t>Voo</w:t>
        </w:r>
      </w:ins>
    </w:p>
    <w:tbl>
      <w:tblPr>
        <w:tblStyle w:val="TableGrid"/>
        <w:tblW w:w="0" w:type="auto"/>
        <w:jc w:val="center"/>
        <w:tblLook w:val="06A0" w:firstRow="1" w:lastRow="0" w:firstColumn="1" w:lastColumn="0" w:noHBand="1" w:noVBand="1"/>
        <w:tblPrChange w:author="KAUAN GUILHERME ALVES PINHEIRO SANTOS" w:date="2025-06-13T23:35:00Z" w:id="2647">
          <w:tblPr>
            <w:tblStyle w:val="TableGrid"/>
            <w:tblW w:w="0" w:type="auto"/>
            <w:jc w:val="center"/>
            <w:tblLook w:val="06A0" w:firstRow="1" w:lastRow="0" w:firstColumn="1" w:lastColumn="0" w:noHBand="1" w:noVBand="1"/>
          </w:tblPr>
        </w:tblPrChange>
      </w:tblPr>
      <w:tblGrid>
        <w:gridCol w:w="3193"/>
        <w:gridCol w:w="3546"/>
        <w:tblGridChange w:id="2648">
          <w:tblGrid>
            <w:gridCol w:w="2593"/>
            <w:gridCol w:w="600"/>
            <w:gridCol w:w="3546"/>
          </w:tblGrid>
        </w:tblGridChange>
      </w:tblGrid>
      <w:tr w:rsidR="0BC51242" w:rsidTr="0BC51242" w14:paraId="454B7322" w14:textId="77777777">
        <w:trPr>
          <w:trHeight w:val="300"/>
          <w:jc w:val="center"/>
          <w:ins w:author="KAUAN GUILHERME ALVES PINHEIRO SANTOS" w:date="2025-06-13T23:34:00Z" w:id="2649"/>
          <w:trPrChange w:author="KAUAN GUILHERME ALVES PINHEIRO SANTOS" w:date="2025-06-13T23:35:00Z" w:id="2650">
            <w:trPr>
              <w:trHeight w:val="300"/>
              <w:jc w:val="center"/>
            </w:trPr>
          </w:trPrChange>
        </w:trPr>
        <w:tc>
          <w:tcPr>
            <w:tcW w:w="3193" w:type="dxa"/>
            <w:vAlign w:val="center"/>
            <w:tcPrChange w:author="KAUAN GUILHERME ALVES PINHEIRO SANTOS" w:date="2025-06-13T23:35:00Z" w:id="2651">
              <w:tcPr>
                <w:tcW w:w="2593" w:type="dxa"/>
                <w:vAlign w:val="center"/>
              </w:tcPr>
            </w:tcPrChange>
          </w:tcPr>
          <w:p w:rsidR="0BC51242" w:rsidP="0BC51242" w:rsidRDefault="0BC51242" w14:paraId="5CE2EDD1" w14:textId="310D3C4D">
            <w:pPr>
              <w:jc w:val="center"/>
              <w:rPr>
                <w:rFonts w:ascii="Times New Roman" w:hAnsi="Times New Roman" w:eastAsia="Times New Roman" w:cs="Times New Roman"/>
                <w:b/>
                <w:bCs/>
                <w:rPrChange w:author="KAUAN GUILHERME ALVES PINHEIRO SANTOS" w:date="2025-06-13T23:37:00Z" w:id="2652">
                  <w:rPr>
                    <w:b/>
                    <w:bCs/>
                  </w:rPr>
                </w:rPrChange>
              </w:rPr>
            </w:pPr>
            <w:ins w:author="KAUAN GUILHERME ALVES PINHEIRO SANTOS" w:date="2025-06-13T23:34:00Z" w:id="2653">
              <w:r w:rsidRPr="0BC51242">
                <w:rPr>
                  <w:rFonts w:ascii="Times New Roman" w:hAnsi="Times New Roman" w:eastAsia="Times New Roman" w:cs="Times New Roman"/>
                  <w:b/>
                  <w:bCs/>
                  <w:rPrChange w:author="KAUAN GUILHERME ALVES PINHEIRO SANTOS" w:date="2025-06-13T23:37:00Z" w:id="2654">
                    <w:rPr>
                      <w:b/>
                      <w:bCs/>
                    </w:rPr>
                  </w:rPrChange>
                </w:rPr>
                <w:t>M</w:t>
              </w:r>
              <w:r w:rsidRPr="0BC51242">
                <w:rPr>
                  <w:rFonts w:hint="eastAsia" w:ascii="Times New Roman" w:hAnsi="Times New Roman" w:eastAsia="Times New Roman" w:cs="Times New Roman"/>
                  <w:b/>
                  <w:bCs/>
                  <w:rPrChange w:author="KAUAN GUILHERME ALVES PINHEIRO SANTOS" w:date="2025-06-13T23:37:00Z" w:id="2655">
                    <w:rPr>
                      <w:rFonts w:hint="eastAsia"/>
                      <w:b/>
                      <w:bCs/>
                    </w:rPr>
                  </w:rPrChange>
                </w:rPr>
                <w:t>é</w:t>
              </w:r>
              <w:r w:rsidRPr="0BC51242">
                <w:rPr>
                  <w:rFonts w:ascii="Times New Roman" w:hAnsi="Times New Roman" w:eastAsia="Times New Roman" w:cs="Times New Roman"/>
                  <w:b/>
                  <w:bCs/>
                  <w:rPrChange w:author="KAUAN GUILHERME ALVES PINHEIRO SANTOS" w:date="2025-06-13T23:37:00Z" w:id="2656">
                    <w:rPr>
                      <w:b/>
                      <w:bCs/>
                    </w:rPr>
                  </w:rPrChange>
                </w:rPr>
                <w:t>todo</w:t>
              </w:r>
            </w:ins>
          </w:p>
        </w:tc>
        <w:tc>
          <w:tcPr>
            <w:tcW w:w="3546" w:type="dxa"/>
            <w:vAlign w:val="center"/>
            <w:tcPrChange w:author="KAUAN GUILHERME ALVES PINHEIRO SANTOS" w:date="2025-06-13T23:35:00Z" w:id="2657">
              <w:tcPr>
                <w:tcW w:w="4146" w:type="dxa"/>
                <w:gridSpan w:val="2"/>
                <w:vAlign w:val="center"/>
              </w:tcPr>
            </w:tcPrChange>
          </w:tcPr>
          <w:p w:rsidR="0BC51242" w:rsidP="0BC51242" w:rsidRDefault="0BC51242" w14:paraId="08A4DCA0" w14:textId="6C3F58E9">
            <w:pPr>
              <w:jc w:val="center"/>
              <w:rPr>
                <w:rFonts w:ascii="Times New Roman" w:hAnsi="Times New Roman" w:eastAsia="Times New Roman" w:cs="Times New Roman"/>
                <w:b/>
                <w:bCs/>
                <w:rPrChange w:author="KAUAN GUILHERME ALVES PINHEIRO SANTOS" w:date="2025-06-13T23:37:00Z" w:id="2658">
                  <w:rPr>
                    <w:b/>
                    <w:bCs/>
                  </w:rPr>
                </w:rPrChange>
              </w:rPr>
            </w:pPr>
            <w:ins w:author="KAUAN GUILHERME ALVES PINHEIRO SANTOS" w:date="2025-06-13T23:34:00Z" w:id="2659">
              <w:r w:rsidRPr="0BC51242">
                <w:rPr>
                  <w:rFonts w:ascii="Times New Roman" w:hAnsi="Times New Roman" w:eastAsia="Times New Roman" w:cs="Times New Roman"/>
                  <w:b/>
                  <w:bCs/>
                  <w:rPrChange w:author="KAUAN GUILHERME ALVES PINHEIRO SANTOS" w:date="2025-06-13T23:37:00Z" w:id="2660">
                    <w:rPr>
                      <w:b/>
                      <w:bCs/>
                    </w:rPr>
                  </w:rPrChange>
                </w:rPr>
                <w:t>Significado</w:t>
              </w:r>
            </w:ins>
          </w:p>
        </w:tc>
      </w:tr>
      <w:tr w:rsidR="0BC51242" w:rsidTr="0BC51242" w14:paraId="6A24FC56" w14:textId="77777777">
        <w:trPr>
          <w:trHeight w:val="300"/>
          <w:jc w:val="center"/>
          <w:ins w:author="KAUAN GUILHERME ALVES PINHEIRO SANTOS" w:date="2025-06-13T23:34:00Z" w:id="2661"/>
          <w:trPrChange w:author="KAUAN GUILHERME ALVES PINHEIRO SANTOS" w:date="2025-06-13T23:35:00Z" w:id="2662">
            <w:trPr>
              <w:trHeight w:val="300"/>
              <w:jc w:val="center"/>
            </w:trPr>
          </w:trPrChange>
        </w:trPr>
        <w:tc>
          <w:tcPr>
            <w:tcW w:w="3193" w:type="dxa"/>
            <w:vAlign w:val="center"/>
            <w:tcPrChange w:author="KAUAN GUILHERME ALVES PINHEIRO SANTOS" w:date="2025-06-13T23:35:00Z" w:id="2663">
              <w:tcPr>
                <w:tcW w:w="2593" w:type="dxa"/>
                <w:vAlign w:val="center"/>
              </w:tcPr>
            </w:tcPrChange>
          </w:tcPr>
          <w:p w:rsidR="4EC13FE9" w:rsidP="0BC51242" w:rsidRDefault="4EC13FE9" w14:paraId="3FD0E4A5" w14:textId="2E526327">
            <w:pPr>
              <w:jc w:val="center"/>
              <w:rPr>
                <w:rFonts w:ascii="Times New Roman" w:hAnsi="Times New Roman" w:eastAsia="Times New Roman" w:cs="Times New Roman"/>
                <w:rPrChange w:author="KAUAN GUILHERME ALVES PINHEIRO SANTOS" w:date="2025-06-13T23:37:00Z" w:id="2664">
                  <w:rPr/>
                </w:rPrChange>
              </w:rPr>
            </w:pPr>
            <w:ins w:author="KAUAN GUILHERME ALVES PINHEIRO SANTOS" w:date="2025-06-13T23:35:00Z" w:id="2665">
              <w:r w:rsidRPr="0BC51242">
                <w:rPr>
                  <w:rFonts w:ascii="Times New Roman" w:hAnsi="Times New Roman" w:eastAsia="Times New Roman" w:cs="Times New Roman"/>
                  <w:rPrChange w:author="KAUAN GUILHERME ALVES PINHEIRO SANTOS" w:date="2025-06-13T23:37:00Z" w:id="2666">
                    <w:rPr/>
                  </w:rPrChange>
                </w:rPr>
                <w:t>calcularDuracao( )</w:t>
              </w:r>
            </w:ins>
          </w:p>
        </w:tc>
        <w:tc>
          <w:tcPr>
            <w:tcW w:w="3546" w:type="dxa"/>
            <w:vAlign w:val="center"/>
            <w:tcPrChange w:author="KAUAN GUILHERME ALVES PINHEIRO SANTOS" w:date="2025-06-13T23:35:00Z" w:id="2667">
              <w:tcPr>
                <w:tcW w:w="4146" w:type="dxa"/>
                <w:gridSpan w:val="2"/>
                <w:vAlign w:val="center"/>
              </w:tcPr>
            </w:tcPrChange>
          </w:tcPr>
          <w:p w:rsidR="4EC13FE9" w:rsidP="0BC51242" w:rsidRDefault="4EC13FE9" w14:paraId="1CE4D4BE" w14:textId="47BCB6FE">
            <w:pPr>
              <w:jc w:val="center"/>
              <w:rPr>
                <w:rFonts w:ascii="Times New Roman" w:hAnsi="Times New Roman" w:eastAsia="Times New Roman" w:cs="Times New Roman"/>
                <w:rPrChange w:author="KAUAN GUILHERME ALVES PINHEIRO SANTOS" w:date="2025-06-13T23:37:00Z" w:id="2668">
                  <w:rPr>
                    <w:rFonts w:ascii="Aptos" w:hAnsi="Aptos" w:eastAsia="Aptos" w:cs="Aptos"/>
                  </w:rPr>
                </w:rPrChange>
              </w:rPr>
            </w:pPr>
            <w:ins w:author="KAUAN GUILHERME ALVES PINHEIRO SANTOS" w:date="2025-06-13T23:35:00Z" w:id="2669">
              <w:r w:rsidRPr="0BC51242">
                <w:rPr>
                  <w:rFonts w:ascii="Times New Roman" w:hAnsi="Times New Roman" w:eastAsia="Times New Roman" w:cs="Times New Roman"/>
                  <w:rPrChange w:author="KAUAN GUILHERME ALVES PINHEIRO SANTOS" w:date="2025-06-13T23:37:00Z" w:id="2670">
                    <w:rPr>
                      <w:rFonts w:ascii="Aptos" w:hAnsi="Aptos" w:eastAsia="Aptos" w:cs="Aptos"/>
                    </w:rPr>
                  </w:rPrChange>
                </w:rPr>
                <w:t>Calcula a duração do voo em horas e minutos.</w:t>
              </w:r>
            </w:ins>
          </w:p>
        </w:tc>
      </w:tr>
      <w:tr w:rsidR="0BC51242" w:rsidTr="0BC51242" w14:paraId="2B5E25ED" w14:textId="77777777">
        <w:trPr>
          <w:trHeight w:val="300"/>
          <w:jc w:val="center"/>
          <w:ins w:author="KAUAN GUILHERME ALVES PINHEIRO SANTOS" w:date="2025-06-13T23:35:00Z" w:id="2671"/>
          <w:trPrChange w:author="KAUAN GUILHERME ALVES PINHEIRO SANTOS" w:date="2025-06-13T23:35:00Z" w:id="2672">
            <w:trPr>
              <w:trHeight w:val="300"/>
              <w:jc w:val="center"/>
            </w:trPr>
          </w:trPrChange>
        </w:trPr>
        <w:tc>
          <w:tcPr>
            <w:tcW w:w="3193" w:type="dxa"/>
            <w:vAlign w:val="center"/>
            <w:tcPrChange w:author="KAUAN GUILHERME ALVES PINHEIRO SANTOS" w:date="2025-06-13T23:35:00Z" w:id="2673">
              <w:tcPr>
                <w:tcW w:w="2593" w:type="dxa"/>
                <w:vAlign w:val="center"/>
              </w:tcPr>
            </w:tcPrChange>
          </w:tcPr>
          <w:p w:rsidR="4EC13FE9" w:rsidP="0BC51242" w:rsidRDefault="4EC13FE9" w14:paraId="3306F17A" w14:textId="0F30A945">
            <w:pPr>
              <w:jc w:val="center"/>
              <w:rPr>
                <w:rFonts w:ascii="Times New Roman" w:hAnsi="Times New Roman" w:eastAsia="Times New Roman" w:cs="Times New Roman"/>
                <w:rPrChange w:author="KAUAN GUILHERME ALVES PINHEIRO SANTOS" w:date="2025-06-13T23:37:00Z" w:id="2674">
                  <w:rPr/>
                </w:rPrChange>
              </w:rPr>
            </w:pPr>
            <w:ins w:author="KAUAN GUILHERME ALVES PINHEIRO SANTOS" w:date="2025-06-13T23:35:00Z" w:id="2675">
              <w:r w:rsidRPr="0BC51242">
                <w:rPr>
                  <w:rFonts w:ascii="Times New Roman" w:hAnsi="Times New Roman" w:eastAsia="Times New Roman" w:cs="Times New Roman"/>
                  <w:rPrChange w:author="KAUAN GUILHERME ALVES PINHEIRO SANTOS" w:date="2025-06-13T23:37:00Z" w:id="2676">
                    <w:rPr/>
                  </w:rPrChange>
                </w:rPr>
                <w:t>verificarDisponibilidade( )</w:t>
              </w:r>
            </w:ins>
          </w:p>
        </w:tc>
        <w:tc>
          <w:tcPr>
            <w:tcW w:w="3546" w:type="dxa"/>
            <w:vAlign w:val="center"/>
            <w:tcPrChange w:author="KAUAN GUILHERME ALVES PINHEIRO SANTOS" w:date="2025-06-13T23:35:00Z" w:id="2677">
              <w:tcPr>
                <w:tcW w:w="4146" w:type="dxa"/>
                <w:gridSpan w:val="2"/>
                <w:vAlign w:val="center"/>
              </w:tcPr>
            </w:tcPrChange>
          </w:tcPr>
          <w:p w:rsidR="4EC13FE9" w:rsidP="0BC51242" w:rsidRDefault="4EC13FE9" w14:paraId="20412700" w14:textId="0E7E082E">
            <w:pPr>
              <w:jc w:val="center"/>
              <w:rPr>
                <w:rFonts w:ascii="Times New Roman" w:hAnsi="Times New Roman" w:eastAsia="Times New Roman" w:cs="Times New Roman"/>
                <w:rPrChange w:author="KAUAN GUILHERME ALVES PINHEIRO SANTOS" w:date="2025-06-13T23:37:00Z" w:id="2678">
                  <w:rPr>
                    <w:rFonts w:ascii="Aptos" w:hAnsi="Aptos" w:eastAsia="Aptos" w:cs="Aptos"/>
                  </w:rPr>
                </w:rPrChange>
              </w:rPr>
            </w:pPr>
            <w:ins w:author="KAUAN GUILHERME ALVES PINHEIRO SANTOS" w:date="2025-06-13T23:35:00Z" w:id="2679">
              <w:r w:rsidRPr="0BC51242">
                <w:rPr>
                  <w:rFonts w:ascii="Times New Roman" w:hAnsi="Times New Roman" w:eastAsia="Times New Roman" w:cs="Times New Roman"/>
                  <w:rPrChange w:author="KAUAN GUILHERME ALVES PINHEIRO SANTOS" w:date="2025-06-13T23:37:00Z" w:id="2680">
                    <w:rPr>
                      <w:rFonts w:ascii="Aptos" w:hAnsi="Aptos" w:eastAsia="Aptos" w:cs="Aptos"/>
                    </w:rPr>
                  </w:rPrChange>
                </w:rPr>
                <w:t>Verifica se ainda há assentos disponíveis para venda.</w:t>
              </w:r>
            </w:ins>
          </w:p>
        </w:tc>
      </w:tr>
    </w:tbl>
    <w:p w:rsidR="58605381" w:rsidP="0BC51242" w:rsidRDefault="43B53C8A" w14:paraId="0CA6C970" w14:textId="077D5DA3">
      <w:pPr>
        <w:jc w:val="center"/>
        <w:rPr>
          <w:ins w:author="KAUAN GUILHERME ALVES PINHEIRO SANTOS" w:date="2025-06-13T21:11:00Z" w16du:dateUtc="2025-06-13T21:11:02Z" w:id="2681"/>
          <w:rFonts w:ascii="Times New Roman" w:hAnsi="Times New Roman" w:eastAsia="Times New Roman" w:cs="Times New Roman"/>
          <w:rPrChange w:author="KAUAN GUILHERME ALVES PINHEIRO SANTOS" w:date="2025-06-13T20:56:00Z" w16du:dateUtc="2025-06-13T23:56:00Z" w:id="2682">
            <w:rPr>
              <w:ins w:author="KAUAN GUILHERME ALVES PINHEIRO SANTOS" w:date="2025-06-13T21:11:00Z" w16du:dateUtc="2025-06-13T21:11:02Z" w:id="2683"/>
            </w:rPr>
          </w:rPrChange>
        </w:rPr>
      </w:pPr>
      <w:ins w:author="KAUAN GUILHERME ALVES PINHEIRO SANTOS" w:date="2025-06-13T23:34:00Z" w:id="2684">
        <w:r w:rsidRPr="0BC51242">
          <w:rPr>
            <w:rFonts w:ascii="Times New Roman" w:hAnsi="Times New Roman" w:eastAsia="Times New Roman" w:cs="Times New Roman"/>
            <w:rPrChange w:author="KAUAN GUILHERME ALVES PINHEIRO SANTOS" w:date="2025-06-13T23:37:00Z" w:id="2685">
              <w:rPr/>
            </w:rPrChange>
          </w:rPr>
          <w:t>Fonte: Autoria pr</w:t>
        </w:r>
        <w:r w:rsidRPr="0BC51242">
          <w:rPr>
            <w:rFonts w:hint="eastAsia" w:ascii="Times New Roman" w:hAnsi="Times New Roman" w:eastAsia="Times New Roman" w:cs="Times New Roman"/>
            <w:rPrChange w:author="KAUAN GUILHERME ALVES PINHEIRO SANTOS" w:date="2025-06-13T23:37:00Z" w:id="2686">
              <w:rPr>
                <w:rFonts w:hint="eastAsia"/>
              </w:rPr>
            </w:rPrChange>
          </w:rPr>
          <w:t>ó</w:t>
        </w:r>
        <w:r w:rsidRPr="0BC51242">
          <w:rPr>
            <w:rFonts w:ascii="Times New Roman" w:hAnsi="Times New Roman" w:eastAsia="Times New Roman" w:cs="Times New Roman"/>
            <w:rPrChange w:author="KAUAN GUILHERME ALVES PINHEIRO SANTOS" w:date="2025-06-13T23:37:00Z" w:id="2687">
              <w:rPr/>
            </w:rPrChange>
          </w:rPr>
          <w:t>pria, 2025.</w:t>
        </w:r>
      </w:ins>
    </w:p>
    <w:p w:rsidR="00584D84" w:rsidRDefault="00584D84" w14:paraId="03F3A2A3" w14:textId="143B87D9">
      <w:pPr>
        <w:jc w:val="both"/>
        <w:rPr>
          <w:del w:author="KAUAN GUILHERME ALVES PINHEIRO SANTOS" w:date="2025-06-13T21:11:00Z" w16du:dateUtc="2025-06-13T21:11:40Z" w:id="2688"/>
          <w:rFonts w:ascii="Times New Roman" w:hAnsi="Times New Roman" w:eastAsia="Times New Roman" w:cs="Times New Roman"/>
          <w:rPrChange w:author="KAUAN GUILHERME ALVES PINHEIRO SANTOS" w:date="2025-06-13T20:56:00Z" w16du:dateUtc="2025-06-13T23:56:00Z" w:id="2689">
            <w:rPr>
              <w:del w:author="KAUAN GUILHERME ALVES PINHEIRO SANTOS" w:date="2025-06-13T21:11:00Z" w16du:dateUtc="2025-06-13T21:11:40Z" w:id="2690"/>
            </w:rPr>
          </w:rPrChange>
        </w:rPr>
        <w:pPrChange w:author="KAUAN GUILHERME ALVES PINHEIRO SANTOS" w:date="2025-06-13T21:11:00Z" w:id="2691">
          <w:pPr>
            <w:jc w:val="center"/>
          </w:pPr>
        </w:pPrChange>
      </w:pPr>
    </w:p>
    <w:p w:rsidRPr="00584D84" w:rsidR="00584D84" w:rsidP="0F56D97C" w:rsidRDefault="43E6330F" w14:paraId="4CAF0379" w14:textId="4D397BE5">
      <w:pPr>
        <w:pStyle w:val="Title"/>
        <w:rPr>
          <w:ins w:author="RAYLAN BRUNO SANTANA CARVALHO" w:date="2025-06-13T16:07:00Z" w16du:dateUtc="2025-06-13T16:07:47Z" w:id="1730747105"/>
          <w:rFonts w:ascii="Times New Roman" w:hAnsi="Times New Roman" w:eastAsia="Times New Roman" w:cs="Times New Roman"/>
          <w:b w:val="1"/>
          <w:bCs w:val="1"/>
          <w:rPrChange w:author="RAYLAN BRUNO SANTANA CARVALHO" w:date="2025-06-13T16:09:00Z" w:id="1426592997">
            <w:rPr>
              <w:ins w:author="RAYLAN BRUNO SANTANA CARVALHO" w:date="2025-06-13T16:07:00Z" w16du:dateUtc="2025-06-13T16:07:47Z" w:id="1689021714"/>
            </w:rPr>
          </w:rPrChange>
        </w:rPr>
        <w:pPrChange w:author="KAUAN GUILHERME ALVES PINHEIRO SANTOS" w:date="2025-06-14T01:56:08.973Z">
          <w:pPr/>
        </w:pPrChange>
      </w:pPr>
      <w:ins w:author="RAYLAN BRUNO SANTANA CARVALHO" w:date="2025-06-13T18:24:00Z" w:id="1734733429">
        <w:r w:rsidR="43E6330F">
          <w:t>5</w:t>
        </w:r>
      </w:ins>
      <w:ins w:author="RAYLAN BRUNO SANTANA CARVALHO" w:date="2025-06-13T16:07:00Z" w:id="194416251">
        <w:r w:rsidR="4A98798D">
          <w:t xml:space="preserve">. </w:t>
        </w:r>
        <w:del w:author="KAUAN GUILHERME ALVES PINHEIRO SANTOS" w:date="2025-06-13T19:54:00Z" w:id="1935641923">
          <w:r w:rsidDel="00291C5A">
            <w:delText>Considera</w:delText>
          </w:r>
          <w:r w:rsidDel="00291C5A">
            <w:delText>çõ</w:delText>
          </w:r>
          <w:r w:rsidDel="00291C5A">
            <w:rPr>
              <w:rPrChange w:author="RAYLAN BRUNO SANTANA CARVALHO" w:date="2025-06-13T16:09:00Z" w:id="1481993688"/>
            </w:rPr>
            <w:delText>es Finais</w:delText>
          </w:r>
        </w:del>
      </w:ins>
      <w:ins w:author="KAUAN GUILHERME ALVES PINHEIRO SANTOS" w:date="2025-06-13T19:54:00Z" w:id="2106059928">
        <w:r w:rsidRPr="0F56D97C" w:rsidR="7CF46964">
          <w:rPr>
            <w:rPrChange w:author="KAUAN GUILHERME ALVES PINHEIRO SANTOS" w:date="2025-06-14T01:56:08.972Z" w:id="1406404243">
              <w:rPr>
                <w:rFonts w:ascii="Times New Roman" w:hAnsi="Times New Roman" w:eastAsia="Times New Roman" w:cs="Times New Roman"/>
                <w:b w:val="1"/>
                <w:bCs w:val="1"/>
              </w:rPr>
            </w:rPrChange>
          </w:rPr>
          <w:t>CONSIDERAÇÕES FINAIS</w:t>
        </w:r>
      </w:ins>
    </w:p>
    <w:p w:rsidR="00584D84" w:rsidP="70C60923" w:rsidRDefault="4A98798D" w14:paraId="1E207724" w14:textId="28A2544C">
      <w:pPr>
        <w:ind w:firstLine="708"/>
        <w:rPr>
          <w:ins w:author="RAYLAN BRUNO SANTANA CARVALHO" w:date="2025-06-13T21:57:00Z" w16du:dateUtc="2025-06-13T21:57:08Z" w:id="2703"/>
          <w:rFonts w:ascii="Times New Roman" w:hAnsi="Times New Roman" w:eastAsia="Times New Roman" w:cs="Times New Roman"/>
        </w:rPr>
      </w:pPr>
      <w:ins w:author="RAYLAN BRUNO SANTANA CARVALHO" w:date="2025-06-13T16:07:00Z" w:id="410324743">
        <w:r w:rsidRPr="0F56D97C" w:rsidR="4A98798D">
          <w:rPr>
            <w:rFonts w:ascii="Times New Roman" w:hAnsi="Times New Roman" w:eastAsia="Times New Roman" w:cs="Times New Roman"/>
            <w:rPrChange w:author="RAYLAN BRUNO SANTANA CARVALHO" w:date="2025-06-13T16:09:00Z" w:id="1519293136"/>
          </w:rPr>
          <w:t>Este documento serve como base para o desenvolvimento do sistema, sendo pass</w:t>
        </w:r>
        <w:r w:rsidRPr="0F56D97C" w:rsidR="4A98798D">
          <w:rPr>
            <w:rFonts w:ascii="Times New Roman" w:hAnsi="Times New Roman" w:eastAsia="Times New Roman" w:cs="Times New Roman"/>
            <w:rPrChange w:author="RAYLAN BRUNO SANTANA CARVALHO" w:date="2025-06-13T16:09:00Z" w:id="1789844914"/>
          </w:rPr>
          <w:t>í</w:t>
        </w:r>
        <w:r w:rsidRPr="0F56D97C" w:rsidR="4A98798D">
          <w:rPr>
            <w:rFonts w:ascii="Times New Roman" w:hAnsi="Times New Roman" w:eastAsia="Times New Roman" w:cs="Times New Roman"/>
            <w:rPrChange w:author="RAYLAN BRUNO SANTANA CARVALHO" w:date="2025-06-13T16:09:00Z" w:id="640215453"/>
          </w:rPr>
          <w:t>vel de revis</w:t>
        </w:r>
        <w:r w:rsidRPr="0F56D97C" w:rsidR="4A98798D">
          <w:rPr>
            <w:rFonts w:ascii="Times New Roman" w:hAnsi="Times New Roman" w:eastAsia="Times New Roman" w:cs="Times New Roman"/>
            <w:rPrChange w:author="RAYLAN BRUNO SANTANA CARVALHO" w:date="2025-06-13T16:09:00Z" w:id="1120599633"/>
          </w:rPr>
          <w:t>õ</w:t>
        </w:r>
        <w:r w:rsidRPr="0F56D97C" w:rsidR="4A98798D">
          <w:rPr>
            <w:rFonts w:ascii="Times New Roman" w:hAnsi="Times New Roman" w:eastAsia="Times New Roman" w:cs="Times New Roman"/>
            <w:rPrChange w:author="RAYLAN BRUNO SANTANA CARVALHO" w:date="2025-06-13T16:09:00Z" w:id="656126599"/>
          </w:rPr>
          <w:t>es durante o processo. A colabora</w:t>
        </w:r>
        <w:r w:rsidRPr="0F56D97C" w:rsidR="4A98798D">
          <w:rPr>
            <w:rFonts w:ascii="Times New Roman" w:hAnsi="Times New Roman" w:eastAsia="Times New Roman" w:cs="Times New Roman"/>
            <w:rPrChange w:author="RAYLAN BRUNO SANTANA CARVALHO" w:date="2025-06-13T16:09:00Z" w:id="1885207927"/>
          </w:rPr>
          <w:t>çã</w:t>
        </w:r>
        <w:r w:rsidRPr="0F56D97C" w:rsidR="4A98798D">
          <w:rPr>
            <w:rFonts w:ascii="Times New Roman" w:hAnsi="Times New Roman" w:eastAsia="Times New Roman" w:cs="Times New Roman"/>
            <w:rPrChange w:author="RAYLAN BRUNO SANTANA CARVALHO" w:date="2025-06-13T16:09:00Z" w:id="1275332714"/>
          </w:rPr>
          <w:t>o entre os desenvolvedores e usu</w:t>
        </w:r>
        <w:r w:rsidRPr="0F56D97C" w:rsidR="4A98798D">
          <w:rPr>
            <w:rFonts w:ascii="Times New Roman" w:hAnsi="Times New Roman" w:eastAsia="Times New Roman" w:cs="Times New Roman"/>
            <w:rPrChange w:author="RAYLAN BRUNO SANTANA CARVALHO" w:date="2025-06-13T16:09:00Z" w:id="1677707495"/>
          </w:rPr>
          <w:t>á</w:t>
        </w:r>
        <w:r w:rsidRPr="0F56D97C" w:rsidR="4A98798D">
          <w:rPr>
            <w:rFonts w:ascii="Times New Roman" w:hAnsi="Times New Roman" w:eastAsia="Times New Roman" w:cs="Times New Roman"/>
            <w:rPrChange w:author="RAYLAN BRUNO SANTANA CARVALHO" w:date="2025-06-13T16:09:00Z" w:id="2010907540"/>
          </w:rPr>
          <w:t>rios ser</w:t>
        </w:r>
        <w:r w:rsidRPr="0F56D97C" w:rsidR="4A98798D">
          <w:rPr>
            <w:rFonts w:ascii="Times New Roman" w:hAnsi="Times New Roman" w:eastAsia="Times New Roman" w:cs="Times New Roman"/>
            <w:rPrChange w:author="RAYLAN BRUNO SANTANA CARVALHO" w:date="2025-06-13T16:09:00Z" w:id="1988683964"/>
          </w:rPr>
          <w:t>á</w:t>
        </w:r>
        <w:r w:rsidRPr="0F56D97C" w:rsidR="4A98798D">
          <w:rPr>
            <w:rFonts w:ascii="Times New Roman" w:hAnsi="Times New Roman" w:eastAsia="Times New Roman" w:cs="Times New Roman"/>
            <w:rPrChange w:author="RAYLAN BRUNO SANTANA CARVALHO" w:date="2025-06-13T16:09:00Z" w:id="120577588"/>
          </w:rPr>
          <w:t xml:space="preserve"> essencial para garantir que os requisitos estejam completos e corretos.</w:t>
        </w:r>
      </w:ins>
    </w:p>
    <w:p w:rsidR="0F56D97C" w:rsidP="0F56D97C" w:rsidRDefault="0F56D97C" w14:paraId="6ECF6D7C" w14:textId="0CBF2EA9">
      <w:pPr>
        <w:rPr>
          <w:ins w:author="RAYLAN BRUNO SANTANA CARVALHO" w:date="2025-06-14T01:33:36.74Z" w16du:dateUtc="2025-06-14T01:33:36.74Z" w:id="1888513070"/>
          <w:rFonts w:ascii="Times New Roman" w:hAnsi="Times New Roman" w:eastAsia="Times New Roman" w:cs="Times New Roman"/>
          <w:b w:val="1"/>
          <w:bCs w:val="1"/>
        </w:rPr>
      </w:pPr>
    </w:p>
    <w:p w:rsidR="0F56D97C" w:rsidP="0F56D97C" w:rsidRDefault="0F56D97C" w14:paraId="34829815" w14:textId="1F6C6CEA">
      <w:pPr>
        <w:rPr>
          <w:ins w:author="RAYLAN BRUNO SANTANA CARVALHO" w:date="2025-06-14T01:33:36.889Z" w16du:dateUtc="2025-06-14T01:33:36.889Z" w:id="1276766663"/>
          <w:rFonts w:ascii="Times New Roman" w:hAnsi="Times New Roman" w:eastAsia="Times New Roman" w:cs="Times New Roman"/>
          <w:b w:val="1"/>
          <w:bCs w:val="1"/>
        </w:rPr>
      </w:pPr>
    </w:p>
    <w:p w:rsidR="0F56D97C" w:rsidP="0F56D97C" w:rsidRDefault="0F56D97C" w14:paraId="1413B780" w14:textId="30E106D3">
      <w:pPr>
        <w:rPr>
          <w:ins w:author="RAYLAN BRUNO SANTANA CARVALHO" w:date="2025-06-14T01:33:37.084Z" w16du:dateUtc="2025-06-14T01:33:37.084Z" w:id="1229976582"/>
          <w:rFonts w:ascii="Times New Roman" w:hAnsi="Times New Roman" w:eastAsia="Times New Roman" w:cs="Times New Roman"/>
          <w:b w:val="1"/>
          <w:bCs w:val="1"/>
        </w:rPr>
      </w:pPr>
    </w:p>
    <w:p w:rsidR="0F56D97C" w:rsidP="0F56D97C" w:rsidRDefault="0F56D97C" w14:paraId="1A4623AA" w14:textId="4C356759">
      <w:pPr>
        <w:rPr>
          <w:ins w:author="RAYLAN BRUNO SANTANA CARVALHO" w:date="2025-06-14T01:33:37.302Z" w16du:dateUtc="2025-06-14T01:33:37.302Z" w:id="2135875072"/>
          <w:rFonts w:ascii="Times New Roman" w:hAnsi="Times New Roman" w:eastAsia="Times New Roman" w:cs="Times New Roman"/>
          <w:b w:val="1"/>
          <w:bCs w:val="1"/>
        </w:rPr>
      </w:pPr>
    </w:p>
    <w:p w:rsidR="0F56D97C" w:rsidP="0F56D97C" w:rsidRDefault="0F56D97C" w14:paraId="7C71F2CC" w14:textId="28C73B1C">
      <w:pPr>
        <w:rPr>
          <w:ins w:author="RAYLAN BRUNO SANTANA CARVALHO" w:date="2025-06-14T01:33:37.437Z" w16du:dateUtc="2025-06-14T01:33:37.437Z" w:id="1078073767"/>
          <w:rFonts w:ascii="Times New Roman" w:hAnsi="Times New Roman" w:eastAsia="Times New Roman" w:cs="Times New Roman"/>
          <w:b w:val="1"/>
          <w:bCs w:val="1"/>
        </w:rPr>
      </w:pPr>
    </w:p>
    <w:p w:rsidR="0F56D97C" w:rsidP="0F56D97C" w:rsidRDefault="0F56D97C" w14:paraId="13640E2A" w14:textId="74CC33B6">
      <w:pPr>
        <w:rPr>
          <w:ins w:author="RAYLAN BRUNO SANTANA CARVALHO" w:date="2025-06-14T01:33:37.599Z" w16du:dateUtc="2025-06-14T01:33:37.599Z" w:id="971040809"/>
          <w:rFonts w:ascii="Times New Roman" w:hAnsi="Times New Roman" w:eastAsia="Times New Roman" w:cs="Times New Roman"/>
          <w:b w:val="1"/>
          <w:bCs w:val="1"/>
        </w:rPr>
      </w:pPr>
    </w:p>
    <w:p w:rsidR="0F56D97C" w:rsidP="0F56D97C" w:rsidRDefault="0F56D97C" w14:paraId="78F5D4C7" w14:textId="0F2791ED">
      <w:pPr>
        <w:rPr>
          <w:ins w:author="RAYLAN BRUNO SANTANA CARVALHO" w:date="2025-06-14T01:33:37.758Z" w16du:dateUtc="2025-06-14T01:33:37.758Z" w:id="468440692"/>
          <w:rFonts w:ascii="Times New Roman" w:hAnsi="Times New Roman" w:eastAsia="Times New Roman" w:cs="Times New Roman"/>
          <w:b w:val="1"/>
          <w:bCs w:val="1"/>
        </w:rPr>
      </w:pPr>
    </w:p>
    <w:p w:rsidR="0F56D97C" w:rsidP="0F56D97C" w:rsidRDefault="0F56D97C" w14:paraId="260DFC40" w14:textId="3F3AD4A4">
      <w:pPr>
        <w:rPr>
          <w:ins w:author="RAYLAN BRUNO SANTANA CARVALHO" w:date="2025-06-14T01:33:37.952Z" w16du:dateUtc="2025-06-14T01:33:37.952Z" w:id="1049799588"/>
          <w:rFonts w:ascii="Times New Roman" w:hAnsi="Times New Roman" w:eastAsia="Times New Roman" w:cs="Times New Roman"/>
          <w:b w:val="1"/>
          <w:bCs w:val="1"/>
        </w:rPr>
      </w:pPr>
    </w:p>
    <w:p w:rsidR="0F56D97C" w:rsidP="0F56D97C" w:rsidRDefault="0F56D97C" w14:paraId="5B98DDE8" w14:textId="269AB7C1">
      <w:pPr>
        <w:rPr>
          <w:ins w:author="RAYLAN BRUNO SANTANA CARVALHO" w:date="2025-06-14T01:33:38.144Z" w16du:dateUtc="2025-06-14T01:33:38.144Z" w:id="937926121"/>
          <w:rFonts w:ascii="Times New Roman" w:hAnsi="Times New Roman" w:eastAsia="Times New Roman" w:cs="Times New Roman"/>
          <w:b w:val="1"/>
          <w:bCs w:val="1"/>
        </w:rPr>
      </w:pPr>
    </w:p>
    <w:p w:rsidR="0F56D97C" w:rsidP="0F56D97C" w:rsidRDefault="0F56D97C" w14:paraId="3899FE54" w14:textId="25B4C9A8">
      <w:pPr>
        <w:rPr>
          <w:ins w:author="RAYLAN BRUNO SANTANA CARVALHO" w:date="2025-06-14T01:33:38.384Z" w16du:dateUtc="2025-06-14T01:33:38.384Z" w:id="2009381518"/>
          <w:rFonts w:ascii="Times New Roman" w:hAnsi="Times New Roman" w:eastAsia="Times New Roman" w:cs="Times New Roman"/>
          <w:b w:val="1"/>
          <w:bCs w:val="1"/>
        </w:rPr>
      </w:pPr>
    </w:p>
    <w:p w:rsidR="0F56D97C" w:rsidP="0F56D97C" w:rsidRDefault="0F56D97C" w14:paraId="23DA8D08" w14:textId="1B9562CB">
      <w:pPr>
        <w:rPr>
          <w:ins w:author="RAYLAN BRUNO SANTANA CARVALHO" w:date="2025-06-14T01:33:38.588Z" w16du:dateUtc="2025-06-14T01:33:38.588Z" w:id="1485158306"/>
          <w:rFonts w:ascii="Times New Roman" w:hAnsi="Times New Roman" w:eastAsia="Times New Roman" w:cs="Times New Roman"/>
          <w:b w:val="1"/>
          <w:bCs w:val="1"/>
        </w:rPr>
      </w:pPr>
    </w:p>
    <w:p w:rsidR="0F56D97C" w:rsidP="0F56D97C" w:rsidRDefault="0F56D97C" w14:paraId="49A88839" w14:textId="17DC08FD">
      <w:pPr>
        <w:rPr>
          <w:ins w:author="RAYLAN BRUNO SANTANA CARVALHO" w:date="2025-06-14T01:33:38.808Z" w16du:dateUtc="2025-06-14T01:33:38.808Z" w:id="2098313629"/>
          <w:rFonts w:ascii="Times New Roman" w:hAnsi="Times New Roman" w:eastAsia="Times New Roman" w:cs="Times New Roman"/>
          <w:b w:val="1"/>
          <w:bCs w:val="1"/>
        </w:rPr>
      </w:pPr>
    </w:p>
    <w:p w:rsidR="0F56D97C" w:rsidP="0F56D97C" w:rsidRDefault="0F56D97C" w14:paraId="59E1B6B4" w14:textId="47B46FDA">
      <w:pPr>
        <w:rPr>
          <w:ins w:author="RAYLAN BRUNO SANTANA CARVALHO" w:date="2025-06-14T01:33:38.979Z" w16du:dateUtc="2025-06-14T01:33:38.979Z" w:id="780565361"/>
          <w:rFonts w:ascii="Times New Roman" w:hAnsi="Times New Roman" w:eastAsia="Times New Roman" w:cs="Times New Roman"/>
          <w:b w:val="1"/>
          <w:bCs w:val="1"/>
        </w:rPr>
      </w:pPr>
    </w:p>
    <w:p w:rsidR="0F56D97C" w:rsidP="0F56D97C" w:rsidRDefault="0F56D97C" w14:paraId="5BA1C4F9" w14:textId="776A1261">
      <w:pPr>
        <w:rPr>
          <w:ins w:author="RAYLAN BRUNO SANTANA CARVALHO" w:date="2025-06-14T01:33:39.173Z" w16du:dateUtc="2025-06-14T01:33:39.173Z" w:id="729107855"/>
          <w:rFonts w:ascii="Times New Roman" w:hAnsi="Times New Roman" w:eastAsia="Times New Roman" w:cs="Times New Roman"/>
          <w:b w:val="1"/>
          <w:bCs w:val="1"/>
        </w:rPr>
      </w:pPr>
    </w:p>
    <w:p w:rsidR="0F56D97C" w:rsidP="0F56D97C" w:rsidRDefault="0F56D97C" w14:paraId="13942060" w14:textId="1B523712">
      <w:pPr>
        <w:rPr>
          <w:ins w:author="RAYLAN BRUNO SANTANA CARVALHO" w:date="2025-06-14T01:33:39.36Z" w16du:dateUtc="2025-06-14T01:33:39.36Z" w:id="226701922"/>
          <w:rFonts w:ascii="Times New Roman" w:hAnsi="Times New Roman" w:eastAsia="Times New Roman" w:cs="Times New Roman"/>
          <w:b w:val="1"/>
          <w:bCs w:val="1"/>
        </w:rPr>
      </w:pPr>
    </w:p>
    <w:p w:rsidR="0F56D97C" w:rsidP="0F56D97C" w:rsidRDefault="0F56D97C" w14:paraId="26D7C01F" w14:textId="444AFAA3">
      <w:pPr>
        <w:rPr>
          <w:ins w:author="RAYLAN BRUNO SANTANA CARVALHO" w:date="2025-06-14T01:33:39.595Z" w16du:dateUtc="2025-06-14T01:33:39.595Z" w:id="1657739755"/>
          <w:rFonts w:ascii="Times New Roman" w:hAnsi="Times New Roman" w:eastAsia="Times New Roman" w:cs="Times New Roman"/>
          <w:b w:val="1"/>
          <w:bCs w:val="1"/>
        </w:rPr>
      </w:pPr>
    </w:p>
    <w:p w:rsidR="0F56D97C" w:rsidP="0F56D97C" w:rsidRDefault="0F56D97C" w14:paraId="639E1295" w14:textId="42CC4AB0">
      <w:pPr>
        <w:rPr>
          <w:ins w:author="RAYLAN BRUNO SANTANA CARVALHO" w:date="2025-06-14T01:33:39.981Z" w16du:dateUtc="2025-06-14T01:33:39.981Z" w:id="151436735"/>
          <w:rFonts w:ascii="Times New Roman" w:hAnsi="Times New Roman" w:eastAsia="Times New Roman" w:cs="Times New Roman"/>
          <w:b w:val="1"/>
          <w:bCs w:val="1"/>
        </w:rPr>
      </w:pPr>
    </w:p>
    <w:p w:rsidR="0F56D97C" w:rsidP="0F56D97C" w:rsidRDefault="0F56D97C" w14:paraId="533A3BDD" w14:textId="0C353A8F">
      <w:pPr>
        <w:rPr>
          <w:ins w:author="RAYLAN BRUNO SANTANA CARVALHO" w:date="2025-06-14T01:33:40.268Z" w16du:dateUtc="2025-06-14T01:33:40.268Z" w:id="1721680720"/>
          <w:rFonts w:ascii="Times New Roman" w:hAnsi="Times New Roman" w:eastAsia="Times New Roman" w:cs="Times New Roman"/>
          <w:b w:val="1"/>
          <w:bCs w:val="1"/>
        </w:rPr>
      </w:pPr>
    </w:p>
    <w:p w:rsidR="0F56D97C" w:rsidP="0F56D97C" w:rsidRDefault="0F56D97C" w14:paraId="0E9AEE2E" w14:textId="4E84D5E7">
      <w:pPr>
        <w:rPr>
          <w:ins w:author="RAYLAN BRUNO SANTANA CARVALHO" w:date="2025-06-14T01:33:40.655Z" w16du:dateUtc="2025-06-14T01:33:40.655Z" w:id="1838270414"/>
          <w:rFonts w:ascii="Times New Roman" w:hAnsi="Times New Roman" w:eastAsia="Times New Roman" w:cs="Times New Roman"/>
          <w:b w:val="1"/>
          <w:bCs w:val="1"/>
        </w:rPr>
      </w:pPr>
    </w:p>
    <w:p w:rsidR="4644822A" w:rsidP="0F56D97C" w:rsidRDefault="4644822A" w14:paraId="16D505C7" w14:textId="19086DB4">
      <w:pPr>
        <w:pStyle w:val="Title"/>
        <w:rPr>
          <w:ins w:author="RAYLAN BRUNO SANTANA CARVALHO" w:date="2025-06-13T21:57:00Z" w16du:dateUtc="2025-06-13T21:57:21Z" w:id="1623412092"/>
          <w:rFonts w:ascii="Times New Roman" w:hAnsi="Times New Roman" w:eastAsia="Times New Roman" w:cs="Times New Roman"/>
          <w:b w:val="1"/>
          <w:bCs w:val="1"/>
          <w:rPrChange w:author="RAYLAN BRUNO SANTANA CARVALHO" w:date="2025-06-13T22:00:00Z" w:id="430730828">
            <w:rPr>
              <w:ins w:author="RAYLAN BRUNO SANTANA CARVALHO" w:date="2025-06-13T21:57:00Z" w16du:dateUtc="2025-06-13T21:57:21Z" w:id="84138278"/>
              <w:rFonts w:ascii="Times New Roman" w:hAnsi="Times New Roman" w:eastAsia="Times New Roman" w:cs="Times New Roman"/>
            </w:rPr>
          </w:rPrChange>
        </w:rPr>
        <w:pPrChange w:author="KAUAN GUILHERME ALVES PINHEIRO SANTOS" w:date="2025-06-14T01:56:14.236Z">
          <w:pPr/>
        </w:pPrChange>
      </w:pPr>
      <w:ins w:author="RAYLAN BRUNO SANTANA CARVALHO" w:date="2025-06-13T21:57:00Z" w:id="1231055369">
        <w:r w:rsidRPr="0F56D97C" w:rsidR="4644822A">
          <w:rPr>
            <w:rPrChange w:author="KAUAN GUILHERME ALVES PINHEIRO SANTOS" w:date="2025-06-14T01:56:14.235Z" w:id="1538569153">
              <w:rPr>
                <w:rFonts w:ascii="Times New Roman" w:hAnsi="Times New Roman" w:eastAsia="Times New Roman" w:cs="Times New Roman"/>
              </w:rPr>
            </w:rPrChange>
          </w:rPr>
          <w:t>REFERÊNCIAS</w:t>
        </w:r>
      </w:ins>
    </w:p>
    <w:p w:rsidR="71F736BA" w:rsidP="70C60923" w:rsidRDefault="71F736BA" w14:paraId="59CEE8E3" w14:textId="3F4B7207">
      <w:pPr>
        <w:rPr>
          <w:ins w:author="RAYLAN BRUNO SANTANA CARVALHO" w:date="2025-06-13T22:00:00Z" w16du:dateUtc="2025-06-13T22:00:23Z" w:id="2721"/>
          <w:rFonts w:ascii="Times New Roman" w:hAnsi="Times New Roman" w:eastAsia="Times New Roman" w:cs="Times New Roman"/>
        </w:rPr>
      </w:pPr>
      <w:ins w:author="RAYLAN BRUNO SANTANA CARVALHO" w:date="2025-06-13T21:59:00Z" w:id="2722">
        <w:r w:rsidRPr="70C60923">
          <w:rPr>
            <w:rFonts w:ascii="Times New Roman" w:hAnsi="Times New Roman" w:eastAsia="Times New Roman" w:cs="Times New Roman"/>
          </w:rPr>
          <w:t xml:space="preserve">BEZERRA, Eduardo. Princípios de análise e projeto de sistemas com UML: um guia prático para modelagem de sistemas orientados a objetos através da UML. 2. ed. Rio de Janeiro: Elsevier, 2008.   </w:t>
        </w:r>
      </w:ins>
    </w:p>
    <w:p w:rsidR="19A8E34B" w:rsidP="70C60923" w:rsidRDefault="19A8E34B" w14:paraId="30882179" w14:textId="5569B264">
      <w:pPr>
        <w:rPr>
          <w:ins w:author="RAYLAN BRUNO SANTANA CARVALHO" w:date="2025-06-13T22:00:00Z" w16du:dateUtc="2025-06-13T22:00:25Z" w:id="2723"/>
          <w:rFonts w:ascii="Times New Roman" w:hAnsi="Times New Roman" w:eastAsia="Times New Roman" w:cs="Times New Roman"/>
        </w:rPr>
      </w:pPr>
      <w:ins w:author="RAYLAN BRUNO SANTANA CARVALHO" w:date="2025-06-13T22:00:00Z" w:id="2724">
        <w:r w:rsidRPr="70C60923">
          <w:rPr>
            <w:rFonts w:ascii="Times New Roman" w:hAnsi="Times New Roman" w:eastAsia="Times New Roman" w:cs="Times New Roman"/>
          </w:rPr>
          <w:t xml:space="preserve">IATA. Key Trends in Passenger Behavior: Insights from the IATA Global Passenger Survey 2024 [site]. 5 de novembro de 2024. DIsponivel em: </w:t>
        </w:r>
        <w:r>
          <w:fldChar w:fldCharType="begin"/>
        </w:r>
        <w:r>
          <w:instrText xml:space="preserve">HYPERLINK "https://www.iata.org/en/publications/newsletters/iata-knowledge-hub/key-trends-in-passenger-behavior/" </w:instrText>
        </w:r>
        <w:r>
          <w:fldChar w:fldCharType="separate"/>
        </w:r>
        <w:r w:rsidRPr="70C60923">
          <w:rPr>
            <w:rFonts w:ascii="Times New Roman" w:hAnsi="Times New Roman" w:eastAsia="Times New Roman" w:cs="Times New Roman"/>
          </w:rPr>
          <w:t>https://www.iata.org/en/publications/newsletters/iata-knowledge-hub/key-trends-in-passenger-behavior/</w:t>
        </w:r>
        <w:r>
          <w:fldChar w:fldCharType="end"/>
        </w:r>
        <w:r w:rsidRPr="70C60923">
          <w:rPr>
            <w:rFonts w:ascii="Times New Roman" w:hAnsi="Times New Roman" w:eastAsia="Times New Roman" w:cs="Times New Roman"/>
          </w:rPr>
          <w:t>. Acesso em: 02 de junho de 2025.</w:t>
        </w:r>
      </w:ins>
    </w:p>
    <w:p w:rsidR="19A8E34B" w:rsidRDefault="19A8E34B" w14:paraId="359D30AB" w14:textId="313C2BAF">
      <w:pPr>
        <w:rPr>
          <w:ins w:author="RAYLAN BRUNO SANTANA CARVALHO" w:date="2025-06-13T22:00:00Z" w16du:dateUtc="2025-06-13T22:00:25Z" w:id="2725"/>
          <w:rFonts w:ascii="Times New Roman" w:hAnsi="Times New Roman" w:eastAsia="Times New Roman" w:cs="Times New Roman"/>
        </w:rPr>
      </w:pPr>
      <w:ins w:author="RAYLAN BRUNO SANTANA CARVALHO" w:date="2025-06-13T22:00:00Z" w:id="2726">
        <w:r w:rsidRPr="70C60923">
          <w:rPr>
            <w:rFonts w:ascii="Times New Roman" w:hAnsi="Times New Roman" w:eastAsia="Times New Roman" w:cs="Times New Roman"/>
          </w:rPr>
          <w:t xml:space="preserve">FOWLER, Martin. UML essencial: um breve guia para a linguagem-padrão de modelagem de objetos. 3. ed. Porto Alegre: Bookman, 2005. </w:t>
        </w:r>
      </w:ins>
    </w:p>
    <w:p w:rsidR="19A8E34B" w:rsidP="70C60923" w:rsidRDefault="19A8E34B" w14:paraId="1B5A712A" w14:textId="0C569157">
      <w:pPr>
        <w:rPr>
          <w:ins w:author="RAYLAN BRUNO SANTANA CARVALHO" w:date="2025-06-14T01:08:57.39Z" w16du:dateUtc="2025-06-14T01:08:57.39Z" w:id="1726820984"/>
          <w:rFonts w:ascii="Times New Roman" w:hAnsi="Times New Roman" w:eastAsia="Times New Roman" w:cs="Times New Roman"/>
          <w:lang w:val="en-US"/>
          <w:rPrChange w:author="" w16du:dateUtc="2025-06-13T23:56:00Z" w:id="19075753">
            <w:rPr>
              <w:ins w:author="RAYLAN BRUNO SANTANA CARVALHO" w:date="2025-06-14T01:08:57.39Z" w16du:dateUtc="2025-06-14T01:08:57.39Z" w:id="524575494"/>
            </w:rPr>
          </w:rPrChange>
        </w:rPr>
      </w:pPr>
      <w:ins w:author="RAYLAN BRUNO SANTANA CARVALHO" w:date="2025-06-13T22:00:00Z" w:id="1746824175">
        <w:r w:rsidRPr="0F56D97C" w:rsidR="19A8E34B">
          <w:rPr>
            <w:rFonts w:ascii="Times New Roman" w:hAnsi="Times New Roman" w:eastAsia="Times New Roman" w:cs="Times New Roman"/>
            <w:lang w:val="en-US"/>
          </w:rPr>
          <w:t xml:space="preserve">OBJECT MANAGEMENT GROUP (OMG). Unified Modeling Language (UUL) Version 2.5.1. [S. l.]: OMG, 2017. </w:t>
        </w:r>
        <w:r w:rsidRPr="0F56D97C" w:rsidR="19A8E34B">
          <w:rPr>
            <w:rFonts w:ascii="Times New Roman" w:hAnsi="Times New Roman" w:eastAsia="Times New Roman" w:cs="Times New Roman"/>
            <w:lang w:val="en-US"/>
          </w:rPr>
          <w:t>Disponível</w:t>
        </w:r>
        <w:r w:rsidRPr="0F56D97C" w:rsidR="19A8E34B">
          <w:rPr>
            <w:rFonts w:ascii="Times New Roman" w:hAnsi="Times New Roman" w:eastAsia="Times New Roman" w:cs="Times New Roman"/>
            <w:lang w:val="en-US"/>
          </w:rPr>
          <w:t xml:space="preserve"> </w:t>
        </w:r>
        <w:r w:rsidRPr="0F56D97C" w:rsidR="19A8E34B">
          <w:rPr>
            <w:rFonts w:ascii="Times New Roman" w:hAnsi="Times New Roman" w:eastAsia="Times New Roman" w:cs="Times New Roman"/>
            <w:lang w:val="en-US"/>
          </w:rPr>
          <w:t>em</w:t>
        </w:r>
        <w:r w:rsidRPr="0F56D97C" w:rsidR="19A8E34B">
          <w:rPr>
            <w:rFonts w:ascii="Times New Roman" w:hAnsi="Times New Roman" w:eastAsia="Times New Roman" w:cs="Times New Roman"/>
            <w:lang w:val="en-US"/>
          </w:rPr>
          <w:t xml:space="preserve">: </w:t>
        </w:r>
      </w:ins>
      <w:ins w:author="RAYLAN BRUNO SANTANA CARVALHO" w:date="2025-06-14T01:08:57.454Z" w:id="1958522412">
        <w:r>
          <w:fldChar w:fldCharType="begin"/>
        </w:r>
        <w:r>
          <w:instrText xml:space="preserve">HYPERLINK "https://www.omg.org/spec/UML/2.5.1/PDF" </w:instrText>
        </w:r>
        <w:r>
          <w:fldChar w:fldCharType="separate"/>
        </w:r>
      </w:ins>
      <w:ins w:author="RAYLAN BRUNO SANTANA CARVALHO" w:date="2025-06-13T22:00:00Z" w:id="1958953851">
        <w:r w:rsidRPr="0F56D97C" w:rsidR="19A8E34B">
          <w:rPr>
            <w:rStyle w:val="Hyperlink"/>
            <w:rFonts w:ascii="Times New Roman" w:hAnsi="Times New Roman" w:eastAsia="Times New Roman" w:cs="Times New Roman"/>
            <w:lang w:val="en-US"/>
          </w:rPr>
          <w:t>https://www.omg.org/spec/UML/2.5.1/PDF</w:t>
        </w:r>
      </w:ins>
      <w:ins w:author="RAYLAN BRUNO SANTANA CARVALHO" w:date="2025-06-14T01:08:57.454Z" w:id="1159516363">
        <w:r>
          <w:fldChar w:fldCharType="end"/>
        </w:r>
      </w:ins>
      <w:ins w:author="RAYLAN BRUNO SANTANA CARVALHO" w:date="2025-06-13T22:00:00Z" w:id="1130417437">
        <w:r w:rsidRPr="0F56D97C" w:rsidR="19A8E34B">
          <w:rPr>
            <w:rFonts w:ascii="Times New Roman" w:hAnsi="Times New Roman" w:eastAsia="Times New Roman" w:cs="Times New Roman"/>
            <w:lang w:val="en-US"/>
          </w:rPr>
          <w:t>.</w:t>
        </w:r>
      </w:ins>
    </w:p>
    <w:p w:rsidR="0F56D97C" w:rsidP="0F56D97C" w:rsidRDefault="0F56D97C" w14:paraId="4D7146EF" w14:textId="7920D539">
      <w:pPr>
        <w:rPr>
          <w:ins w:author="RAYLAN BRUNO SANTANA CARVALHO" w:date="2025-06-14T01:11:55.875Z" w16du:dateUtc="2025-06-14T01:11:55.875Z" w:id="1556855325"/>
          <w:rFonts w:ascii="Times New Roman" w:hAnsi="Times New Roman" w:eastAsia="Times New Roman" w:cs="Times New Roman"/>
          <w:b w:val="1"/>
          <w:bCs w:val="1"/>
          <w:lang w:val="en-US"/>
          <w:rPrChange w:author="" w16du:dateUtc="2025-06-13T23:56:00Z" w:id="1998700152"/>
        </w:rPr>
      </w:pPr>
    </w:p>
    <w:p w:rsidR="43E1529F" w:rsidP="0F56D97C" w:rsidRDefault="43E1529F" w14:paraId="2BF3EC65" w14:textId="2980083A">
      <w:pPr>
        <w:pStyle w:val="Normal"/>
        <w:rPr>
          <w:ins w:author="RAYLAN BRUNO SANTANA CARVALHO" w:date="2025-06-14T01:10:29.853Z" w16du:dateUtc="2025-06-14T01:10:29.853Z" w:id="88125007"/>
          <w:rFonts w:ascii="Times New Roman" w:hAnsi="Times New Roman" w:eastAsia="Times New Roman" w:cs="Times New Roman"/>
          <w:b w:val="1"/>
          <w:bCs w:val="1"/>
          <w:lang w:val="en-US"/>
          <w:rPrChange w:author="" w16du:dateUtc="2025-06-13T23:56:00Z" w:id="625956993"/>
        </w:rPr>
      </w:pPr>
      <w:ins w:author="RAYLAN BRUNO SANTANA CARVALHO" w:date="2025-06-14T01:10:29.852Z" w:id="1904256312">
        <w:r w:rsidRPr="0F56D97C" w:rsidR="43E1529F">
          <w:rPr>
            <w:rFonts w:ascii="Times New Roman" w:hAnsi="Times New Roman" w:eastAsia="Times New Roman" w:cs="Times New Roman"/>
            <w:b w:val="1"/>
            <w:bCs w:val="1"/>
            <w:lang w:val="en-US"/>
            <w:rPrChange w:author="RAYLAN BRUNO SANTANA CARVALHO" w:date="2025-06-14T01:12:08.561Z" w:id="1903433804">
              <w:rPr>
                <w:rFonts w:ascii="Times New Roman" w:hAnsi="Times New Roman" w:eastAsia="Times New Roman" w:cs="Times New Roman"/>
                <w:lang w:val="en-US"/>
              </w:rPr>
            </w:rPrChange>
          </w:rPr>
          <w:t>RECONHECIMENTOS</w:t>
        </w:r>
        <w:r w:rsidRPr="0F56D97C" w:rsidR="43E1529F">
          <w:rPr>
            <w:rFonts w:ascii="Times New Roman" w:hAnsi="Times New Roman" w:eastAsia="Times New Roman" w:cs="Times New Roman"/>
            <w:b w:val="1"/>
            <w:bCs w:val="1"/>
            <w:lang w:val="en-US"/>
            <w:rPrChange w:author="RAYLAN BRUNO SANTANA CARVALHO" w:date="2025-06-14T01:11:52.646Z" w:id="1289460646">
              <w:rPr>
                <w:rFonts w:ascii="Times New Roman" w:hAnsi="Times New Roman" w:eastAsia="Times New Roman" w:cs="Times New Roman"/>
                <w:lang w:val="en-US"/>
              </w:rPr>
            </w:rPrChange>
          </w:rPr>
          <w:t xml:space="preserve"> E </w:t>
        </w:r>
        <w:r w:rsidRPr="0F56D97C" w:rsidR="43E1529F">
          <w:rPr>
            <w:rFonts w:ascii="Times New Roman" w:hAnsi="Times New Roman" w:eastAsia="Times New Roman" w:cs="Times New Roman"/>
            <w:b w:val="1"/>
            <w:bCs w:val="1"/>
            <w:lang w:val="en-US"/>
            <w:rPrChange w:author="RAYLAN BRUNO SANTANA CARVALHO" w:date="2025-06-14T01:11:52.646Z" w:id="1501516571">
              <w:rPr>
                <w:rFonts w:ascii="Times New Roman" w:hAnsi="Times New Roman" w:eastAsia="Times New Roman" w:cs="Times New Roman"/>
                <w:lang w:val="en-US"/>
              </w:rPr>
            </w:rPrChange>
          </w:rPr>
          <w:t>DIREITOS</w:t>
        </w:r>
        <w:r w:rsidRPr="0F56D97C" w:rsidR="43E1529F">
          <w:rPr>
            <w:rFonts w:ascii="Times New Roman" w:hAnsi="Times New Roman" w:eastAsia="Times New Roman" w:cs="Times New Roman"/>
            <w:b w:val="1"/>
            <w:bCs w:val="1"/>
            <w:lang w:val="en-US"/>
            <w:rPrChange w:author="RAYLAN BRUNO SANTANA CARVALHO" w:date="2025-06-14T01:11:52.646Z" w:id="1436372454">
              <w:rPr>
                <w:rFonts w:ascii="Times New Roman" w:hAnsi="Times New Roman" w:eastAsia="Times New Roman" w:cs="Times New Roman"/>
                <w:lang w:val="en-US"/>
              </w:rPr>
            </w:rPrChange>
          </w:rPr>
          <w:t xml:space="preserve"> </w:t>
        </w:r>
        <w:r w:rsidRPr="0F56D97C" w:rsidR="43E1529F">
          <w:rPr>
            <w:rFonts w:ascii="Times New Roman" w:hAnsi="Times New Roman" w:eastAsia="Times New Roman" w:cs="Times New Roman"/>
            <w:b w:val="1"/>
            <w:bCs w:val="1"/>
            <w:lang w:val="en-US"/>
            <w:rPrChange w:author="RAYLAN BRUNO SANTANA CARVALHO" w:date="2025-06-14T01:11:52.646Z" w:id="821999764">
              <w:rPr>
                <w:rFonts w:ascii="Times New Roman" w:hAnsi="Times New Roman" w:eastAsia="Times New Roman" w:cs="Times New Roman"/>
                <w:lang w:val="en-US"/>
              </w:rPr>
            </w:rPrChange>
          </w:rPr>
          <w:t>AUTORAIS</w:t>
        </w:r>
      </w:ins>
    </w:p>
    <w:p w:rsidR="43E1529F" w:rsidP="0F56D97C" w:rsidRDefault="43E1529F" w14:paraId="2C675097" w14:textId="668DE6FC">
      <w:pPr>
        <w:pStyle w:val="Normal"/>
        <w:rPr>
          <w:ins w:author="RAYLAN BRUNO SANTANA CARVALHO" w:date="2025-06-14T01:10:29.853Z" w16du:dateUtc="2025-06-14T01:10:29.854Z" w:id="754945590"/>
          <w:rFonts w:ascii="Times New Roman" w:hAnsi="Times New Roman" w:eastAsia="Times New Roman" w:cs="Times New Roman"/>
          <w:lang w:val="en-US"/>
        </w:rPr>
        <w:pPrChange w:author="RAYLAN BRUNO SANTANA CARVALHO" w:date="2025-06-14T01:10:29.877Z">
          <w:pPr/>
        </w:pPrChange>
      </w:pPr>
      <w:ins w:author="RAYLAN BRUNO SANTANA CARVALHO" w:date="2025-06-14T01:10:29.853Z" w:id="1936200740">
        <w:r w:rsidRPr="0F56D97C" w:rsidR="43E1529F">
          <w:rPr>
            <w:rFonts w:ascii="Times New Roman" w:hAnsi="Times New Roman" w:eastAsia="Times New Roman" w:cs="Times New Roman"/>
            <w:lang w:val="en-US"/>
          </w:rPr>
          <w:t>@autor: Kauan Guilherme Alves Pinheiro Santos, Lilia Rosa Coelho Moura, Raylan Bruno Santana Carvalho, Virginia Maria Mondego Ferreira, Yasmin Cantanhede Santos.</w:t>
        </w:r>
      </w:ins>
    </w:p>
    <w:p w:rsidR="43E1529F" w:rsidP="0F56D97C" w:rsidRDefault="43E1529F" w14:paraId="486967C0" w14:textId="3214D6A2">
      <w:pPr>
        <w:pStyle w:val="Normal"/>
        <w:rPr>
          <w:ins w:author="RAYLAN BRUNO SANTANA CARVALHO" w:date="2025-06-14T01:10:29.855Z" w16du:dateUtc="2025-06-14T01:10:29.855Z" w:id="693020202"/>
          <w:rFonts w:ascii="Times New Roman" w:hAnsi="Times New Roman" w:eastAsia="Times New Roman" w:cs="Times New Roman"/>
          <w:lang w:val="en-US"/>
        </w:rPr>
        <w:pPrChange w:author="RAYLAN BRUNO SANTANA CARVALHO" w:date="2025-06-14T01:10:29.878Z">
          <w:pPr/>
        </w:pPrChange>
      </w:pPr>
      <w:ins w:author="RAYLAN BRUNO SANTANA CARVALHO" w:date="2025-06-14T01:10:29.855Z" w:id="538279013">
        <w:r w:rsidRPr="0F56D97C" w:rsidR="43E1529F">
          <w:rPr>
            <w:rFonts w:ascii="Times New Roman" w:hAnsi="Times New Roman" w:eastAsia="Times New Roman" w:cs="Times New Roman"/>
            <w:lang w:val="en-US"/>
          </w:rPr>
          <w:t xml:space="preserve">@contato: </w:t>
        </w:r>
      </w:ins>
      <w:ins w:author="RAYLAN BRUNO SANTANA CARVALHO" w:date="2025-06-14T01:10:29.758Z" w:id="798798444">
        <w:r>
          <w:fldChar w:fldCharType="begin"/>
        </w:r>
        <w:r>
          <w:instrText xml:space="preserve">HYPERLINK "mailto:kauan.santos@discente.ufma.br" </w:instrText>
        </w:r>
        <w:r>
          <w:fldChar w:fldCharType="separate"/>
        </w:r>
      </w:ins>
      <w:ins w:author="RAYLAN BRUNO SANTANA CARVALHO" w:date="2025-06-14T01:10:29.855Z" w:id="1223841492">
        <w:r w:rsidRPr="0F56D97C" w:rsidR="43E1529F">
          <w:rPr>
            <w:rFonts w:ascii="Times New Roman" w:hAnsi="Times New Roman" w:eastAsia="Times New Roman" w:cs="Times New Roman"/>
            <w:lang w:val="en-US"/>
          </w:rPr>
          <w:t>kauan.santos@discente.ufma.br</w:t>
        </w:r>
      </w:ins>
      <w:ins w:author="RAYLAN BRUNO SANTANA CARVALHO" w:date="2025-06-14T01:10:29.758Z" w:id="931776854">
        <w:r>
          <w:fldChar w:fldCharType="end"/>
        </w:r>
      </w:ins>
      <w:ins w:author="RAYLAN BRUNO SANTANA CARVALHO" w:date="2025-06-14T01:10:29.855Z" w:id="411843450">
        <w:r w:rsidRPr="0F56D97C" w:rsidR="43E1529F">
          <w:rPr>
            <w:rFonts w:ascii="Times New Roman" w:hAnsi="Times New Roman" w:eastAsia="Times New Roman" w:cs="Times New Roman"/>
            <w:lang w:val="en-US"/>
          </w:rPr>
          <w:t xml:space="preserve">, </w:t>
        </w:r>
      </w:ins>
      <w:ins w:author="RAYLAN BRUNO SANTANA CARVALHO" w:date="2025-06-14T01:10:29.761Z" w:id="844219251">
        <w:r>
          <w:fldChar w:fldCharType="begin"/>
        </w:r>
        <w:r>
          <w:instrText xml:space="preserve">HYPERLINK "mailto:liliarosaestudos@gmail.com" </w:instrText>
        </w:r>
        <w:r>
          <w:fldChar w:fldCharType="separate"/>
        </w:r>
      </w:ins>
      <w:ins w:author="RAYLAN BRUNO SANTANA CARVALHO" w:date="2025-06-14T01:10:29.855Z" w:id="884075016">
        <w:r w:rsidRPr="0F56D97C" w:rsidR="43E1529F">
          <w:rPr>
            <w:rFonts w:ascii="Times New Roman" w:hAnsi="Times New Roman" w:eastAsia="Times New Roman" w:cs="Times New Roman"/>
            <w:lang w:val="en-US"/>
          </w:rPr>
          <w:t>liliarosaestudos@gmail.com</w:t>
        </w:r>
      </w:ins>
      <w:ins w:author="RAYLAN BRUNO SANTANA CARVALHO" w:date="2025-06-14T01:10:29.761Z" w:id="242686827">
        <w:r>
          <w:fldChar w:fldCharType="end"/>
        </w:r>
      </w:ins>
      <w:ins w:author="RAYLAN BRUNO SANTANA CARVALHO" w:date="2025-06-14T01:10:29.855Z" w:id="1450154793">
        <w:r w:rsidRPr="0F56D97C" w:rsidR="43E1529F">
          <w:rPr>
            <w:rFonts w:ascii="Times New Roman" w:hAnsi="Times New Roman" w:eastAsia="Times New Roman" w:cs="Times New Roman"/>
            <w:lang w:val="en-US"/>
          </w:rPr>
          <w:t xml:space="preserve">, </w:t>
        </w:r>
      </w:ins>
      <w:ins w:author="RAYLAN BRUNO SANTANA CARVALHO" w:date="2025-06-14T01:10:29.763Z" w:id="1387720182">
        <w:r>
          <w:fldChar w:fldCharType="begin"/>
        </w:r>
        <w:r>
          <w:instrText xml:space="preserve">HYPERLINK "mailto:raylan.bruno@discente.ufma.br" </w:instrText>
        </w:r>
        <w:r>
          <w:fldChar w:fldCharType="separate"/>
        </w:r>
      </w:ins>
      <w:ins w:author="RAYLAN BRUNO SANTANA CARVALHO" w:date="2025-06-14T01:10:29.855Z" w:id="1703151310">
        <w:r w:rsidRPr="0F56D97C" w:rsidR="43E1529F">
          <w:rPr>
            <w:rFonts w:ascii="Times New Roman" w:hAnsi="Times New Roman" w:eastAsia="Times New Roman" w:cs="Times New Roman"/>
            <w:lang w:val="en-US"/>
          </w:rPr>
          <w:t>raylan.bruno@discente.ufma.br</w:t>
        </w:r>
      </w:ins>
      <w:ins w:author="RAYLAN BRUNO SANTANA CARVALHO" w:date="2025-06-14T01:10:29.763Z" w:id="813383011">
        <w:r>
          <w:fldChar w:fldCharType="end"/>
        </w:r>
      </w:ins>
      <w:ins w:author="RAYLAN BRUNO SANTANA CARVALHO" w:date="2025-06-14T01:10:29.855Z" w:id="1519759432">
        <w:r w:rsidRPr="0F56D97C" w:rsidR="43E1529F">
          <w:rPr>
            <w:rFonts w:ascii="Times New Roman" w:hAnsi="Times New Roman" w:eastAsia="Times New Roman" w:cs="Times New Roman"/>
            <w:lang w:val="en-US"/>
          </w:rPr>
          <w:t xml:space="preserve">, </w:t>
        </w:r>
      </w:ins>
      <w:ins w:author="RAYLAN BRUNO SANTANA CARVALHO" w:date="2025-06-14T01:10:29.765Z" w:id="2034674712">
        <w:r>
          <w:fldChar w:fldCharType="begin"/>
        </w:r>
        <w:r>
          <w:instrText xml:space="preserve">HYPERLINK "mailto:virginiamondego@gmail.com" </w:instrText>
        </w:r>
        <w:r>
          <w:fldChar w:fldCharType="separate"/>
        </w:r>
      </w:ins>
      <w:ins w:author="RAYLAN BRUNO SANTANA CARVALHO" w:date="2025-06-14T01:10:29.855Z" w:id="943155725">
        <w:r w:rsidRPr="0F56D97C" w:rsidR="43E1529F">
          <w:rPr>
            <w:rFonts w:ascii="Times New Roman" w:hAnsi="Times New Roman" w:eastAsia="Times New Roman" w:cs="Times New Roman"/>
            <w:lang w:val="en-US"/>
          </w:rPr>
          <w:t>virginiamondego@gmail.com</w:t>
        </w:r>
      </w:ins>
      <w:ins w:author="RAYLAN BRUNO SANTANA CARVALHO" w:date="2025-06-14T01:10:29.766Z" w:id="749346521">
        <w:r>
          <w:fldChar w:fldCharType="end"/>
        </w:r>
      </w:ins>
      <w:ins w:author="RAYLAN BRUNO SANTANA CARVALHO" w:date="2025-06-14T01:10:29.855Z" w:id="1037582114">
        <w:r w:rsidRPr="0F56D97C" w:rsidR="43E1529F">
          <w:rPr>
            <w:rFonts w:ascii="Times New Roman" w:hAnsi="Times New Roman" w:eastAsia="Times New Roman" w:cs="Times New Roman"/>
            <w:lang w:val="en-US"/>
          </w:rPr>
          <w:t xml:space="preserve">, </w:t>
        </w:r>
      </w:ins>
      <w:ins w:author="RAYLAN BRUNO SANTANA CARVALHO" w:date="2025-06-14T01:10:29.768Z" w:id="2082671073">
        <w:r>
          <w:fldChar w:fldCharType="begin"/>
        </w:r>
        <w:r>
          <w:instrText xml:space="preserve">HYPERLINK "mailto:yasmin.cantanhede@discente.ufma.br" </w:instrText>
        </w:r>
        <w:r>
          <w:fldChar w:fldCharType="separate"/>
        </w:r>
      </w:ins>
      <w:ins w:author="RAYLAN BRUNO SANTANA CARVALHO" w:date="2025-06-14T01:10:29.855Z" w:id="1840534564">
        <w:r w:rsidRPr="0F56D97C" w:rsidR="43E1529F">
          <w:rPr>
            <w:rFonts w:ascii="Times New Roman" w:hAnsi="Times New Roman" w:eastAsia="Times New Roman" w:cs="Times New Roman"/>
            <w:lang w:val="en-US"/>
          </w:rPr>
          <w:t>yasmin.cantanhede@discente.ufma.br</w:t>
        </w:r>
      </w:ins>
      <w:ins w:author="RAYLAN BRUNO SANTANA CARVALHO" w:date="2025-06-14T01:10:29.768Z" w:id="203853997">
        <w:r>
          <w:fldChar w:fldCharType="end"/>
        </w:r>
      </w:ins>
    </w:p>
    <w:p w:rsidR="43E1529F" w:rsidP="0F56D97C" w:rsidRDefault="43E1529F" w14:paraId="3E8D1BDC" w14:textId="2569F122">
      <w:pPr>
        <w:pStyle w:val="Normal"/>
        <w:rPr>
          <w:ins w:author="RAYLAN BRUNO SANTANA CARVALHO" w:date="2025-06-14T01:10:29.856Z" w16du:dateUtc="2025-06-14T01:10:29.856Z" w:id="1403553725"/>
          <w:rFonts w:ascii="Times New Roman" w:hAnsi="Times New Roman" w:eastAsia="Times New Roman" w:cs="Times New Roman"/>
          <w:lang w:val="en-US"/>
        </w:rPr>
        <w:pPrChange w:author="RAYLAN BRUNO SANTANA CARVALHO" w:date="2025-06-14T01:10:29.88Z">
          <w:pPr/>
        </w:pPrChange>
      </w:pPr>
      <w:ins w:author="RAYLAN BRUNO SANTANA CARVALHO" w:date="2025-06-14T01:10:29.856Z" w:id="2060408298">
        <w:r w:rsidRPr="0F56D97C" w:rsidR="43E1529F">
          <w:rPr>
            <w:rFonts w:ascii="Times New Roman" w:hAnsi="Times New Roman" w:eastAsia="Times New Roman" w:cs="Times New Roman"/>
            <w:lang w:val="en-US"/>
          </w:rPr>
          <w:t>@data última versão: 13/06/25</w:t>
        </w:r>
      </w:ins>
    </w:p>
    <w:p w:rsidR="43E1529F" w:rsidP="0F56D97C" w:rsidRDefault="43E1529F" w14:paraId="6F268AAA" w14:textId="0221E910">
      <w:pPr>
        <w:pStyle w:val="Normal"/>
        <w:rPr>
          <w:ins w:author="RAYLAN BRUNO SANTANA CARVALHO" w:date="2025-06-14T01:10:29.857Z" w16du:dateUtc="2025-06-14T01:10:29.857Z" w:id="1124667882"/>
          <w:rFonts w:ascii="Times New Roman" w:hAnsi="Times New Roman" w:eastAsia="Times New Roman" w:cs="Times New Roman"/>
          <w:lang w:val="en-US"/>
        </w:rPr>
        <w:pPrChange w:author="RAYLAN BRUNO SANTANA CARVALHO" w:date="2025-06-14T01:10:29.882Z">
          <w:pPr/>
        </w:pPrChange>
      </w:pPr>
      <w:ins w:author="RAYLAN BRUNO SANTANA CARVALHO" w:date="2025-06-14T01:10:29.856Z" w:id="293293174">
        <w:r w:rsidRPr="0F56D97C" w:rsidR="43E1529F">
          <w:rPr>
            <w:rFonts w:ascii="Times New Roman" w:hAnsi="Times New Roman" w:eastAsia="Times New Roman" w:cs="Times New Roman"/>
            <w:lang w:val="en-US"/>
          </w:rPr>
          <w:t>@versão: 1.0</w:t>
        </w:r>
      </w:ins>
    </w:p>
    <w:p w:rsidR="43E1529F" w:rsidP="0F56D97C" w:rsidRDefault="43E1529F" w14:paraId="73AA006A" w14:textId="5077120A">
      <w:pPr>
        <w:pStyle w:val="Normal"/>
        <w:rPr>
          <w:ins w:author="RAYLAN BRUNO SANTANA CARVALHO" w:date="2025-06-14T01:10:29.857Z" w16du:dateUtc="2025-06-14T01:10:29.857Z" w:id="2034574540"/>
          <w:rFonts w:ascii="Times New Roman" w:hAnsi="Times New Roman" w:eastAsia="Times New Roman" w:cs="Times New Roman"/>
          <w:lang w:val="en-US"/>
        </w:rPr>
        <w:pPrChange w:author="RAYLAN BRUNO SANTANA CARVALHO" w:date="2025-06-14T01:10:29.883Z">
          <w:pPr/>
        </w:pPrChange>
      </w:pPr>
      <w:ins w:author="RAYLAN BRUNO SANTANA CARVALHO" w:date="2025-06-14T01:10:29.857Z" w:id="784500631">
        <w:r w:rsidRPr="0F56D97C" w:rsidR="43E1529F">
          <w:rPr>
            <w:rFonts w:ascii="Times New Roman" w:hAnsi="Times New Roman" w:eastAsia="Times New Roman" w:cs="Times New Roman"/>
            <w:lang w:val="en-US"/>
          </w:rPr>
          <w:t>@outros repositórios: kauanguilhermesantos, LiliaRosa19, Raylan-BR, VirginiaMond, yasmincantanhede</w:t>
        </w:r>
      </w:ins>
    </w:p>
    <w:p w:rsidR="43E1529F" w:rsidP="0F56D97C" w:rsidRDefault="43E1529F" w14:paraId="4C0FC32B" w14:textId="532B97BA">
      <w:pPr>
        <w:pStyle w:val="Normal"/>
        <w:rPr>
          <w:ins w:author="RAYLAN BRUNO SANTANA CARVALHO" w:date="2025-06-14T01:10:29.858Z" w16du:dateUtc="2025-06-14T01:10:29.858Z" w:id="897313239"/>
          <w:rFonts w:ascii="Times New Roman" w:hAnsi="Times New Roman" w:eastAsia="Times New Roman" w:cs="Times New Roman"/>
          <w:lang w:val="en-US"/>
        </w:rPr>
        <w:pPrChange w:author="RAYLAN BRUNO SANTANA CARVALHO" w:date="2025-06-14T01:10:29.884Z">
          <w:pPr/>
        </w:pPrChange>
      </w:pPr>
      <w:ins w:author="RAYLAN BRUNO SANTANA CARVALHO" w:date="2025-06-14T01:10:29.857Z" w:id="173285498">
        <w:r w:rsidRPr="0F56D97C" w:rsidR="43E1529F">
          <w:rPr>
            <w:rFonts w:ascii="Times New Roman" w:hAnsi="Times New Roman" w:eastAsia="Times New Roman" w:cs="Times New Roman"/>
            <w:lang w:val="en-US"/>
          </w:rPr>
          <w:t>@Agradecimentos: Universidade Federal do Maranhão (UFMA), Professor Doutor Thales Levi Azevedo Valente, e colegas de curso.</w:t>
        </w:r>
      </w:ins>
    </w:p>
    <w:p w:rsidR="43E1529F" w:rsidP="0F56D97C" w:rsidRDefault="43E1529F" w14:paraId="13221B47" w14:textId="5AB58DCF">
      <w:pPr>
        <w:pStyle w:val="Normal"/>
        <w:rPr>
          <w:ins w:author="RAYLAN BRUNO SANTANA CARVALHO" w:date="2025-06-14T01:10:29.858Z" w16du:dateUtc="2025-06-14T01:10:29.858Z" w:id="2061661190"/>
          <w:rFonts w:ascii="Times New Roman" w:hAnsi="Times New Roman" w:eastAsia="Times New Roman" w:cs="Times New Roman"/>
          <w:lang w:val="en-US"/>
        </w:rPr>
        <w:pPrChange w:author="RAYLAN BRUNO SANTANA CARVALHO" w:date="2025-06-14T01:10:29.885Z">
          <w:pPr/>
        </w:pPrChange>
      </w:pPr>
      <w:ins w:author="RAYLAN BRUNO SANTANA CARVALHO" w:date="2025-06-14T01:10:29.858Z" w:id="112109115">
        <w:r w:rsidRPr="0F56D97C" w:rsidR="43E1529F">
          <w:rPr>
            <w:rFonts w:ascii="Times New Roman" w:hAnsi="Times New Roman" w:eastAsia="Times New Roman" w:cs="Times New Roman"/>
            <w:lang w:val="en-US"/>
          </w:rPr>
          <w:t xml:space="preserve"> </w:t>
        </w:r>
      </w:ins>
    </w:p>
    <w:p w:rsidR="43E1529F" w:rsidP="0F56D97C" w:rsidRDefault="43E1529F" w14:paraId="297A66FB" w14:textId="0DBBD37B">
      <w:pPr>
        <w:pStyle w:val="Normal"/>
        <w:rPr>
          <w:ins w:author="RAYLAN BRUNO SANTANA CARVALHO" w:date="2025-06-14T01:10:29.859Z" w16du:dateUtc="2025-06-14T01:10:29.859Z" w:id="712713446"/>
          <w:rFonts w:ascii="Times New Roman" w:hAnsi="Times New Roman" w:eastAsia="Times New Roman" w:cs="Times New Roman"/>
          <w:lang w:val="en-US"/>
        </w:rPr>
        <w:pPrChange w:author="RAYLAN BRUNO SANTANA CARVALHO" w:date="2025-06-14T01:10:29.887Z">
          <w:pPr/>
        </w:pPrChange>
      </w:pPr>
      <w:ins w:author="RAYLAN BRUNO SANTANA CARVALHO" w:date="2025-06-14T01:10:29.859Z" w:id="1280806008">
        <w:r w:rsidRPr="0F56D97C" w:rsidR="43E1529F">
          <w:rPr>
            <w:rFonts w:ascii="Times New Roman" w:hAnsi="Times New Roman" w:eastAsia="Times New Roman" w:cs="Times New Roman"/>
            <w:lang w:val="en-US"/>
          </w:rPr>
          <w:t>Copyright/License</w:t>
        </w:r>
      </w:ins>
    </w:p>
    <w:p w:rsidR="43E1529F" w:rsidP="0F56D97C" w:rsidRDefault="43E1529F" w14:paraId="4D1C2800" w14:textId="30E72416">
      <w:pPr>
        <w:pStyle w:val="Normal"/>
        <w:rPr>
          <w:ins w:author="RAYLAN BRUNO SANTANA CARVALHO" w:date="2025-06-14T01:10:29.86Z" w16du:dateUtc="2025-06-14T01:10:29.86Z" w:id="1352156897"/>
          <w:rFonts w:ascii="Times New Roman" w:hAnsi="Times New Roman" w:eastAsia="Times New Roman" w:cs="Times New Roman"/>
          <w:lang w:val="en-US"/>
        </w:rPr>
        <w:pPrChange w:author="RAYLAN BRUNO SANTANA CARVALHO" w:date="2025-06-14T01:10:29.888Z">
          <w:pPr/>
        </w:pPrChange>
      </w:pPr>
      <w:ins w:author="RAYLAN BRUNO SANTANA CARVALHO" w:date="2025-06-14T01:10:29.859Z" w:id="867556435">
        <w:r w:rsidRPr="0F56D97C" w:rsidR="43E1529F">
          <w:rPr>
            <w:rFonts w:ascii="Times New Roman" w:hAnsi="Times New Roman" w:eastAsia="Times New Roman" w:cs="Times New Roman"/>
            <w:lang w:val="en-US"/>
          </w:rPr>
          <w:t xml:space="preserve"> </w:t>
        </w:r>
      </w:ins>
    </w:p>
    <w:p w:rsidR="43E1529F" w:rsidP="0F56D97C" w:rsidRDefault="43E1529F" w14:paraId="2AEBF9AC" w14:textId="73C4B094">
      <w:pPr>
        <w:pStyle w:val="Normal"/>
        <w:rPr>
          <w:ins w:author="RAYLAN BRUNO SANTANA CARVALHO" w:date="2025-06-14T01:10:29.861Z" w16du:dateUtc="2025-06-14T01:10:29.861Z" w:id="1897405457"/>
          <w:rFonts w:ascii="Times New Roman" w:hAnsi="Times New Roman" w:eastAsia="Times New Roman" w:cs="Times New Roman"/>
          <w:lang w:val="pt-BR"/>
        </w:rPr>
        <w:pPrChange w:author="RAYLAN BRUNO SANTANA CARVALHO" w:date="2025-06-14T01:10:29.889Z">
          <w:pPr/>
        </w:pPrChange>
      </w:pPr>
      <w:ins w:author="RAYLAN BRUNO SANTANA CARVALHO" w:date="2025-06-14T01:10:29.86Z" w:id="1418032274">
        <w:r w:rsidRPr="0F56D97C" w:rsidR="43E1529F">
          <w:rPr>
            <w:rFonts w:ascii="Times New Roman" w:hAnsi="Times New Roman" w:eastAsia="Times New Roman" w:cs="Times New Roman"/>
            <w:lang w:val="pt-BR"/>
          </w:rPr>
          <w:t xml:space="preserve">Este material é </w:t>
        </w:r>
        <w:r w:rsidRPr="0F56D97C" w:rsidR="43E1529F">
          <w:rPr>
            <w:rFonts w:ascii="Times New Roman" w:hAnsi="Times New Roman" w:eastAsia="Times New Roman" w:cs="Times New Roman"/>
            <w:lang w:val="pt-BR"/>
          </w:rPr>
          <w:t>resultado</w:t>
        </w:r>
        <w:r w:rsidRPr="0F56D97C" w:rsidR="43E1529F">
          <w:rPr>
            <w:rFonts w:ascii="Times New Roman" w:hAnsi="Times New Roman" w:eastAsia="Times New Roman" w:cs="Times New Roman"/>
            <w:lang w:val="pt-BR"/>
          </w:rPr>
          <w:t xml:space="preserve"> de um </w:t>
        </w:r>
        <w:r w:rsidRPr="0F56D97C" w:rsidR="43E1529F">
          <w:rPr>
            <w:rFonts w:ascii="Times New Roman" w:hAnsi="Times New Roman" w:eastAsia="Times New Roman" w:cs="Times New Roman"/>
            <w:lang w:val="pt-BR"/>
          </w:rPr>
          <w:t>trabalho</w:t>
        </w:r>
        <w:r w:rsidRPr="0F56D97C" w:rsidR="43E1529F">
          <w:rPr>
            <w:rFonts w:ascii="Times New Roman" w:hAnsi="Times New Roman" w:eastAsia="Times New Roman" w:cs="Times New Roman"/>
            <w:lang w:val="pt-BR"/>
          </w:rPr>
          <w:t xml:space="preserve"> </w:t>
        </w:r>
        <w:r w:rsidRPr="0F56D97C" w:rsidR="43E1529F">
          <w:rPr>
            <w:rFonts w:ascii="Times New Roman" w:hAnsi="Times New Roman" w:eastAsia="Times New Roman" w:cs="Times New Roman"/>
            <w:lang w:val="pt-BR"/>
          </w:rPr>
          <w:t>acadêmico</w:t>
        </w:r>
        <w:r w:rsidRPr="0F56D97C" w:rsidR="43E1529F">
          <w:rPr>
            <w:rFonts w:ascii="Times New Roman" w:hAnsi="Times New Roman" w:eastAsia="Times New Roman" w:cs="Times New Roman"/>
            <w:lang w:val="pt-BR"/>
          </w:rPr>
          <w:t xml:space="preserve"> para a </w:t>
        </w:r>
        <w:r w:rsidRPr="0F56D97C" w:rsidR="43E1529F">
          <w:rPr>
            <w:rFonts w:ascii="Times New Roman" w:hAnsi="Times New Roman" w:eastAsia="Times New Roman" w:cs="Times New Roman"/>
            <w:lang w:val="pt-BR"/>
          </w:rPr>
          <w:t>disciplina</w:t>
        </w:r>
        <w:r w:rsidRPr="0F56D97C" w:rsidR="43E1529F">
          <w:rPr>
            <w:rFonts w:ascii="Times New Roman" w:hAnsi="Times New Roman" w:eastAsia="Times New Roman" w:cs="Times New Roman"/>
            <w:lang w:val="pt-BR"/>
          </w:rPr>
          <w:t xml:space="preserve"> PROJETO E DESENVOLVIMENTO DE SOFTWARE, sob </w:t>
        </w:r>
        <w:r w:rsidRPr="0F56D97C" w:rsidR="43E1529F">
          <w:rPr>
            <w:rFonts w:ascii="Times New Roman" w:hAnsi="Times New Roman" w:eastAsia="Times New Roman" w:cs="Times New Roman"/>
            <w:lang w:val="pt-BR"/>
          </w:rPr>
          <w:t>a</w:t>
        </w:r>
        <w:r w:rsidRPr="0F56D97C" w:rsidR="43E1529F">
          <w:rPr>
            <w:rFonts w:ascii="Times New Roman" w:hAnsi="Times New Roman" w:eastAsia="Times New Roman" w:cs="Times New Roman"/>
            <w:lang w:val="pt-BR"/>
          </w:rPr>
          <w:t xml:space="preserve"> </w:t>
        </w:r>
        <w:r w:rsidRPr="0F56D97C" w:rsidR="43E1529F">
          <w:rPr>
            <w:rFonts w:ascii="Times New Roman" w:hAnsi="Times New Roman" w:eastAsia="Times New Roman" w:cs="Times New Roman"/>
            <w:lang w:val="pt-BR"/>
          </w:rPr>
          <w:t>orientação</w:t>
        </w:r>
        <w:r w:rsidRPr="0F56D97C" w:rsidR="43E1529F">
          <w:rPr>
            <w:rFonts w:ascii="Times New Roman" w:hAnsi="Times New Roman" w:eastAsia="Times New Roman" w:cs="Times New Roman"/>
            <w:lang w:val="pt-BR"/>
          </w:rPr>
          <w:t xml:space="preserve"> do professor Dr. THALES LEVI AZEVEDO VALENTE, </w:t>
        </w:r>
        <w:r w:rsidRPr="0F56D97C" w:rsidR="43E1529F">
          <w:rPr>
            <w:rFonts w:ascii="Times New Roman" w:hAnsi="Times New Roman" w:eastAsia="Times New Roman" w:cs="Times New Roman"/>
            <w:lang w:val="pt-BR"/>
          </w:rPr>
          <w:t>semestre</w:t>
        </w:r>
        <w:r w:rsidRPr="0F56D97C" w:rsidR="43E1529F">
          <w:rPr>
            <w:rFonts w:ascii="Times New Roman" w:hAnsi="Times New Roman" w:eastAsia="Times New Roman" w:cs="Times New Roman"/>
            <w:lang w:val="pt-BR"/>
          </w:rPr>
          <w:t xml:space="preserve"> </w:t>
        </w:r>
        <w:r w:rsidRPr="0F56D97C" w:rsidR="43E1529F">
          <w:rPr>
            <w:rFonts w:ascii="Times New Roman" w:hAnsi="Times New Roman" w:eastAsia="Times New Roman" w:cs="Times New Roman"/>
            <w:lang w:val="pt-BR"/>
          </w:rPr>
          <w:t>letivo</w:t>
        </w:r>
        <w:r w:rsidRPr="0F56D97C" w:rsidR="43E1529F">
          <w:rPr>
            <w:rFonts w:ascii="Times New Roman" w:hAnsi="Times New Roman" w:eastAsia="Times New Roman" w:cs="Times New Roman"/>
            <w:lang w:val="pt-BR"/>
          </w:rPr>
          <w:t xml:space="preserve"> 2025.1, </w:t>
        </w:r>
        <w:r w:rsidRPr="0F56D97C" w:rsidR="43E1529F">
          <w:rPr>
            <w:rFonts w:ascii="Times New Roman" w:hAnsi="Times New Roman" w:eastAsia="Times New Roman" w:cs="Times New Roman"/>
            <w:lang w:val="pt-BR"/>
          </w:rPr>
          <w:t>curso</w:t>
        </w:r>
        <w:r w:rsidRPr="0F56D97C" w:rsidR="43E1529F">
          <w:rPr>
            <w:rFonts w:ascii="Times New Roman" w:hAnsi="Times New Roman" w:eastAsia="Times New Roman" w:cs="Times New Roman"/>
            <w:lang w:val="pt-BR"/>
          </w:rPr>
          <w:t xml:space="preserve"> </w:t>
        </w:r>
        <w:r w:rsidRPr="0F56D97C" w:rsidR="43E1529F">
          <w:rPr>
            <w:rFonts w:ascii="Times New Roman" w:hAnsi="Times New Roman" w:eastAsia="Times New Roman" w:cs="Times New Roman"/>
            <w:lang w:val="pt-BR"/>
          </w:rPr>
          <w:t>Engenharia</w:t>
        </w:r>
        <w:r w:rsidRPr="0F56D97C" w:rsidR="43E1529F">
          <w:rPr>
            <w:rFonts w:ascii="Times New Roman" w:hAnsi="Times New Roman" w:eastAsia="Times New Roman" w:cs="Times New Roman"/>
            <w:lang w:val="pt-BR"/>
          </w:rPr>
          <w:t xml:space="preserve"> da </w:t>
        </w:r>
        <w:r w:rsidRPr="0F56D97C" w:rsidR="43E1529F">
          <w:rPr>
            <w:rFonts w:ascii="Times New Roman" w:hAnsi="Times New Roman" w:eastAsia="Times New Roman" w:cs="Times New Roman"/>
            <w:lang w:val="pt-BR"/>
          </w:rPr>
          <w:t>Computação</w:t>
        </w:r>
        <w:r w:rsidRPr="0F56D97C" w:rsidR="43E1529F">
          <w:rPr>
            <w:rFonts w:ascii="Times New Roman" w:hAnsi="Times New Roman" w:eastAsia="Times New Roman" w:cs="Times New Roman"/>
            <w:lang w:val="pt-BR"/>
          </w:rPr>
          <w:t xml:space="preserve">, </w:t>
        </w:r>
        <w:r w:rsidRPr="0F56D97C" w:rsidR="43E1529F">
          <w:rPr>
            <w:rFonts w:ascii="Times New Roman" w:hAnsi="Times New Roman" w:eastAsia="Times New Roman" w:cs="Times New Roman"/>
            <w:lang w:val="pt-BR"/>
          </w:rPr>
          <w:t>na</w:t>
        </w:r>
        <w:r w:rsidRPr="0F56D97C" w:rsidR="43E1529F">
          <w:rPr>
            <w:rFonts w:ascii="Times New Roman" w:hAnsi="Times New Roman" w:eastAsia="Times New Roman" w:cs="Times New Roman"/>
            <w:lang w:val="pt-BR"/>
          </w:rPr>
          <w:t xml:space="preserve"> </w:t>
        </w:r>
        <w:r w:rsidRPr="0F56D97C" w:rsidR="43E1529F">
          <w:rPr>
            <w:rFonts w:ascii="Times New Roman" w:hAnsi="Times New Roman" w:eastAsia="Times New Roman" w:cs="Times New Roman"/>
            <w:lang w:val="pt-BR"/>
          </w:rPr>
          <w:t>Universidade</w:t>
        </w:r>
        <w:r w:rsidRPr="0F56D97C" w:rsidR="43E1529F">
          <w:rPr>
            <w:rFonts w:ascii="Times New Roman" w:hAnsi="Times New Roman" w:eastAsia="Times New Roman" w:cs="Times New Roman"/>
            <w:lang w:val="pt-BR"/>
          </w:rPr>
          <w:t xml:space="preserve"> Federal do Maranhão (UFMA). Todo o material sob </w:t>
        </w:r>
        <w:r w:rsidRPr="0F56D97C" w:rsidR="43E1529F">
          <w:rPr>
            <w:rFonts w:ascii="Times New Roman" w:hAnsi="Times New Roman" w:eastAsia="Times New Roman" w:cs="Times New Roman"/>
            <w:lang w:val="pt-BR"/>
          </w:rPr>
          <w:t>esta</w:t>
        </w:r>
        <w:r w:rsidRPr="0F56D97C" w:rsidR="43E1529F">
          <w:rPr>
            <w:rFonts w:ascii="Times New Roman" w:hAnsi="Times New Roman" w:eastAsia="Times New Roman" w:cs="Times New Roman"/>
            <w:lang w:val="pt-BR"/>
          </w:rPr>
          <w:t xml:space="preserve"> </w:t>
        </w:r>
        <w:r w:rsidRPr="0F56D97C" w:rsidR="43E1529F">
          <w:rPr>
            <w:rFonts w:ascii="Times New Roman" w:hAnsi="Times New Roman" w:eastAsia="Times New Roman" w:cs="Times New Roman"/>
            <w:lang w:val="pt-BR"/>
          </w:rPr>
          <w:t>licença</w:t>
        </w:r>
        <w:r w:rsidRPr="0F56D97C" w:rsidR="43E1529F">
          <w:rPr>
            <w:rFonts w:ascii="Times New Roman" w:hAnsi="Times New Roman" w:eastAsia="Times New Roman" w:cs="Times New Roman"/>
            <w:lang w:val="pt-BR"/>
          </w:rPr>
          <w:t xml:space="preserve"> é software livre: </w:t>
        </w:r>
        <w:r w:rsidRPr="0F56D97C" w:rsidR="43E1529F">
          <w:rPr>
            <w:rFonts w:ascii="Times New Roman" w:hAnsi="Times New Roman" w:eastAsia="Times New Roman" w:cs="Times New Roman"/>
            <w:lang w:val="pt-BR"/>
          </w:rPr>
          <w:t>pode</w:t>
        </w:r>
        <w:r w:rsidRPr="0F56D97C" w:rsidR="43E1529F">
          <w:rPr>
            <w:rFonts w:ascii="Times New Roman" w:hAnsi="Times New Roman" w:eastAsia="Times New Roman" w:cs="Times New Roman"/>
            <w:lang w:val="pt-BR"/>
          </w:rPr>
          <w:t xml:space="preserve"> ser </w:t>
        </w:r>
        <w:r w:rsidRPr="0F56D97C" w:rsidR="43E1529F">
          <w:rPr>
            <w:rFonts w:ascii="Times New Roman" w:hAnsi="Times New Roman" w:eastAsia="Times New Roman" w:cs="Times New Roman"/>
            <w:lang w:val="pt-BR"/>
          </w:rPr>
          <w:t>usado</w:t>
        </w:r>
        <w:r w:rsidRPr="0F56D97C" w:rsidR="43E1529F">
          <w:rPr>
            <w:rFonts w:ascii="Times New Roman" w:hAnsi="Times New Roman" w:eastAsia="Times New Roman" w:cs="Times New Roman"/>
            <w:lang w:val="pt-BR"/>
          </w:rPr>
          <w:t xml:space="preserve"> para fins </w:t>
        </w:r>
        <w:r w:rsidRPr="0F56D97C" w:rsidR="43E1529F">
          <w:rPr>
            <w:rFonts w:ascii="Times New Roman" w:hAnsi="Times New Roman" w:eastAsia="Times New Roman" w:cs="Times New Roman"/>
            <w:lang w:val="pt-BR"/>
          </w:rPr>
          <w:t>acadêmicos</w:t>
        </w:r>
        <w:r w:rsidRPr="0F56D97C" w:rsidR="43E1529F">
          <w:rPr>
            <w:rFonts w:ascii="Times New Roman" w:hAnsi="Times New Roman" w:eastAsia="Times New Roman" w:cs="Times New Roman"/>
            <w:lang w:val="pt-BR"/>
          </w:rPr>
          <w:t xml:space="preserve"> e </w:t>
        </w:r>
        <w:r w:rsidRPr="0F56D97C" w:rsidR="43E1529F">
          <w:rPr>
            <w:rFonts w:ascii="Times New Roman" w:hAnsi="Times New Roman" w:eastAsia="Times New Roman" w:cs="Times New Roman"/>
            <w:lang w:val="pt-BR"/>
          </w:rPr>
          <w:t>comerciais</w:t>
        </w:r>
        <w:r w:rsidRPr="0F56D97C" w:rsidR="43E1529F">
          <w:rPr>
            <w:rFonts w:ascii="Times New Roman" w:hAnsi="Times New Roman" w:eastAsia="Times New Roman" w:cs="Times New Roman"/>
            <w:lang w:val="pt-BR"/>
          </w:rPr>
          <w:t xml:space="preserve"> </w:t>
        </w:r>
        <w:r w:rsidRPr="0F56D97C" w:rsidR="43E1529F">
          <w:rPr>
            <w:rFonts w:ascii="Times New Roman" w:hAnsi="Times New Roman" w:eastAsia="Times New Roman" w:cs="Times New Roman"/>
            <w:lang w:val="pt-BR"/>
          </w:rPr>
          <w:t>sem</w:t>
        </w:r>
        <w:r w:rsidRPr="0F56D97C" w:rsidR="43E1529F">
          <w:rPr>
            <w:rFonts w:ascii="Times New Roman" w:hAnsi="Times New Roman" w:eastAsia="Times New Roman" w:cs="Times New Roman"/>
            <w:lang w:val="pt-BR"/>
          </w:rPr>
          <w:t xml:space="preserve"> </w:t>
        </w:r>
        <w:r w:rsidRPr="0F56D97C" w:rsidR="43E1529F">
          <w:rPr>
            <w:rFonts w:ascii="Times New Roman" w:hAnsi="Times New Roman" w:eastAsia="Times New Roman" w:cs="Times New Roman"/>
            <w:lang w:val="pt-BR"/>
          </w:rPr>
          <w:t>nenhum</w:t>
        </w:r>
        <w:r w:rsidRPr="0F56D97C" w:rsidR="43E1529F">
          <w:rPr>
            <w:rFonts w:ascii="Times New Roman" w:hAnsi="Times New Roman" w:eastAsia="Times New Roman" w:cs="Times New Roman"/>
            <w:lang w:val="pt-BR"/>
          </w:rPr>
          <w:t xml:space="preserve"> </w:t>
        </w:r>
        <w:r w:rsidRPr="0F56D97C" w:rsidR="43E1529F">
          <w:rPr>
            <w:rFonts w:ascii="Times New Roman" w:hAnsi="Times New Roman" w:eastAsia="Times New Roman" w:cs="Times New Roman"/>
            <w:lang w:val="pt-BR"/>
          </w:rPr>
          <w:t>custo</w:t>
        </w:r>
        <w:r w:rsidRPr="0F56D97C" w:rsidR="43E1529F">
          <w:rPr>
            <w:rFonts w:ascii="Times New Roman" w:hAnsi="Times New Roman" w:eastAsia="Times New Roman" w:cs="Times New Roman"/>
            <w:lang w:val="pt-BR"/>
          </w:rPr>
          <w:t xml:space="preserve">. </w:t>
        </w:r>
        <w:r w:rsidRPr="0F56D97C" w:rsidR="43E1529F">
          <w:rPr>
            <w:rFonts w:ascii="Times New Roman" w:hAnsi="Times New Roman" w:eastAsia="Times New Roman" w:cs="Times New Roman"/>
            <w:lang w:val="pt-BR"/>
          </w:rPr>
          <w:t>Não</w:t>
        </w:r>
        <w:r w:rsidRPr="0F56D97C" w:rsidR="43E1529F">
          <w:rPr>
            <w:rFonts w:ascii="Times New Roman" w:hAnsi="Times New Roman" w:eastAsia="Times New Roman" w:cs="Times New Roman"/>
            <w:lang w:val="pt-BR"/>
          </w:rPr>
          <w:t xml:space="preserve"> </w:t>
        </w:r>
        <w:r w:rsidRPr="0F56D97C" w:rsidR="43E1529F">
          <w:rPr>
            <w:rFonts w:ascii="Times New Roman" w:hAnsi="Times New Roman" w:eastAsia="Times New Roman" w:cs="Times New Roman"/>
            <w:lang w:val="pt-BR"/>
          </w:rPr>
          <w:t>há</w:t>
        </w:r>
        <w:r w:rsidRPr="0F56D97C" w:rsidR="43E1529F">
          <w:rPr>
            <w:rFonts w:ascii="Times New Roman" w:hAnsi="Times New Roman" w:eastAsia="Times New Roman" w:cs="Times New Roman"/>
            <w:lang w:val="pt-BR"/>
          </w:rPr>
          <w:t xml:space="preserve"> </w:t>
        </w:r>
        <w:r w:rsidRPr="0F56D97C" w:rsidR="43E1529F">
          <w:rPr>
            <w:rFonts w:ascii="Times New Roman" w:hAnsi="Times New Roman" w:eastAsia="Times New Roman" w:cs="Times New Roman"/>
            <w:lang w:val="pt-BR"/>
          </w:rPr>
          <w:t>papelada</w:t>
        </w:r>
        <w:r w:rsidRPr="0F56D97C" w:rsidR="43E1529F">
          <w:rPr>
            <w:rFonts w:ascii="Times New Roman" w:hAnsi="Times New Roman" w:eastAsia="Times New Roman" w:cs="Times New Roman"/>
            <w:lang w:val="pt-BR"/>
          </w:rPr>
          <w:t xml:space="preserve">, </w:t>
        </w:r>
        <w:r w:rsidRPr="0F56D97C" w:rsidR="43E1529F">
          <w:rPr>
            <w:rFonts w:ascii="Times New Roman" w:hAnsi="Times New Roman" w:eastAsia="Times New Roman" w:cs="Times New Roman"/>
            <w:lang w:val="pt-BR"/>
          </w:rPr>
          <w:t>nem</w:t>
        </w:r>
        <w:r w:rsidRPr="0F56D97C" w:rsidR="43E1529F">
          <w:rPr>
            <w:rFonts w:ascii="Times New Roman" w:hAnsi="Times New Roman" w:eastAsia="Times New Roman" w:cs="Times New Roman"/>
            <w:lang w:val="pt-BR"/>
          </w:rPr>
          <w:t xml:space="preserve"> royalties, </w:t>
        </w:r>
        <w:r w:rsidRPr="0F56D97C" w:rsidR="43E1529F">
          <w:rPr>
            <w:rFonts w:ascii="Times New Roman" w:hAnsi="Times New Roman" w:eastAsia="Times New Roman" w:cs="Times New Roman"/>
            <w:lang w:val="pt-BR"/>
          </w:rPr>
          <w:t>nem</w:t>
        </w:r>
        <w:r w:rsidRPr="0F56D97C" w:rsidR="43E1529F">
          <w:rPr>
            <w:rFonts w:ascii="Times New Roman" w:hAnsi="Times New Roman" w:eastAsia="Times New Roman" w:cs="Times New Roman"/>
            <w:lang w:val="pt-BR"/>
          </w:rPr>
          <w:t xml:space="preserve"> </w:t>
        </w:r>
        <w:r w:rsidRPr="0F56D97C" w:rsidR="43E1529F">
          <w:rPr>
            <w:rFonts w:ascii="Times New Roman" w:hAnsi="Times New Roman" w:eastAsia="Times New Roman" w:cs="Times New Roman"/>
            <w:lang w:val="pt-BR"/>
          </w:rPr>
          <w:t>restrições</w:t>
        </w:r>
        <w:r w:rsidRPr="0F56D97C" w:rsidR="43E1529F">
          <w:rPr>
            <w:rFonts w:ascii="Times New Roman" w:hAnsi="Times New Roman" w:eastAsia="Times New Roman" w:cs="Times New Roman"/>
            <w:lang w:val="pt-BR"/>
          </w:rPr>
          <w:t xml:space="preserve"> de "copyleft</w:t>
        </w:r>
        <w:r w:rsidRPr="0F56D97C" w:rsidR="43E1529F">
          <w:rPr>
            <w:rFonts w:ascii="Times New Roman" w:hAnsi="Times New Roman" w:eastAsia="Times New Roman" w:cs="Times New Roman"/>
            <w:lang w:val="pt-BR"/>
          </w:rPr>
          <w:t>" do</w:t>
        </w:r>
        <w:r w:rsidRPr="0F56D97C" w:rsidR="43E1529F">
          <w:rPr>
            <w:rFonts w:ascii="Times New Roman" w:hAnsi="Times New Roman" w:eastAsia="Times New Roman" w:cs="Times New Roman"/>
            <w:lang w:val="pt-BR"/>
          </w:rPr>
          <w:t xml:space="preserve"> </w:t>
        </w:r>
        <w:r w:rsidRPr="0F56D97C" w:rsidR="43E1529F">
          <w:rPr>
            <w:rFonts w:ascii="Times New Roman" w:hAnsi="Times New Roman" w:eastAsia="Times New Roman" w:cs="Times New Roman"/>
            <w:lang w:val="pt-BR"/>
          </w:rPr>
          <w:t>tipo</w:t>
        </w:r>
        <w:r w:rsidRPr="0F56D97C" w:rsidR="43E1529F">
          <w:rPr>
            <w:rFonts w:ascii="Times New Roman" w:hAnsi="Times New Roman" w:eastAsia="Times New Roman" w:cs="Times New Roman"/>
            <w:lang w:val="pt-BR"/>
          </w:rPr>
          <w:t xml:space="preserve"> GNU. Ele é </w:t>
        </w:r>
        <w:r w:rsidRPr="0F56D97C" w:rsidR="43E1529F">
          <w:rPr>
            <w:rFonts w:ascii="Times New Roman" w:hAnsi="Times New Roman" w:eastAsia="Times New Roman" w:cs="Times New Roman"/>
            <w:lang w:val="pt-BR"/>
          </w:rPr>
          <w:t>licenciado</w:t>
        </w:r>
        <w:r w:rsidRPr="0F56D97C" w:rsidR="43E1529F">
          <w:rPr>
            <w:rFonts w:ascii="Times New Roman" w:hAnsi="Times New Roman" w:eastAsia="Times New Roman" w:cs="Times New Roman"/>
            <w:lang w:val="pt-BR"/>
          </w:rPr>
          <w:t xml:space="preserve"> sob </w:t>
        </w:r>
        <w:r w:rsidRPr="0F56D97C" w:rsidR="43E1529F">
          <w:rPr>
            <w:rFonts w:ascii="Times New Roman" w:hAnsi="Times New Roman" w:eastAsia="Times New Roman" w:cs="Times New Roman"/>
            <w:lang w:val="pt-BR"/>
          </w:rPr>
          <w:t>os</w:t>
        </w:r>
        <w:r w:rsidRPr="0F56D97C" w:rsidR="43E1529F">
          <w:rPr>
            <w:rFonts w:ascii="Times New Roman" w:hAnsi="Times New Roman" w:eastAsia="Times New Roman" w:cs="Times New Roman"/>
            <w:lang w:val="pt-BR"/>
          </w:rPr>
          <w:t xml:space="preserve"> </w:t>
        </w:r>
        <w:r w:rsidRPr="0F56D97C" w:rsidR="43E1529F">
          <w:rPr>
            <w:rFonts w:ascii="Times New Roman" w:hAnsi="Times New Roman" w:eastAsia="Times New Roman" w:cs="Times New Roman"/>
            <w:lang w:val="pt-BR"/>
          </w:rPr>
          <w:t>termos</w:t>
        </w:r>
        <w:r w:rsidRPr="0F56D97C" w:rsidR="43E1529F">
          <w:rPr>
            <w:rFonts w:ascii="Times New Roman" w:hAnsi="Times New Roman" w:eastAsia="Times New Roman" w:cs="Times New Roman"/>
            <w:lang w:val="pt-BR"/>
          </w:rPr>
          <w:t xml:space="preserve"> da </w:t>
        </w:r>
        <w:r w:rsidRPr="0F56D97C" w:rsidR="43E1529F">
          <w:rPr>
            <w:rFonts w:ascii="Times New Roman" w:hAnsi="Times New Roman" w:eastAsia="Times New Roman" w:cs="Times New Roman"/>
            <w:lang w:val="pt-BR"/>
          </w:rPr>
          <w:t>Licença</w:t>
        </w:r>
        <w:r w:rsidRPr="0F56D97C" w:rsidR="43E1529F">
          <w:rPr>
            <w:rFonts w:ascii="Times New Roman" w:hAnsi="Times New Roman" w:eastAsia="Times New Roman" w:cs="Times New Roman"/>
            <w:lang w:val="pt-BR"/>
          </w:rPr>
          <w:t xml:space="preserve"> MIT, </w:t>
        </w:r>
        <w:r w:rsidRPr="0F56D97C" w:rsidR="43E1529F">
          <w:rPr>
            <w:rFonts w:ascii="Times New Roman" w:hAnsi="Times New Roman" w:eastAsia="Times New Roman" w:cs="Times New Roman"/>
            <w:lang w:val="pt-BR"/>
          </w:rPr>
          <w:t>conforme</w:t>
        </w:r>
        <w:r w:rsidRPr="0F56D97C" w:rsidR="43E1529F">
          <w:rPr>
            <w:rFonts w:ascii="Times New Roman" w:hAnsi="Times New Roman" w:eastAsia="Times New Roman" w:cs="Times New Roman"/>
            <w:lang w:val="pt-BR"/>
          </w:rPr>
          <w:t xml:space="preserve"> </w:t>
        </w:r>
        <w:r w:rsidRPr="0F56D97C" w:rsidR="43E1529F">
          <w:rPr>
            <w:rFonts w:ascii="Times New Roman" w:hAnsi="Times New Roman" w:eastAsia="Times New Roman" w:cs="Times New Roman"/>
            <w:lang w:val="pt-BR"/>
          </w:rPr>
          <w:t>descrito</w:t>
        </w:r>
        <w:r w:rsidRPr="0F56D97C" w:rsidR="43E1529F">
          <w:rPr>
            <w:rFonts w:ascii="Times New Roman" w:hAnsi="Times New Roman" w:eastAsia="Times New Roman" w:cs="Times New Roman"/>
            <w:lang w:val="pt-BR"/>
          </w:rPr>
          <w:t xml:space="preserve"> </w:t>
        </w:r>
        <w:r w:rsidRPr="0F56D97C" w:rsidR="43E1529F">
          <w:rPr>
            <w:rFonts w:ascii="Times New Roman" w:hAnsi="Times New Roman" w:eastAsia="Times New Roman" w:cs="Times New Roman"/>
            <w:lang w:val="pt-BR"/>
          </w:rPr>
          <w:t>abaixo</w:t>
        </w:r>
        <w:r w:rsidRPr="0F56D97C" w:rsidR="43E1529F">
          <w:rPr>
            <w:rFonts w:ascii="Times New Roman" w:hAnsi="Times New Roman" w:eastAsia="Times New Roman" w:cs="Times New Roman"/>
            <w:lang w:val="pt-BR"/>
          </w:rPr>
          <w:t xml:space="preserve">, e, </w:t>
        </w:r>
        <w:r w:rsidRPr="0F56D97C" w:rsidR="43E1529F">
          <w:rPr>
            <w:rFonts w:ascii="Times New Roman" w:hAnsi="Times New Roman" w:eastAsia="Times New Roman" w:cs="Times New Roman"/>
            <w:lang w:val="pt-BR"/>
          </w:rPr>
          <w:t>portanto</w:t>
        </w:r>
        <w:r w:rsidRPr="0F56D97C" w:rsidR="43E1529F">
          <w:rPr>
            <w:rFonts w:ascii="Times New Roman" w:hAnsi="Times New Roman" w:eastAsia="Times New Roman" w:cs="Times New Roman"/>
            <w:lang w:val="pt-BR"/>
          </w:rPr>
          <w:t xml:space="preserve">, é </w:t>
        </w:r>
        <w:r w:rsidRPr="0F56D97C" w:rsidR="43E1529F">
          <w:rPr>
            <w:rFonts w:ascii="Times New Roman" w:hAnsi="Times New Roman" w:eastAsia="Times New Roman" w:cs="Times New Roman"/>
            <w:lang w:val="pt-BR"/>
          </w:rPr>
          <w:t>compatível</w:t>
        </w:r>
        <w:r w:rsidRPr="0F56D97C" w:rsidR="43E1529F">
          <w:rPr>
            <w:rFonts w:ascii="Times New Roman" w:hAnsi="Times New Roman" w:eastAsia="Times New Roman" w:cs="Times New Roman"/>
            <w:lang w:val="pt-BR"/>
          </w:rPr>
          <w:t xml:space="preserve"> com a GPL e </w:t>
        </w:r>
        <w:r w:rsidRPr="0F56D97C" w:rsidR="43E1529F">
          <w:rPr>
            <w:rFonts w:ascii="Times New Roman" w:hAnsi="Times New Roman" w:eastAsia="Times New Roman" w:cs="Times New Roman"/>
            <w:lang w:val="pt-BR"/>
          </w:rPr>
          <w:t>também</w:t>
        </w:r>
        <w:r w:rsidRPr="0F56D97C" w:rsidR="43E1529F">
          <w:rPr>
            <w:rFonts w:ascii="Times New Roman" w:hAnsi="Times New Roman" w:eastAsia="Times New Roman" w:cs="Times New Roman"/>
            <w:lang w:val="pt-BR"/>
          </w:rPr>
          <w:t xml:space="preserve"> se </w:t>
        </w:r>
        <w:r w:rsidRPr="0F56D97C" w:rsidR="43E1529F">
          <w:rPr>
            <w:rFonts w:ascii="Times New Roman" w:hAnsi="Times New Roman" w:eastAsia="Times New Roman" w:cs="Times New Roman"/>
            <w:lang w:val="pt-BR"/>
          </w:rPr>
          <w:t>qualifica</w:t>
        </w:r>
        <w:r w:rsidRPr="0F56D97C" w:rsidR="43E1529F">
          <w:rPr>
            <w:rFonts w:ascii="Times New Roman" w:hAnsi="Times New Roman" w:eastAsia="Times New Roman" w:cs="Times New Roman"/>
            <w:lang w:val="pt-BR"/>
          </w:rPr>
          <w:t xml:space="preserve"> </w:t>
        </w:r>
        <w:r w:rsidRPr="0F56D97C" w:rsidR="43E1529F">
          <w:rPr>
            <w:rFonts w:ascii="Times New Roman" w:hAnsi="Times New Roman" w:eastAsia="Times New Roman" w:cs="Times New Roman"/>
            <w:lang w:val="pt-BR"/>
          </w:rPr>
          <w:t>como</w:t>
        </w:r>
        <w:r w:rsidRPr="0F56D97C" w:rsidR="43E1529F">
          <w:rPr>
            <w:rFonts w:ascii="Times New Roman" w:hAnsi="Times New Roman" w:eastAsia="Times New Roman" w:cs="Times New Roman"/>
            <w:lang w:val="pt-BR"/>
          </w:rPr>
          <w:t xml:space="preserve"> software de </w:t>
        </w:r>
        <w:r w:rsidRPr="0F56D97C" w:rsidR="43E1529F">
          <w:rPr>
            <w:rFonts w:ascii="Times New Roman" w:hAnsi="Times New Roman" w:eastAsia="Times New Roman" w:cs="Times New Roman"/>
            <w:lang w:val="pt-BR"/>
          </w:rPr>
          <w:t>código</w:t>
        </w:r>
        <w:r w:rsidRPr="0F56D97C" w:rsidR="43E1529F">
          <w:rPr>
            <w:rFonts w:ascii="Times New Roman" w:hAnsi="Times New Roman" w:eastAsia="Times New Roman" w:cs="Times New Roman"/>
            <w:lang w:val="pt-BR"/>
          </w:rPr>
          <w:t xml:space="preserve"> </w:t>
        </w:r>
        <w:r w:rsidRPr="0F56D97C" w:rsidR="43E1529F">
          <w:rPr>
            <w:rFonts w:ascii="Times New Roman" w:hAnsi="Times New Roman" w:eastAsia="Times New Roman" w:cs="Times New Roman"/>
            <w:lang w:val="pt-BR"/>
          </w:rPr>
          <w:t>aberto</w:t>
        </w:r>
        <w:r w:rsidRPr="0F56D97C" w:rsidR="43E1529F">
          <w:rPr>
            <w:rFonts w:ascii="Times New Roman" w:hAnsi="Times New Roman" w:eastAsia="Times New Roman" w:cs="Times New Roman"/>
            <w:lang w:val="pt-BR"/>
          </w:rPr>
          <w:t xml:space="preserve">. É de </w:t>
        </w:r>
        <w:r w:rsidRPr="0F56D97C" w:rsidR="43E1529F">
          <w:rPr>
            <w:rFonts w:ascii="Times New Roman" w:hAnsi="Times New Roman" w:eastAsia="Times New Roman" w:cs="Times New Roman"/>
            <w:lang w:val="pt-BR"/>
          </w:rPr>
          <w:t>domínio</w:t>
        </w:r>
        <w:r w:rsidRPr="0F56D97C" w:rsidR="43E1529F">
          <w:rPr>
            <w:rFonts w:ascii="Times New Roman" w:hAnsi="Times New Roman" w:eastAsia="Times New Roman" w:cs="Times New Roman"/>
            <w:lang w:val="pt-BR"/>
          </w:rPr>
          <w:t xml:space="preserve"> </w:t>
        </w:r>
        <w:r w:rsidRPr="0F56D97C" w:rsidR="43E1529F">
          <w:rPr>
            <w:rFonts w:ascii="Times New Roman" w:hAnsi="Times New Roman" w:eastAsia="Times New Roman" w:cs="Times New Roman"/>
            <w:lang w:val="pt-BR"/>
          </w:rPr>
          <w:t>público</w:t>
        </w:r>
        <w:r w:rsidRPr="0F56D97C" w:rsidR="43E1529F">
          <w:rPr>
            <w:rFonts w:ascii="Times New Roman" w:hAnsi="Times New Roman" w:eastAsia="Times New Roman" w:cs="Times New Roman"/>
            <w:lang w:val="pt-BR"/>
          </w:rPr>
          <w:t xml:space="preserve">. </w:t>
        </w:r>
        <w:r w:rsidRPr="0F56D97C" w:rsidR="43E1529F">
          <w:rPr>
            <w:rFonts w:ascii="Times New Roman" w:hAnsi="Times New Roman" w:eastAsia="Times New Roman" w:cs="Times New Roman"/>
            <w:lang w:val="pt-BR"/>
          </w:rPr>
          <w:t>Os</w:t>
        </w:r>
        <w:r w:rsidRPr="0F56D97C" w:rsidR="43E1529F">
          <w:rPr>
            <w:rFonts w:ascii="Times New Roman" w:hAnsi="Times New Roman" w:eastAsia="Times New Roman" w:cs="Times New Roman"/>
            <w:lang w:val="pt-BR"/>
          </w:rPr>
          <w:t xml:space="preserve"> </w:t>
        </w:r>
        <w:r w:rsidRPr="0F56D97C" w:rsidR="43E1529F">
          <w:rPr>
            <w:rFonts w:ascii="Times New Roman" w:hAnsi="Times New Roman" w:eastAsia="Times New Roman" w:cs="Times New Roman"/>
            <w:lang w:val="pt-BR"/>
          </w:rPr>
          <w:t>detalhes</w:t>
        </w:r>
        <w:r w:rsidRPr="0F56D97C" w:rsidR="43E1529F">
          <w:rPr>
            <w:rFonts w:ascii="Times New Roman" w:hAnsi="Times New Roman" w:eastAsia="Times New Roman" w:cs="Times New Roman"/>
            <w:lang w:val="pt-BR"/>
          </w:rPr>
          <w:t xml:space="preserve"> </w:t>
        </w:r>
        <w:r w:rsidRPr="0F56D97C" w:rsidR="43E1529F">
          <w:rPr>
            <w:rFonts w:ascii="Times New Roman" w:hAnsi="Times New Roman" w:eastAsia="Times New Roman" w:cs="Times New Roman"/>
            <w:lang w:val="pt-BR"/>
          </w:rPr>
          <w:t>legais</w:t>
        </w:r>
        <w:r w:rsidRPr="0F56D97C" w:rsidR="43E1529F">
          <w:rPr>
            <w:rFonts w:ascii="Times New Roman" w:hAnsi="Times New Roman" w:eastAsia="Times New Roman" w:cs="Times New Roman"/>
            <w:lang w:val="pt-BR"/>
          </w:rPr>
          <w:t xml:space="preserve"> </w:t>
        </w:r>
        <w:r w:rsidRPr="0F56D97C" w:rsidR="43E1529F">
          <w:rPr>
            <w:rFonts w:ascii="Times New Roman" w:hAnsi="Times New Roman" w:eastAsia="Times New Roman" w:cs="Times New Roman"/>
            <w:lang w:val="pt-BR"/>
          </w:rPr>
          <w:t>estão</w:t>
        </w:r>
        <w:r w:rsidRPr="0F56D97C" w:rsidR="43E1529F">
          <w:rPr>
            <w:rFonts w:ascii="Times New Roman" w:hAnsi="Times New Roman" w:eastAsia="Times New Roman" w:cs="Times New Roman"/>
            <w:lang w:val="pt-BR"/>
          </w:rPr>
          <w:t xml:space="preserve"> </w:t>
        </w:r>
        <w:r w:rsidRPr="0F56D97C" w:rsidR="43E1529F">
          <w:rPr>
            <w:rFonts w:ascii="Times New Roman" w:hAnsi="Times New Roman" w:eastAsia="Times New Roman" w:cs="Times New Roman"/>
            <w:lang w:val="pt-BR"/>
          </w:rPr>
          <w:t>abaixo</w:t>
        </w:r>
        <w:r w:rsidRPr="0F56D97C" w:rsidR="43E1529F">
          <w:rPr>
            <w:rFonts w:ascii="Times New Roman" w:hAnsi="Times New Roman" w:eastAsia="Times New Roman" w:cs="Times New Roman"/>
            <w:lang w:val="pt-BR"/>
          </w:rPr>
          <w:t xml:space="preserve">. O </w:t>
        </w:r>
        <w:r w:rsidRPr="0F56D97C" w:rsidR="43E1529F">
          <w:rPr>
            <w:rFonts w:ascii="Times New Roman" w:hAnsi="Times New Roman" w:eastAsia="Times New Roman" w:cs="Times New Roman"/>
            <w:lang w:val="pt-BR"/>
          </w:rPr>
          <w:t>espírito</w:t>
        </w:r>
        <w:r w:rsidRPr="0F56D97C" w:rsidR="43E1529F">
          <w:rPr>
            <w:rFonts w:ascii="Times New Roman" w:hAnsi="Times New Roman" w:eastAsia="Times New Roman" w:cs="Times New Roman"/>
            <w:lang w:val="pt-BR"/>
          </w:rPr>
          <w:t xml:space="preserve"> </w:t>
        </w:r>
        <w:r w:rsidRPr="0F56D97C" w:rsidR="43E1529F">
          <w:rPr>
            <w:rFonts w:ascii="Times New Roman" w:hAnsi="Times New Roman" w:eastAsia="Times New Roman" w:cs="Times New Roman"/>
            <w:lang w:val="pt-BR"/>
          </w:rPr>
          <w:t>desta</w:t>
        </w:r>
        <w:r w:rsidRPr="0F56D97C" w:rsidR="43E1529F">
          <w:rPr>
            <w:rFonts w:ascii="Times New Roman" w:hAnsi="Times New Roman" w:eastAsia="Times New Roman" w:cs="Times New Roman"/>
            <w:lang w:val="pt-BR"/>
          </w:rPr>
          <w:t xml:space="preserve"> </w:t>
        </w:r>
        <w:r w:rsidRPr="0F56D97C" w:rsidR="43E1529F">
          <w:rPr>
            <w:rFonts w:ascii="Times New Roman" w:hAnsi="Times New Roman" w:eastAsia="Times New Roman" w:cs="Times New Roman"/>
            <w:lang w:val="pt-BR"/>
          </w:rPr>
          <w:t>licença</w:t>
        </w:r>
        <w:r w:rsidRPr="0F56D97C" w:rsidR="43E1529F">
          <w:rPr>
            <w:rFonts w:ascii="Times New Roman" w:hAnsi="Times New Roman" w:eastAsia="Times New Roman" w:cs="Times New Roman"/>
            <w:lang w:val="pt-BR"/>
          </w:rPr>
          <w:t xml:space="preserve"> é que </w:t>
        </w:r>
        <w:r w:rsidRPr="0F56D97C" w:rsidR="43E1529F">
          <w:rPr>
            <w:rFonts w:ascii="Times New Roman" w:hAnsi="Times New Roman" w:eastAsia="Times New Roman" w:cs="Times New Roman"/>
            <w:lang w:val="pt-BR"/>
          </w:rPr>
          <w:t>você</w:t>
        </w:r>
        <w:r w:rsidRPr="0F56D97C" w:rsidR="43E1529F">
          <w:rPr>
            <w:rFonts w:ascii="Times New Roman" w:hAnsi="Times New Roman" w:eastAsia="Times New Roman" w:cs="Times New Roman"/>
            <w:lang w:val="pt-BR"/>
          </w:rPr>
          <w:t xml:space="preserve"> é livre para usar </w:t>
        </w:r>
        <w:r w:rsidRPr="0F56D97C" w:rsidR="43E1529F">
          <w:rPr>
            <w:rFonts w:ascii="Times New Roman" w:hAnsi="Times New Roman" w:eastAsia="Times New Roman" w:cs="Times New Roman"/>
            <w:lang w:val="pt-BR"/>
          </w:rPr>
          <w:t>este</w:t>
        </w:r>
        <w:r w:rsidRPr="0F56D97C" w:rsidR="43E1529F">
          <w:rPr>
            <w:rFonts w:ascii="Times New Roman" w:hAnsi="Times New Roman" w:eastAsia="Times New Roman" w:cs="Times New Roman"/>
            <w:lang w:val="pt-BR"/>
          </w:rPr>
          <w:t xml:space="preserve"> material para </w:t>
        </w:r>
        <w:r w:rsidRPr="0F56D97C" w:rsidR="43E1529F">
          <w:rPr>
            <w:rFonts w:ascii="Times New Roman" w:hAnsi="Times New Roman" w:eastAsia="Times New Roman" w:cs="Times New Roman"/>
            <w:lang w:val="pt-BR"/>
          </w:rPr>
          <w:t>qualquer</w:t>
        </w:r>
        <w:r w:rsidRPr="0F56D97C" w:rsidR="43E1529F">
          <w:rPr>
            <w:rFonts w:ascii="Times New Roman" w:hAnsi="Times New Roman" w:eastAsia="Times New Roman" w:cs="Times New Roman"/>
            <w:lang w:val="pt-BR"/>
          </w:rPr>
          <w:t xml:space="preserve"> </w:t>
        </w:r>
        <w:r w:rsidRPr="0F56D97C" w:rsidR="43E1529F">
          <w:rPr>
            <w:rFonts w:ascii="Times New Roman" w:hAnsi="Times New Roman" w:eastAsia="Times New Roman" w:cs="Times New Roman"/>
            <w:lang w:val="pt-BR"/>
          </w:rPr>
          <w:t>finalidade</w:t>
        </w:r>
        <w:r w:rsidRPr="0F56D97C" w:rsidR="43E1529F">
          <w:rPr>
            <w:rFonts w:ascii="Times New Roman" w:hAnsi="Times New Roman" w:eastAsia="Times New Roman" w:cs="Times New Roman"/>
            <w:lang w:val="pt-BR"/>
          </w:rPr>
          <w:t xml:space="preserve">, </w:t>
        </w:r>
        <w:r w:rsidRPr="0F56D97C" w:rsidR="43E1529F">
          <w:rPr>
            <w:rFonts w:ascii="Times New Roman" w:hAnsi="Times New Roman" w:eastAsia="Times New Roman" w:cs="Times New Roman"/>
            <w:lang w:val="pt-BR"/>
          </w:rPr>
          <w:t>sem</w:t>
        </w:r>
        <w:r w:rsidRPr="0F56D97C" w:rsidR="43E1529F">
          <w:rPr>
            <w:rFonts w:ascii="Times New Roman" w:hAnsi="Times New Roman" w:eastAsia="Times New Roman" w:cs="Times New Roman"/>
            <w:lang w:val="pt-BR"/>
          </w:rPr>
          <w:t xml:space="preserve"> </w:t>
        </w:r>
        <w:r w:rsidRPr="0F56D97C" w:rsidR="43E1529F">
          <w:rPr>
            <w:rFonts w:ascii="Times New Roman" w:hAnsi="Times New Roman" w:eastAsia="Times New Roman" w:cs="Times New Roman"/>
            <w:lang w:val="pt-BR"/>
          </w:rPr>
          <w:t>nenhum</w:t>
        </w:r>
        <w:r w:rsidRPr="0F56D97C" w:rsidR="43E1529F">
          <w:rPr>
            <w:rFonts w:ascii="Times New Roman" w:hAnsi="Times New Roman" w:eastAsia="Times New Roman" w:cs="Times New Roman"/>
            <w:lang w:val="pt-BR"/>
          </w:rPr>
          <w:t xml:space="preserve"> </w:t>
        </w:r>
        <w:r w:rsidRPr="0F56D97C" w:rsidR="43E1529F">
          <w:rPr>
            <w:rFonts w:ascii="Times New Roman" w:hAnsi="Times New Roman" w:eastAsia="Times New Roman" w:cs="Times New Roman"/>
            <w:lang w:val="pt-BR"/>
          </w:rPr>
          <w:t>custo</w:t>
        </w:r>
        <w:r w:rsidRPr="0F56D97C" w:rsidR="43E1529F">
          <w:rPr>
            <w:rFonts w:ascii="Times New Roman" w:hAnsi="Times New Roman" w:eastAsia="Times New Roman" w:cs="Times New Roman"/>
            <w:lang w:val="pt-BR"/>
          </w:rPr>
          <w:t xml:space="preserve">. O </w:t>
        </w:r>
        <w:r w:rsidRPr="0F56D97C" w:rsidR="43E1529F">
          <w:rPr>
            <w:rFonts w:ascii="Times New Roman" w:hAnsi="Times New Roman" w:eastAsia="Times New Roman" w:cs="Times New Roman"/>
            <w:lang w:val="pt-BR"/>
          </w:rPr>
          <w:t>único</w:t>
        </w:r>
        <w:r w:rsidRPr="0F56D97C" w:rsidR="43E1529F">
          <w:rPr>
            <w:rFonts w:ascii="Times New Roman" w:hAnsi="Times New Roman" w:eastAsia="Times New Roman" w:cs="Times New Roman"/>
            <w:lang w:val="pt-BR"/>
          </w:rPr>
          <w:t xml:space="preserve"> </w:t>
        </w:r>
        <w:r w:rsidRPr="0F56D97C" w:rsidR="43E1529F">
          <w:rPr>
            <w:rFonts w:ascii="Times New Roman" w:hAnsi="Times New Roman" w:eastAsia="Times New Roman" w:cs="Times New Roman"/>
            <w:lang w:val="pt-BR"/>
          </w:rPr>
          <w:t>requisito</w:t>
        </w:r>
        <w:r w:rsidRPr="0F56D97C" w:rsidR="43E1529F">
          <w:rPr>
            <w:rFonts w:ascii="Times New Roman" w:hAnsi="Times New Roman" w:eastAsia="Times New Roman" w:cs="Times New Roman"/>
            <w:lang w:val="pt-BR"/>
          </w:rPr>
          <w:t xml:space="preserve"> é que, se </w:t>
        </w:r>
        <w:r w:rsidRPr="0F56D97C" w:rsidR="43E1529F">
          <w:rPr>
            <w:rFonts w:ascii="Times New Roman" w:hAnsi="Times New Roman" w:eastAsia="Times New Roman" w:cs="Times New Roman"/>
            <w:lang w:val="pt-BR"/>
          </w:rPr>
          <w:t>você</w:t>
        </w:r>
        <w:r w:rsidRPr="0F56D97C" w:rsidR="43E1529F">
          <w:rPr>
            <w:rFonts w:ascii="Times New Roman" w:hAnsi="Times New Roman" w:eastAsia="Times New Roman" w:cs="Times New Roman"/>
            <w:lang w:val="pt-BR"/>
          </w:rPr>
          <w:t xml:space="preserve"> </w:t>
        </w:r>
        <w:r w:rsidRPr="0F56D97C" w:rsidR="43E1529F">
          <w:rPr>
            <w:rFonts w:ascii="Times New Roman" w:hAnsi="Times New Roman" w:eastAsia="Times New Roman" w:cs="Times New Roman"/>
            <w:lang w:val="pt-BR"/>
          </w:rPr>
          <w:t>usá-los</w:t>
        </w:r>
        <w:r w:rsidRPr="0F56D97C" w:rsidR="43E1529F">
          <w:rPr>
            <w:rFonts w:ascii="Times New Roman" w:hAnsi="Times New Roman" w:eastAsia="Times New Roman" w:cs="Times New Roman"/>
            <w:lang w:val="pt-BR"/>
          </w:rPr>
          <w:t xml:space="preserve">, </w:t>
        </w:r>
        <w:r w:rsidRPr="0F56D97C" w:rsidR="43E1529F">
          <w:rPr>
            <w:rFonts w:ascii="Times New Roman" w:hAnsi="Times New Roman" w:eastAsia="Times New Roman" w:cs="Times New Roman"/>
            <w:lang w:val="pt-BR"/>
          </w:rPr>
          <w:t>nos</w:t>
        </w:r>
        <w:r w:rsidRPr="0F56D97C" w:rsidR="43E1529F">
          <w:rPr>
            <w:rFonts w:ascii="Times New Roman" w:hAnsi="Times New Roman" w:eastAsia="Times New Roman" w:cs="Times New Roman"/>
            <w:lang w:val="pt-BR"/>
          </w:rPr>
          <w:t xml:space="preserve"> </w:t>
        </w:r>
        <w:r w:rsidRPr="0F56D97C" w:rsidR="43E1529F">
          <w:rPr>
            <w:rFonts w:ascii="Times New Roman" w:hAnsi="Times New Roman" w:eastAsia="Times New Roman" w:cs="Times New Roman"/>
            <w:lang w:val="pt-BR"/>
          </w:rPr>
          <w:t>dê</w:t>
        </w:r>
        <w:r w:rsidRPr="0F56D97C" w:rsidR="43E1529F">
          <w:rPr>
            <w:rFonts w:ascii="Times New Roman" w:hAnsi="Times New Roman" w:eastAsia="Times New Roman" w:cs="Times New Roman"/>
            <w:lang w:val="pt-BR"/>
          </w:rPr>
          <w:t xml:space="preserve"> </w:t>
        </w:r>
        <w:r w:rsidRPr="0F56D97C" w:rsidR="43E1529F">
          <w:rPr>
            <w:rFonts w:ascii="Times New Roman" w:hAnsi="Times New Roman" w:eastAsia="Times New Roman" w:cs="Times New Roman"/>
            <w:lang w:val="pt-BR"/>
          </w:rPr>
          <w:t>crédito</w:t>
        </w:r>
        <w:r w:rsidRPr="0F56D97C" w:rsidR="43E1529F">
          <w:rPr>
            <w:rFonts w:ascii="Times New Roman" w:hAnsi="Times New Roman" w:eastAsia="Times New Roman" w:cs="Times New Roman"/>
            <w:lang w:val="pt-BR"/>
          </w:rPr>
          <w:t>.</w:t>
        </w:r>
      </w:ins>
    </w:p>
    <w:p w:rsidR="43E1529F" w:rsidP="0F56D97C" w:rsidRDefault="43E1529F" w14:paraId="38DFA669" w14:textId="0A2AAD79">
      <w:pPr>
        <w:pStyle w:val="Normal"/>
        <w:rPr>
          <w:ins w:author="RAYLAN BRUNO SANTANA CARVALHO" w:date="2025-06-14T01:10:29.861Z" w16du:dateUtc="2025-06-14T01:10:29.861Z" w:id="91263708"/>
          <w:rFonts w:ascii="Times New Roman" w:hAnsi="Times New Roman" w:eastAsia="Times New Roman" w:cs="Times New Roman"/>
          <w:lang w:val="en-US"/>
        </w:rPr>
        <w:pPrChange w:author="RAYLAN BRUNO SANTANA CARVALHO" w:date="2025-06-14T01:10:29.892Z">
          <w:pPr/>
        </w:pPrChange>
      </w:pPr>
      <w:ins w:author="RAYLAN BRUNO SANTANA CARVALHO" w:date="2025-06-14T01:10:29.861Z" w:id="75638546">
        <w:r w:rsidRPr="0F56D97C" w:rsidR="43E1529F">
          <w:rPr>
            <w:rFonts w:ascii="Times New Roman" w:hAnsi="Times New Roman" w:eastAsia="Times New Roman" w:cs="Times New Roman"/>
            <w:lang w:val="en-US"/>
          </w:rPr>
          <w:t xml:space="preserve">Licenciado sob a </w:t>
        </w:r>
        <w:r w:rsidRPr="0F56D97C" w:rsidR="43E1529F">
          <w:rPr>
            <w:rFonts w:ascii="Times New Roman" w:hAnsi="Times New Roman" w:eastAsia="Times New Roman" w:cs="Times New Roman"/>
            <w:lang w:val="en-US"/>
          </w:rPr>
          <w:t>Licença</w:t>
        </w:r>
        <w:r w:rsidRPr="0F56D97C" w:rsidR="43E1529F">
          <w:rPr>
            <w:rFonts w:ascii="Times New Roman" w:hAnsi="Times New Roman" w:eastAsia="Times New Roman" w:cs="Times New Roman"/>
            <w:lang w:val="en-US"/>
          </w:rPr>
          <w:t xml:space="preserve"> MIT. </w:t>
        </w:r>
        <w:r w:rsidRPr="0F56D97C" w:rsidR="43E1529F">
          <w:rPr>
            <w:rFonts w:ascii="Times New Roman" w:hAnsi="Times New Roman" w:eastAsia="Times New Roman" w:cs="Times New Roman"/>
            <w:lang w:val="en-US"/>
          </w:rPr>
          <w:t>Permissão</w:t>
        </w:r>
        <w:r w:rsidRPr="0F56D97C" w:rsidR="43E1529F">
          <w:rPr>
            <w:rFonts w:ascii="Times New Roman" w:hAnsi="Times New Roman" w:eastAsia="Times New Roman" w:cs="Times New Roman"/>
            <w:lang w:val="en-US"/>
          </w:rPr>
          <w:t xml:space="preserve"> é </w:t>
        </w:r>
        <w:r w:rsidRPr="0F56D97C" w:rsidR="43E1529F">
          <w:rPr>
            <w:rFonts w:ascii="Times New Roman" w:hAnsi="Times New Roman" w:eastAsia="Times New Roman" w:cs="Times New Roman"/>
            <w:lang w:val="en-US"/>
          </w:rPr>
          <w:t>concedida</w:t>
        </w:r>
        <w:r w:rsidRPr="0F56D97C" w:rsidR="43E1529F">
          <w:rPr>
            <w:rFonts w:ascii="Times New Roman" w:hAnsi="Times New Roman" w:eastAsia="Times New Roman" w:cs="Times New Roman"/>
            <w:lang w:val="en-US"/>
          </w:rPr>
          <w:t xml:space="preserve">, </w:t>
        </w:r>
        <w:r w:rsidRPr="0F56D97C" w:rsidR="43E1529F">
          <w:rPr>
            <w:rFonts w:ascii="Times New Roman" w:hAnsi="Times New Roman" w:eastAsia="Times New Roman" w:cs="Times New Roman"/>
            <w:lang w:val="en-US"/>
          </w:rPr>
          <w:t>gratuitamente</w:t>
        </w:r>
        <w:r w:rsidRPr="0F56D97C" w:rsidR="43E1529F">
          <w:rPr>
            <w:rFonts w:ascii="Times New Roman" w:hAnsi="Times New Roman" w:eastAsia="Times New Roman" w:cs="Times New Roman"/>
            <w:lang w:val="en-US"/>
          </w:rPr>
          <w:t xml:space="preserve">, a </w:t>
        </w:r>
        <w:r w:rsidRPr="0F56D97C" w:rsidR="43E1529F">
          <w:rPr>
            <w:rFonts w:ascii="Times New Roman" w:hAnsi="Times New Roman" w:eastAsia="Times New Roman" w:cs="Times New Roman"/>
            <w:lang w:val="en-US"/>
          </w:rPr>
          <w:t>qualquer</w:t>
        </w:r>
        <w:r w:rsidRPr="0F56D97C" w:rsidR="43E1529F">
          <w:rPr>
            <w:rFonts w:ascii="Times New Roman" w:hAnsi="Times New Roman" w:eastAsia="Times New Roman" w:cs="Times New Roman"/>
            <w:lang w:val="en-US"/>
          </w:rPr>
          <w:t xml:space="preserve"> </w:t>
        </w:r>
        <w:r w:rsidRPr="0F56D97C" w:rsidR="43E1529F">
          <w:rPr>
            <w:rFonts w:ascii="Times New Roman" w:hAnsi="Times New Roman" w:eastAsia="Times New Roman" w:cs="Times New Roman"/>
            <w:lang w:val="en-US"/>
          </w:rPr>
          <w:t>pessoa</w:t>
        </w:r>
        <w:r w:rsidRPr="0F56D97C" w:rsidR="43E1529F">
          <w:rPr>
            <w:rFonts w:ascii="Times New Roman" w:hAnsi="Times New Roman" w:eastAsia="Times New Roman" w:cs="Times New Roman"/>
            <w:lang w:val="en-US"/>
          </w:rPr>
          <w:t xml:space="preserve"> que </w:t>
        </w:r>
        <w:r w:rsidRPr="0F56D97C" w:rsidR="43E1529F">
          <w:rPr>
            <w:rFonts w:ascii="Times New Roman" w:hAnsi="Times New Roman" w:eastAsia="Times New Roman" w:cs="Times New Roman"/>
            <w:lang w:val="en-US"/>
          </w:rPr>
          <w:t>obte</w:t>
        </w:r>
        <w:r w:rsidRPr="0F56D97C" w:rsidR="43E1529F">
          <w:rPr>
            <w:rFonts w:ascii="Times New Roman" w:hAnsi="Times New Roman" w:eastAsia="Times New Roman" w:cs="Times New Roman"/>
            <w:lang w:val="en-US"/>
          </w:rPr>
          <w:t>ha</w:t>
        </w:r>
        <w:r w:rsidRPr="0F56D97C" w:rsidR="43E1529F">
          <w:rPr>
            <w:rFonts w:ascii="Times New Roman" w:hAnsi="Times New Roman" w:eastAsia="Times New Roman" w:cs="Times New Roman"/>
            <w:lang w:val="en-US"/>
          </w:rPr>
          <w:t xml:space="preserve"> </w:t>
        </w:r>
        <w:r w:rsidRPr="0F56D97C" w:rsidR="43E1529F">
          <w:rPr>
            <w:rFonts w:ascii="Times New Roman" w:hAnsi="Times New Roman" w:eastAsia="Times New Roman" w:cs="Times New Roman"/>
            <w:lang w:val="en-US"/>
          </w:rPr>
          <w:t>uma</w:t>
        </w:r>
        <w:r w:rsidRPr="0F56D97C" w:rsidR="43E1529F">
          <w:rPr>
            <w:rFonts w:ascii="Times New Roman" w:hAnsi="Times New Roman" w:eastAsia="Times New Roman" w:cs="Times New Roman"/>
            <w:lang w:val="en-US"/>
          </w:rPr>
          <w:t xml:space="preserve"> </w:t>
        </w:r>
        <w:r w:rsidRPr="0F56D97C" w:rsidR="43E1529F">
          <w:rPr>
            <w:rFonts w:ascii="Times New Roman" w:hAnsi="Times New Roman" w:eastAsia="Times New Roman" w:cs="Times New Roman"/>
            <w:lang w:val="en-US"/>
          </w:rPr>
          <w:t>cópia</w:t>
        </w:r>
        <w:r w:rsidRPr="0F56D97C" w:rsidR="43E1529F">
          <w:rPr>
            <w:rFonts w:ascii="Times New Roman" w:hAnsi="Times New Roman" w:eastAsia="Times New Roman" w:cs="Times New Roman"/>
            <w:lang w:val="en-US"/>
          </w:rPr>
          <w:t xml:space="preserve"> </w:t>
        </w:r>
        <w:r w:rsidRPr="0F56D97C" w:rsidR="43E1529F">
          <w:rPr>
            <w:rFonts w:ascii="Times New Roman" w:hAnsi="Times New Roman" w:eastAsia="Times New Roman" w:cs="Times New Roman"/>
            <w:lang w:val="en-US"/>
          </w:rPr>
          <w:t>deste</w:t>
        </w:r>
        <w:r w:rsidRPr="0F56D97C" w:rsidR="43E1529F">
          <w:rPr>
            <w:rFonts w:ascii="Times New Roman" w:hAnsi="Times New Roman" w:eastAsia="Times New Roman" w:cs="Times New Roman"/>
            <w:lang w:val="en-US"/>
          </w:rPr>
          <w:t xml:space="preserve"> software e dos </w:t>
        </w:r>
        <w:r w:rsidRPr="0F56D97C" w:rsidR="43E1529F">
          <w:rPr>
            <w:rFonts w:ascii="Times New Roman" w:hAnsi="Times New Roman" w:eastAsia="Times New Roman" w:cs="Times New Roman"/>
            <w:lang w:val="en-US"/>
          </w:rPr>
          <w:t>arquivos</w:t>
        </w:r>
        <w:r w:rsidRPr="0F56D97C" w:rsidR="43E1529F">
          <w:rPr>
            <w:rFonts w:ascii="Times New Roman" w:hAnsi="Times New Roman" w:eastAsia="Times New Roman" w:cs="Times New Roman"/>
            <w:lang w:val="en-US"/>
          </w:rPr>
          <w:t xml:space="preserve"> de </w:t>
        </w:r>
        <w:r w:rsidRPr="0F56D97C" w:rsidR="43E1529F">
          <w:rPr>
            <w:rFonts w:ascii="Times New Roman" w:hAnsi="Times New Roman" w:eastAsia="Times New Roman" w:cs="Times New Roman"/>
            <w:lang w:val="en-US"/>
          </w:rPr>
          <w:t>documentação</w:t>
        </w:r>
        <w:r w:rsidRPr="0F56D97C" w:rsidR="43E1529F">
          <w:rPr>
            <w:rFonts w:ascii="Times New Roman" w:hAnsi="Times New Roman" w:eastAsia="Times New Roman" w:cs="Times New Roman"/>
            <w:lang w:val="en-US"/>
          </w:rPr>
          <w:t xml:space="preserve"> </w:t>
        </w:r>
        <w:r w:rsidRPr="0F56D97C" w:rsidR="43E1529F">
          <w:rPr>
            <w:rFonts w:ascii="Times New Roman" w:hAnsi="Times New Roman" w:eastAsia="Times New Roman" w:cs="Times New Roman"/>
            <w:lang w:val="en-US"/>
          </w:rPr>
          <w:t>associados</w:t>
        </w:r>
        <w:r w:rsidRPr="0F56D97C" w:rsidR="43E1529F">
          <w:rPr>
            <w:rFonts w:ascii="Times New Roman" w:hAnsi="Times New Roman" w:eastAsia="Times New Roman" w:cs="Times New Roman"/>
            <w:lang w:val="en-US"/>
          </w:rPr>
          <w:t xml:space="preserve"> (o "Software"), para lidar no Software </w:t>
        </w:r>
        <w:r w:rsidRPr="0F56D97C" w:rsidR="43E1529F">
          <w:rPr>
            <w:rFonts w:ascii="Times New Roman" w:hAnsi="Times New Roman" w:eastAsia="Times New Roman" w:cs="Times New Roman"/>
            <w:lang w:val="en-US"/>
          </w:rPr>
          <w:t>sem</w:t>
        </w:r>
        <w:r w:rsidRPr="0F56D97C" w:rsidR="43E1529F">
          <w:rPr>
            <w:rFonts w:ascii="Times New Roman" w:hAnsi="Times New Roman" w:eastAsia="Times New Roman" w:cs="Times New Roman"/>
            <w:lang w:val="en-US"/>
          </w:rPr>
          <w:t xml:space="preserve"> </w:t>
        </w:r>
        <w:r w:rsidRPr="0F56D97C" w:rsidR="43E1529F">
          <w:rPr>
            <w:rFonts w:ascii="Times New Roman" w:hAnsi="Times New Roman" w:eastAsia="Times New Roman" w:cs="Times New Roman"/>
            <w:lang w:val="en-US"/>
          </w:rPr>
          <w:t>restrição</w:t>
        </w:r>
        <w:r w:rsidRPr="0F56D97C" w:rsidR="43E1529F">
          <w:rPr>
            <w:rFonts w:ascii="Times New Roman" w:hAnsi="Times New Roman" w:eastAsia="Times New Roman" w:cs="Times New Roman"/>
            <w:lang w:val="en-US"/>
          </w:rPr>
          <w:t xml:space="preserve">, </w:t>
        </w:r>
        <w:r w:rsidRPr="0F56D97C" w:rsidR="43E1529F">
          <w:rPr>
            <w:rFonts w:ascii="Times New Roman" w:hAnsi="Times New Roman" w:eastAsia="Times New Roman" w:cs="Times New Roman"/>
            <w:lang w:val="en-US"/>
          </w:rPr>
          <w:t>incluindo</w:t>
        </w:r>
        <w:r w:rsidRPr="0F56D97C" w:rsidR="43E1529F">
          <w:rPr>
            <w:rFonts w:ascii="Times New Roman" w:hAnsi="Times New Roman" w:eastAsia="Times New Roman" w:cs="Times New Roman"/>
            <w:lang w:val="en-US"/>
          </w:rPr>
          <w:t xml:space="preserve"> </w:t>
        </w:r>
        <w:r w:rsidRPr="0F56D97C" w:rsidR="43E1529F">
          <w:rPr>
            <w:rFonts w:ascii="Times New Roman" w:hAnsi="Times New Roman" w:eastAsia="Times New Roman" w:cs="Times New Roman"/>
            <w:lang w:val="en-US"/>
          </w:rPr>
          <w:t>sem</w:t>
        </w:r>
        <w:r w:rsidRPr="0F56D97C" w:rsidR="43E1529F">
          <w:rPr>
            <w:rFonts w:ascii="Times New Roman" w:hAnsi="Times New Roman" w:eastAsia="Times New Roman" w:cs="Times New Roman"/>
            <w:lang w:val="en-US"/>
          </w:rPr>
          <w:t xml:space="preserve"> </w:t>
        </w:r>
        <w:r w:rsidRPr="0F56D97C" w:rsidR="43E1529F">
          <w:rPr>
            <w:rFonts w:ascii="Times New Roman" w:hAnsi="Times New Roman" w:eastAsia="Times New Roman" w:cs="Times New Roman"/>
            <w:lang w:val="en-US"/>
          </w:rPr>
          <w:t>limitação</w:t>
        </w:r>
        <w:r w:rsidRPr="0F56D97C" w:rsidR="43E1529F">
          <w:rPr>
            <w:rFonts w:ascii="Times New Roman" w:hAnsi="Times New Roman" w:eastAsia="Times New Roman" w:cs="Times New Roman"/>
            <w:lang w:val="en-US"/>
          </w:rPr>
          <w:t xml:space="preserve"> </w:t>
        </w:r>
        <w:r w:rsidRPr="0F56D97C" w:rsidR="43E1529F">
          <w:rPr>
            <w:rFonts w:ascii="Times New Roman" w:hAnsi="Times New Roman" w:eastAsia="Times New Roman" w:cs="Times New Roman"/>
            <w:lang w:val="en-US"/>
          </w:rPr>
          <w:t>os</w:t>
        </w:r>
        <w:r w:rsidRPr="0F56D97C" w:rsidR="43E1529F">
          <w:rPr>
            <w:rFonts w:ascii="Times New Roman" w:hAnsi="Times New Roman" w:eastAsia="Times New Roman" w:cs="Times New Roman"/>
            <w:lang w:val="en-US"/>
          </w:rPr>
          <w:t xml:space="preserve"> </w:t>
        </w:r>
        <w:r w:rsidRPr="0F56D97C" w:rsidR="43E1529F">
          <w:rPr>
            <w:rFonts w:ascii="Times New Roman" w:hAnsi="Times New Roman" w:eastAsia="Times New Roman" w:cs="Times New Roman"/>
            <w:lang w:val="en-US"/>
          </w:rPr>
          <w:t>direitos</w:t>
        </w:r>
        <w:r w:rsidRPr="0F56D97C" w:rsidR="43E1529F">
          <w:rPr>
            <w:rFonts w:ascii="Times New Roman" w:hAnsi="Times New Roman" w:eastAsia="Times New Roman" w:cs="Times New Roman"/>
            <w:lang w:val="en-US"/>
          </w:rPr>
          <w:t xml:space="preserve"> de usar, </w:t>
        </w:r>
        <w:r w:rsidRPr="0F56D97C" w:rsidR="43E1529F">
          <w:rPr>
            <w:rFonts w:ascii="Times New Roman" w:hAnsi="Times New Roman" w:eastAsia="Times New Roman" w:cs="Times New Roman"/>
            <w:lang w:val="en-US"/>
          </w:rPr>
          <w:t>copiar</w:t>
        </w:r>
        <w:r w:rsidRPr="0F56D97C" w:rsidR="43E1529F">
          <w:rPr>
            <w:rFonts w:ascii="Times New Roman" w:hAnsi="Times New Roman" w:eastAsia="Times New Roman" w:cs="Times New Roman"/>
            <w:lang w:val="en-US"/>
          </w:rPr>
          <w:t xml:space="preserve">, </w:t>
        </w:r>
        <w:r w:rsidRPr="0F56D97C" w:rsidR="43E1529F">
          <w:rPr>
            <w:rFonts w:ascii="Times New Roman" w:hAnsi="Times New Roman" w:eastAsia="Times New Roman" w:cs="Times New Roman"/>
            <w:lang w:val="en-US"/>
          </w:rPr>
          <w:t>modificar</w:t>
        </w:r>
        <w:r w:rsidRPr="0F56D97C" w:rsidR="43E1529F">
          <w:rPr>
            <w:rFonts w:ascii="Times New Roman" w:hAnsi="Times New Roman" w:eastAsia="Times New Roman" w:cs="Times New Roman"/>
            <w:lang w:val="en-US"/>
          </w:rPr>
          <w:t xml:space="preserve">, </w:t>
        </w:r>
        <w:r w:rsidRPr="0F56D97C" w:rsidR="43E1529F">
          <w:rPr>
            <w:rFonts w:ascii="Times New Roman" w:hAnsi="Times New Roman" w:eastAsia="Times New Roman" w:cs="Times New Roman"/>
            <w:lang w:val="en-US"/>
          </w:rPr>
          <w:t>mesclar</w:t>
        </w:r>
        <w:r w:rsidRPr="0F56D97C" w:rsidR="43E1529F">
          <w:rPr>
            <w:rFonts w:ascii="Times New Roman" w:hAnsi="Times New Roman" w:eastAsia="Times New Roman" w:cs="Times New Roman"/>
            <w:lang w:val="en-US"/>
          </w:rPr>
          <w:t xml:space="preserve">, </w:t>
        </w:r>
        <w:r w:rsidRPr="0F56D97C" w:rsidR="43E1529F">
          <w:rPr>
            <w:rFonts w:ascii="Times New Roman" w:hAnsi="Times New Roman" w:eastAsia="Times New Roman" w:cs="Times New Roman"/>
            <w:lang w:val="en-US"/>
          </w:rPr>
          <w:t>publicar</w:t>
        </w:r>
        <w:r w:rsidRPr="0F56D97C" w:rsidR="43E1529F">
          <w:rPr>
            <w:rFonts w:ascii="Times New Roman" w:hAnsi="Times New Roman" w:eastAsia="Times New Roman" w:cs="Times New Roman"/>
            <w:lang w:val="en-US"/>
          </w:rPr>
          <w:t xml:space="preserve">, </w:t>
        </w:r>
        <w:r w:rsidRPr="0F56D97C" w:rsidR="43E1529F">
          <w:rPr>
            <w:rFonts w:ascii="Times New Roman" w:hAnsi="Times New Roman" w:eastAsia="Times New Roman" w:cs="Times New Roman"/>
            <w:lang w:val="en-US"/>
          </w:rPr>
          <w:t>distribuir</w:t>
        </w:r>
        <w:r w:rsidRPr="0F56D97C" w:rsidR="43E1529F">
          <w:rPr>
            <w:rFonts w:ascii="Times New Roman" w:hAnsi="Times New Roman" w:eastAsia="Times New Roman" w:cs="Times New Roman"/>
            <w:lang w:val="en-US"/>
          </w:rPr>
          <w:t xml:space="preserve">, </w:t>
        </w:r>
        <w:r w:rsidRPr="0F56D97C" w:rsidR="43E1529F">
          <w:rPr>
            <w:rFonts w:ascii="Times New Roman" w:hAnsi="Times New Roman" w:eastAsia="Times New Roman" w:cs="Times New Roman"/>
            <w:lang w:val="en-US"/>
          </w:rPr>
          <w:t>sublicenciar</w:t>
        </w:r>
        <w:r w:rsidRPr="0F56D97C" w:rsidR="43E1529F">
          <w:rPr>
            <w:rFonts w:ascii="Times New Roman" w:hAnsi="Times New Roman" w:eastAsia="Times New Roman" w:cs="Times New Roman"/>
            <w:lang w:val="en-US"/>
          </w:rPr>
          <w:t xml:space="preserve"> e/</w:t>
        </w:r>
        <w:r w:rsidRPr="0F56D97C" w:rsidR="43E1529F">
          <w:rPr>
            <w:rFonts w:ascii="Times New Roman" w:hAnsi="Times New Roman" w:eastAsia="Times New Roman" w:cs="Times New Roman"/>
            <w:lang w:val="en-US"/>
          </w:rPr>
          <w:t>ou</w:t>
        </w:r>
        <w:r w:rsidRPr="0F56D97C" w:rsidR="43E1529F">
          <w:rPr>
            <w:rFonts w:ascii="Times New Roman" w:hAnsi="Times New Roman" w:eastAsia="Times New Roman" w:cs="Times New Roman"/>
            <w:lang w:val="en-US"/>
          </w:rPr>
          <w:t xml:space="preserve"> vender </w:t>
        </w:r>
        <w:r w:rsidRPr="0F56D97C" w:rsidR="43E1529F">
          <w:rPr>
            <w:rFonts w:ascii="Times New Roman" w:hAnsi="Times New Roman" w:eastAsia="Times New Roman" w:cs="Times New Roman"/>
            <w:lang w:val="en-US"/>
          </w:rPr>
          <w:t>cópias</w:t>
        </w:r>
        <w:r w:rsidRPr="0F56D97C" w:rsidR="43E1529F">
          <w:rPr>
            <w:rFonts w:ascii="Times New Roman" w:hAnsi="Times New Roman" w:eastAsia="Times New Roman" w:cs="Times New Roman"/>
            <w:lang w:val="en-US"/>
          </w:rPr>
          <w:t xml:space="preserve"> do Software, e </w:t>
        </w:r>
        <w:r w:rsidRPr="0F56D97C" w:rsidR="43E1529F">
          <w:rPr>
            <w:rFonts w:ascii="Times New Roman" w:hAnsi="Times New Roman" w:eastAsia="Times New Roman" w:cs="Times New Roman"/>
            <w:lang w:val="en-US"/>
          </w:rPr>
          <w:t>permitir</w:t>
        </w:r>
        <w:r w:rsidRPr="0F56D97C" w:rsidR="43E1529F">
          <w:rPr>
            <w:rFonts w:ascii="Times New Roman" w:hAnsi="Times New Roman" w:eastAsia="Times New Roman" w:cs="Times New Roman"/>
            <w:lang w:val="en-US"/>
          </w:rPr>
          <w:t xml:space="preserve"> </w:t>
        </w:r>
        <w:r w:rsidRPr="0F56D97C" w:rsidR="43E1529F">
          <w:rPr>
            <w:rFonts w:ascii="Times New Roman" w:hAnsi="Times New Roman" w:eastAsia="Times New Roman" w:cs="Times New Roman"/>
            <w:lang w:val="en-US"/>
          </w:rPr>
          <w:t>pessoas</w:t>
        </w:r>
        <w:r w:rsidRPr="0F56D97C" w:rsidR="43E1529F">
          <w:rPr>
            <w:rFonts w:ascii="Times New Roman" w:hAnsi="Times New Roman" w:eastAsia="Times New Roman" w:cs="Times New Roman"/>
            <w:lang w:val="en-US"/>
          </w:rPr>
          <w:t xml:space="preserve"> a </w:t>
        </w:r>
        <w:r w:rsidRPr="0F56D97C" w:rsidR="43E1529F">
          <w:rPr>
            <w:rFonts w:ascii="Times New Roman" w:hAnsi="Times New Roman" w:eastAsia="Times New Roman" w:cs="Times New Roman"/>
            <w:lang w:val="en-US"/>
          </w:rPr>
          <w:t>quem</w:t>
        </w:r>
        <w:r w:rsidRPr="0F56D97C" w:rsidR="43E1529F">
          <w:rPr>
            <w:rFonts w:ascii="Times New Roman" w:hAnsi="Times New Roman" w:eastAsia="Times New Roman" w:cs="Times New Roman"/>
            <w:lang w:val="en-US"/>
          </w:rPr>
          <w:t xml:space="preserve"> o Software é </w:t>
        </w:r>
        <w:r w:rsidRPr="0F56D97C" w:rsidR="43E1529F">
          <w:rPr>
            <w:rFonts w:ascii="Times New Roman" w:hAnsi="Times New Roman" w:eastAsia="Times New Roman" w:cs="Times New Roman"/>
            <w:lang w:val="en-US"/>
          </w:rPr>
          <w:t>fornecido</w:t>
        </w:r>
        <w:r w:rsidRPr="0F56D97C" w:rsidR="43E1529F">
          <w:rPr>
            <w:rFonts w:ascii="Times New Roman" w:hAnsi="Times New Roman" w:eastAsia="Times New Roman" w:cs="Times New Roman"/>
            <w:lang w:val="en-US"/>
          </w:rPr>
          <w:t xml:space="preserve"> a </w:t>
        </w:r>
        <w:r w:rsidRPr="0F56D97C" w:rsidR="43E1529F">
          <w:rPr>
            <w:rFonts w:ascii="Times New Roman" w:hAnsi="Times New Roman" w:eastAsia="Times New Roman" w:cs="Times New Roman"/>
            <w:lang w:val="en-US"/>
          </w:rPr>
          <w:t>fazê</w:t>
        </w:r>
        <w:r w:rsidRPr="0F56D97C" w:rsidR="43E1529F">
          <w:rPr>
            <w:rFonts w:ascii="Times New Roman" w:hAnsi="Times New Roman" w:eastAsia="Times New Roman" w:cs="Times New Roman"/>
            <w:lang w:val="en-US"/>
          </w:rPr>
          <w:t xml:space="preserve">-lo, </w:t>
        </w:r>
        <w:r w:rsidRPr="0F56D97C" w:rsidR="43E1529F">
          <w:rPr>
            <w:rFonts w:ascii="Times New Roman" w:hAnsi="Times New Roman" w:eastAsia="Times New Roman" w:cs="Times New Roman"/>
            <w:lang w:val="en-US"/>
          </w:rPr>
          <w:t>sujeito</w:t>
        </w:r>
        <w:r w:rsidRPr="0F56D97C" w:rsidR="43E1529F">
          <w:rPr>
            <w:rFonts w:ascii="Times New Roman" w:hAnsi="Times New Roman" w:eastAsia="Times New Roman" w:cs="Times New Roman"/>
            <w:lang w:val="en-US"/>
          </w:rPr>
          <w:t xml:space="preserve"> </w:t>
        </w:r>
        <w:r w:rsidRPr="0F56D97C" w:rsidR="43E1529F">
          <w:rPr>
            <w:rFonts w:ascii="Times New Roman" w:hAnsi="Times New Roman" w:eastAsia="Times New Roman" w:cs="Times New Roman"/>
            <w:lang w:val="en-US"/>
          </w:rPr>
          <w:t>às</w:t>
        </w:r>
        <w:r w:rsidRPr="0F56D97C" w:rsidR="43E1529F">
          <w:rPr>
            <w:rFonts w:ascii="Times New Roman" w:hAnsi="Times New Roman" w:eastAsia="Times New Roman" w:cs="Times New Roman"/>
            <w:lang w:val="en-US"/>
          </w:rPr>
          <w:t xml:space="preserve"> </w:t>
        </w:r>
        <w:r w:rsidRPr="0F56D97C" w:rsidR="43E1529F">
          <w:rPr>
            <w:rFonts w:ascii="Times New Roman" w:hAnsi="Times New Roman" w:eastAsia="Times New Roman" w:cs="Times New Roman"/>
            <w:lang w:val="en-US"/>
          </w:rPr>
          <w:t>seguintes</w:t>
        </w:r>
        <w:r w:rsidRPr="0F56D97C" w:rsidR="43E1529F">
          <w:rPr>
            <w:rFonts w:ascii="Times New Roman" w:hAnsi="Times New Roman" w:eastAsia="Times New Roman" w:cs="Times New Roman"/>
            <w:lang w:val="en-US"/>
          </w:rPr>
          <w:t xml:space="preserve"> </w:t>
        </w:r>
        <w:r w:rsidRPr="0F56D97C" w:rsidR="43E1529F">
          <w:rPr>
            <w:rFonts w:ascii="Times New Roman" w:hAnsi="Times New Roman" w:eastAsia="Times New Roman" w:cs="Times New Roman"/>
            <w:lang w:val="en-US"/>
          </w:rPr>
          <w:t>condições</w:t>
        </w:r>
        <w:r w:rsidRPr="0F56D97C" w:rsidR="43E1529F">
          <w:rPr>
            <w:rFonts w:ascii="Times New Roman" w:hAnsi="Times New Roman" w:eastAsia="Times New Roman" w:cs="Times New Roman"/>
            <w:lang w:val="en-US"/>
          </w:rPr>
          <w:t>:</w:t>
        </w:r>
      </w:ins>
    </w:p>
    <w:p w:rsidR="43E1529F" w:rsidP="0F56D97C" w:rsidRDefault="43E1529F" w14:paraId="66279FEA" w14:textId="697AC08B">
      <w:pPr>
        <w:pStyle w:val="Normal"/>
        <w:rPr>
          <w:ins w:author="RAYLAN BRUNO SANTANA CARVALHO" w:date="2025-06-14T01:10:29.863Z" w16du:dateUtc="2025-06-14T01:10:29.863Z" w:id="1123472277"/>
          <w:rFonts w:ascii="Times New Roman" w:hAnsi="Times New Roman" w:eastAsia="Times New Roman" w:cs="Times New Roman"/>
          <w:lang w:val="en-US"/>
        </w:rPr>
        <w:pPrChange w:author="RAYLAN BRUNO SANTANA CARVALHO" w:date="2025-06-14T01:10:29.895Z">
          <w:pPr/>
        </w:pPrChange>
      </w:pPr>
      <w:ins w:author="RAYLAN BRUNO SANTANA CARVALHO" w:date="2025-06-14T01:10:29.863Z" w:id="1098284243">
        <w:r w:rsidRPr="0F56D97C" w:rsidR="43E1529F">
          <w:rPr>
            <w:rFonts w:ascii="Times New Roman" w:hAnsi="Times New Roman" w:eastAsia="Times New Roman" w:cs="Times New Roman"/>
            <w:lang w:val="en-US"/>
          </w:rPr>
          <w:t>Este aviso de direitos autorais e este aviso de permissão devem ser incluídos em todas as cópias ou partes substanciais do Software.</w:t>
        </w:r>
      </w:ins>
    </w:p>
    <w:p w:rsidR="43E1529F" w:rsidP="0F56D97C" w:rsidRDefault="43E1529F" w14:paraId="233C772D" w14:textId="6F1F9E15">
      <w:pPr>
        <w:pStyle w:val="Normal"/>
        <w:rPr>
          <w:ins w:author="RAYLAN BRUNO SANTANA CARVALHO" w:date="2025-06-14T01:10:29.864Z" w16du:dateUtc="2025-06-14T01:10:29.864Z" w:id="1054221738"/>
          <w:rFonts w:ascii="Times New Roman" w:hAnsi="Times New Roman" w:eastAsia="Times New Roman" w:cs="Times New Roman"/>
          <w:lang w:val="pt-BR"/>
        </w:rPr>
        <w:pPrChange w:author="RAYLAN BRUNO SANTANA CARVALHO" w:date="2025-06-14T01:10:29.896Z">
          <w:pPr/>
        </w:pPrChange>
      </w:pPr>
      <w:ins w:author="RAYLAN BRUNO SANTANA CARVALHO" w:date="2025-06-14T01:10:29.864Z" w:id="1937498121">
        <w:r w:rsidRPr="0F56D97C" w:rsidR="43E1529F">
          <w:rPr>
            <w:rFonts w:ascii="Times New Roman" w:hAnsi="Times New Roman" w:eastAsia="Times New Roman" w:cs="Times New Roman"/>
            <w:lang w:val="pt-BR"/>
          </w:rPr>
          <w:t xml:space="preserve">O SOFTWARE É FORNECIDO "COMO ESTÁ", SEM GARANTIA DE QUALQUER TIPO, EXPRESSA OU IMPLÍCITA, </w:t>
        </w:r>
        <w:r w:rsidRPr="0F56D97C" w:rsidR="43E1529F">
          <w:rPr>
            <w:rFonts w:ascii="Times New Roman" w:hAnsi="Times New Roman" w:eastAsia="Times New Roman" w:cs="Times New Roman"/>
            <w:lang w:val="pt-BR"/>
          </w:rPr>
          <w:t>INCLUINDO</w:t>
        </w:r>
        <w:r w:rsidRPr="0F56D97C" w:rsidR="43E1529F">
          <w:rPr>
            <w:rFonts w:ascii="Times New Roman" w:hAnsi="Times New Roman" w:eastAsia="Times New Roman" w:cs="Times New Roman"/>
            <w:lang w:val="pt-BR"/>
          </w:rPr>
          <w:t xml:space="preserve"> MAS NÃO SE LIMITANDO ÀS GARANTIAS DE COMERCIALIZAÇÃO, ADEQUAÇÃO </w:t>
        </w:r>
        <w:r w:rsidRPr="0F56D97C" w:rsidR="43E1529F">
          <w:rPr>
            <w:rFonts w:ascii="Times New Roman" w:hAnsi="Times New Roman" w:eastAsia="Times New Roman" w:cs="Times New Roman"/>
            <w:lang w:val="pt-BR"/>
          </w:rPr>
          <w:t>A</w:t>
        </w:r>
        <w:r w:rsidRPr="0F56D97C" w:rsidR="43E1529F">
          <w:rPr>
            <w:rFonts w:ascii="Times New Roman" w:hAnsi="Times New Roman" w:eastAsia="Times New Roman" w:cs="Times New Roman"/>
            <w:lang w:val="pt-BR"/>
          </w:rPr>
          <w:t xml:space="preserve"> UM DETERMINADO FIM E NÃO INFRINGÊNCIA. EM NENHUM CASO OS AUTORES OU DETENTORES DE DIREITOS AUTORAIS SERÃO RESPONSÁVEIS POR QUALQUER RECLAMAÇÃO, DANOS OU OUTRA RESPONSABILIDADE, SEJA EM AÇÃO DE CONTRATO, TORT OU OUTRA FORMA, DECORRENTE DE, FORA DE OU EM CONEXÃO COM O SOFTWARE OU O USO OU OUTRAS NEGOCIAÇÕES NO SOFTWARE.</w:t>
        </w:r>
      </w:ins>
    </w:p>
    <w:p w:rsidR="43E1529F" w:rsidP="0F56D97C" w:rsidRDefault="43E1529F" w14:paraId="1BF5EF5D" w14:textId="6FF643AF">
      <w:pPr>
        <w:pStyle w:val="Normal"/>
        <w:rPr>
          <w:rPrChange w:author="KAUAN GUILHERME ALVES PINHEIRO SANTOS" w:date="2025-06-13T20:56:00Z" w:id="881065786"/>
        </w:rPr>
      </w:pPr>
      <w:ins w:author="RAYLAN BRUNO SANTANA CARVALHO" w:date="2025-06-14T01:10:29.864Z" w:id="1562504703">
        <w:r w:rsidRPr="0F56D97C" w:rsidR="43E1529F">
          <w:rPr>
            <w:rFonts w:ascii="Times New Roman" w:hAnsi="Times New Roman" w:eastAsia="Times New Roman" w:cs="Times New Roman"/>
            <w:lang w:val="en-US"/>
          </w:rPr>
          <w:t>Para mais informações sobre a Licença MIT: https://opensource.org/licenses/MIT</w:t>
        </w:r>
      </w:ins>
    </w:p>
    <w:sectPr w:rsidR="19A8E34B">
      <w:headerReference w:type="default" r:id="rId25"/>
      <w:footerReference w:type="default" r:id="rId26"/>
      <w:headerReference w:type="first" r:id="rId27"/>
      <w:footerReference w:type="first" r:id="rId28"/>
      <w:pgSz w:w="11906" w:h="16838"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DF378A" w:rsidRDefault="00DF378A" w14:paraId="2EB41B02" w14:textId="77777777">
      <w:pPr>
        <w:spacing w:after="0" w:line="240" w:lineRule="auto"/>
      </w:pPr>
      <w:r>
        <w:separator/>
      </w:r>
    </w:p>
  </w:endnote>
  <w:endnote w:type="continuationSeparator" w:id="0">
    <w:p w:rsidR="00DF378A" w:rsidRDefault="00DF378A" w14:paraId="26F1BADF"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F56D97C" w:rsidP="0F56D97C" w:rsidRDefault="0F56D97C" w14:paraId="7B8C77AE" w14:textId="01395843">
    <w:pPr>
      <w:pStyle w:val="Footer"/>
      <w:jc w:val="right"/>
      <w:pPrChange w:author="KAUAN GUILHERME ALVES PINHEIRO SANTOS" w:date="2025-06-14T01:59:37.424Z">
        <w:pPr/>
      </w:pPrChange>
    </w:pPr>
    <w:r>
      <w:fldChar w:fldCharType="begin"/>
    </w:r>
    <w:r>
      <w:instrText xml:space="preserve">PAGE</w:instrText>
    </w:r>
    <w:r>
      <w:fldChar w:fldCharType="separate"/>
    </w:r>
    <w:r>
      <w:fldChar w:fldCharType="end"/>
    </w:r>
  </w:p>
  <w:p w:rsidR="70C60923" w:rsidRDefault="70C60923" w14:paraId="2A8C6535" w14:textId="5B95ADE0">
    <w:pPr>
      <w:pStyle w:val="Footer"/>
      <w:jc w:val="right"/>
      <w:rPr>
        <w:del w:author="RAYLAN BRUNO SANTANA CARVALHO" w:date="2025-06-13T20:32:00Z" w16du:dateUtc="2025-06-13T20:32:16Z" w:id="2739"/>
      </w:rPr>
      <w:pPrChange w:author="RAYLAN BRUNO SANTANA CARVALHO" w:date="2025-06-13T20:32:00Z" w:id="2740">
        <w:pPr/>
      </w:pPrChange>
    </w:pPr>
  </w:p>
  <w:p w:rsidR="70C60923" w:rsidRDefault="70C60923" w14:paraId="673B4FB3" w14:textId="54D7C960">
    <w:pPr>
      <w:pStyle w:val="Footer"/>
      <w:jc w:val="right"/>
      <w:rPr>
        <w:del w:author="RAYLAN BRUNO SANTANA CARVALHO" w:date="2025-06-13T20:28:00Z" w16du:dateUtc="2025-06-13T20:28:16Z" w:id="2741"/>
      </w:rPr>
      <w:pPrChange w:author="RAYLAN BRUNO SANTANA CARVALHO" w:date="2025-06-13T20:27:00Z" w:id="2742">
        <w:pPr/>
      </w:pPrChange>
    </w:pPr>
  </w:p>
  <w:p w:rsidR="70C60923" w:rsidRDefault="70C60923" w14:paraId="17624F91" w14:textId="14EC718D">
    <w:pPr>
      <w:pStyle w:val="Footer"/>
      <w:jc w:val="right"/>
      <w:rPr>
        <w:del w:author="RAYLAN BRUNO SANTANA CARVALHO" w:date="2025-06-13T20:27:00Z" w16du:dateUtc="2025-06-13T20:27:12Z" w:id="2743"/>
      </w:rPr>
      <w:pPrChange w:author="RAYLAN BRUNO SANTANA CARVALHO" w:date="2025-06-13T20:26:00Z" w:id="2744">
        <w:pPr/>
      </w:pPrChange>
    </w:pPr>
  </w:p>
  <w:p w:rsidR="70C60923" w:rsidRDefault="70C60923" w14:paraId="02FB9ED6" w14:textId="5410BE15">
    <w:pPr>
      <w:pStyle w:val="Footer"/>
      <w:jc w:val="right"/>
      <w:rPr>
        <w:del w:author="RAYLAN BRUNO SANTANA CARVALHO" w:date="2025-06-13T19:14:00Z" w16du:dateUtc="2025-06-13T19:14:54Z" w:id="2745"/>
      </w:rPr>
      <w:pPrChange w:author="RAYLAN BRUNO SANTANA CARVALHO" w:date="2025-06-13T17:23:00Z" w:id="2746">
        <w:pPr/>
      </w:pPrChange>
    </w:pPr>
  </w:p>
  <w:p w:rsidR="70C60923" w:rsidRDefault="70C60923" w14:paraId="3F7C9E1F" w14:textId="44DE1C95">
    <w:pPr>
      <w:pStyle w:val="Footer"/>
      <w:jc w:val="center"/>
      <w:pPrChange w:author="RAYLAN BRUNO SANTANA CARVALHO" w:date="2025-06-13T17:23:00Z" w:id="2747">
        <w:pPr/>
      </w:pPrChange>
    </w:pPr>
  </w:p>
  <w:p w:rsidR="70C60923" w:rsidRDefault="70C60923" w14:paraId="3ECEED65" w14:textId="7FAD3ADB">
    <w:pPr>
      <w:pStyle w:val="Footer"/>
      <w:jc w:val="right"/>
      <w:rPr>
        <w:del w:author="RAYLAN BRUNO SANTANA CARVALHO" w:date="2025-06-13T17:21:00Z" w16du:dateUtc="2025-06-13T17:21:29Z" w:id="2748"/>
      </w:rPr>
      <w:pPrChange w:author="RAYLAN BRUNO SANTANA CARVALHO" w:date="2025-06-13T17:20:00Z" w:id="2749">
        <w:pPr/>
      </w:pPrChange>
    </w:pPr>
  </w:p>
  <w:tbl>
    <w:tblPr>
      <w:tblW w:w="0" w:type="auto"/>
      <w:tblLayout w:type="fixed"/>
      <w:tblLook w:val="06A0" w:firstRow="1" w:lastRow="0" w:firstColumn="1" w:lastColumn="0" w:noHBand="1" w:noVBand="1"/>
      <w:tblPrChange w:author="RAYLAN BRUNO SANTANA CARVALHO" w:date="2025-06-13T16:17:00Z" w:id="2750">
        <w:tblPr>
          <w:tblStyle w:val="TableGrid"/>
          <w:tblW w:w="0" w:type="nil"/>
          <w:tblLayout w:type="fixed"/>
          <w:tblLook w:val="06A0" w:firstRow="1" w:lastRow="0" w:firstColumn="1" w:lastColumn="0" w:noHBand="1" w:noVBand="1"/>
        </w:tblPr>
      </w:tblPrChange>
    </w:tblPr>
    <w:tblGrid>
      <w:gridCol w:w="9128"/>
      <w:tblGridChange w:id="2751">
        <w:tblGrid>
          <w:gridCol w:w="55"/>
          <w:gridCol w:w="3005"/>
          <w:gridCol w:w="6068"/>
        </w:tblGrid>
      </w:tblGridChange>
    </w:tblGrid>
    <w:tr w:rsidR="70C60923" w:rsidTr="70C60923" w14:paraId="2413882E" w14:textId="77777777">
      <w:trPr>
        <w:trHeight w:val="300"/>
        <w:del w:author="RAYLAN BRUNO SANTANA CARVALHO" w:date="2025-06-13T16:17:00Z" w:id="2752"/>
        <w:trPrChange w:author="RAYLAN BRUNO SANTANA CARVALHO" w:date="2025-06-13T16:17:00Z" w:id="2753">
          <w:trPr>
            <w:gridBefore w:val="1"/>
            <w:gridAfter w:val="0"/>
            <w:trHeight w:val="300"/>
          </w:trPr>
        </w:trPrChange>
      </w:trPr>
      <w:tc>
        <w:tcPr>
          <w:tcW w:w="9128" w:type="dxa"/>
          <w:tcPrChange w:author="RAYLAN BRUNO SANTANA CARVALHO" w:date="2025-06-13T16:17:00Z" w:id="2754">
            <w:tcPr>
              <w:tcW w:w="3005" w:type="dxa"/>
            </w:tcPr>
          </w:tcPrChange>
        </w:tcPr>
        <w:p w:rsidR="70C60923" w:rsidRDefault="70C60923" w14:paraId="38E89FB7" w14:textId="1B946839">
          <w:pPr>
            <w:pStyle w:val="Header"/>
            <w:ind w:left="-115"/>
            <w:rPr>
              <w:rFonts w:ascii="Times New Roman" w:hAnsi="Times New Roman" w:eastAsia="Times New Roman" w:cs="Times New Roman"/>
              <w:sz w:val="20"/>
              <w:szCs w:val="20"/>
              <w:rPrChange w:author="RAYLAN BRUNO SANTANA CARVALHO" w:date="2025-06-13T16:18:00Z" w:id="2755">
                <w:rPr>
                  <w:sz w:val="22"/>
                  <w:szCs w:val="22"/>
                </w:rPr>
              </w:rPrChange>
            </w:rPr>
            <w:pPrChange w:author="RAYLAN BRUNO SANTANA CARVALHO" w:date="2025-06-13T16:14:00Z" w:id="2756">
              <w:pPr/>
            </w:pPrChange>
          </w:pPr>
          <w:ins w:author="RAYLAN BRUNO SANTANA CARVALHO" w:date="2025-06-13T16:18:00Z" w:id="2757">
            <w:r w:rsidRPr="70C60923">
              <w:rPr>
                <w:rFonts w:ascii="Times New Roman" w:hAnsi="Times New Roman" w:eastAsia="Times New Roman" w:cs="Times New Roman"/>
                <w:sz w:val="20"/>
                <w:szCs w:val="20"/>
                <w:rPrChange w:author="RAYLAN BRUNO SANTANA CARVALHO" w:date="2025-06-13T16:18:00Z" w:id="2758">
                  <w:rPr>
                    <w:sz w:val="20"/>
                    <w:szCs w:val="20"/>
                  </w:rPr>
                </w:rPrChange>
              </w:rPr>
              <w:t>Este documento cont</w:t>
            </w:r>
            <w:r w:rsidRPr="70C60923">
              <w:rPr>
                <w:rFonts w:hint="eastAsia" w:ascii="Times New Roman" w:hAnsi="Times New Roman" w:eastAsia="Times New Roman" w:cs="Times New Roman"/>
                <w:sz w:val="20"/>
                <w:szCs w:val="20"/>
                <w:rPrChange w:author="RAYLAN BRUNO SANTANA CARVALHO" w:date="2025-06-13T16:18:00Z" w:id="2759">
                  <w:rPr>
                    <w:rFonts w:hint="eastAsia"/>
                    <w:sz w:val="20"/>
                    <w:szCs w:val="20"/>
                  </w:rPr>
                </w:rPrChange>
              </w:rPr>
              <w:t>é</w:t>
            </w:r>
            <w:r w:rsidRPr="70C60923">
              <w:rPr>
                <w:rFonts w:ascii="Times New Roman" w:hAnsi="Times New Roman" w:eastAsia="Times New Roman" w:cs="Times New Roman"/>
                <w:sz w:val="20"/>
                <w:szCs w:val="20"/>
                <w:rPrChange w:author="RAYLAN BRUNO SANTANA CARVALHO" w:date="2025-06-13T16:18:00Z" w:id="2760">
                  <w:rPr>
                    <w:sz w:val="20"/>
                    <w:szCs w:val="20"/>
                  </w:rPr>
                </w:rPrChange>
              </w:rPr>
              <w:t>m informa</w:t>
            </w:r>
            <w:r w:rsidRPr="70C60923">
              <w:rPr>
                <w:rFonts w:hint="eastAsia" w:ascii="Times New Roman" w:hAnsi="Times New Roman" w:eastAsia="Times New Roman" w:cs="Times New Roman"/>
                <w:sz w:val="20"/>
                <w:szCs w:val="20"/>
                <w:rPrChange w:author="RAYLAN BRUNO SANTANA CARVALHO" w:date="2025-06-13T16:18:00Z" w:id="2761">
                  <w:rPr>
                    <w:rFonts w:hint="eastAsia"/>
                    <w:sz w:val="20"/>
                    <w:szCs w:val="20"/>
                  </w:rPr>
                </w:rPrChange>
              </w:rPr>
              <w:t>çõ</w:t>
            </w:r>
            <w:r w:rsidRPr="70C60923">
              <w:rPr>
                <w:rFonts w:ascii="Times New Roman" w:hAnsi="Times New Roman" w:eastAsia="Times New Roman" w:cs="Times New Roman"/>
                <w:sz w:val="20"/>
                <w:szCs w:val="20"/>
                <w:rPrChange w:author="RAYLAN BRUNO SANTANA CARVALHO" w:date="2025-06-13T16:18:00Z" w:id="2762">
                  <w:rPr>
                    <w:sz w:val="20"/>
                    <w:szCs w:val="20"/>
                  </w:rPr>
                </w:rPrChange>
              </w:rPr>
              <w:t xml:space="preserve">es confidenciais e </w:t>
            </w:r>
            <w:r w:rsidRPr="70C60923">
              <w:rPr>
                <w:rFonts w:hint="eastAsia" w:ascii="Times New Roman" w:hAnsi="Times New Roman" w:eastAsia="Times New Roman" w:cs="Times New Roman"/>
                <w:sz w:val="20"/>
                <w:szCs w:val="20"/>
                <w:rPrChange w:author="RAYLAN BRUNO SANTANA CARVALHO" w:date="2025-06-13T16:18:00Z" w:id="2763">
                  <w:rPr>
                    <w:rFonts w:hint="eastAsia"/>
                    <w:sz w:val="20"/>
                    <w:szCs w:val="20"/>
                  </w:rPr>
                </w:rPrChange>
              </w:rPr>
              <w:t>é</w:t>
            </w:r>
            <w:r w:rsidRPr="70C60923">
              <w:rPr>
                <w:rFonts w:ascii="Times New Roman" w:hAnsi="Times New Roman" w:eastAsia="Times New Roman" w:cs="Times New Roman"/>
                <w:sz w:val="20"/>
                <w:szCs w:val="20"/>
                <w:rPrChange w:author="RAYLAN BRUNO SANTANA CARVALHO" w:date="2025-06-13T16:18:00Z" w:id="2764">
                  <w:rPr>
                    <w:sz w:val="20"/>
                    <w:szCs w:val="20"/>
                  </w:rPr>
                </w:rPrChange>
              </w:rPr>
              <w:t xml:space="preserve"> de propriedade de Code5. N</w:t>
            </w:r>
            <w:r w:rsidRPr="70C60923">
              <w:rPr>
                <w:rFonts w:hint="eastAsia" w:ascii="Times New Roman" w:hAnsi="Times New Roman" w:eastAsia="Times New Roman" w:cs="Times New Roman"/>
                <w:sz w:val="20"/>
                <w:szCs w:val="20"/>
                <w:rPrChange w:author="RAYLAN BRUNO SANTANA CARVALHO" w:date="2025-06-13T16:18:00Z" w:id="2765">
                  <w:rPr>
                    <w:rFonts w:hint="eastAsia"/>
                    <w:sz w:val="20"/>
                    <w:szCs w:val="20"/>
                  </w:rPr>
                </w:rPrChange>
              </w:rPr>
              <w:t>ã</w:t>
            </w:r>
            <w:r w:rsidRPr="70C60923">
              <w:rPr>
                <w:rFonts w:ascii="Times New Roman" w:hAnsi="Times New Roman" w:eastAsia="Times New Roman" w:cs="Times New Roman"/>
                <w:sz w:val="20"/>
                <w:szCs w:val="20"/>
                <w:rPrChange w:author="RAYLAN BRUNO SANTANA CARVALHO" w:date="2025-06-13T16:18:00Z" w:id="2766">
                  <w:rPr>
                    <w:sz w:val="20"/>
                    <w:szCs w:val="20"/>
                  </w:rPr>
                </w:rPrChange>
              </w:rPr>
              <w:t>o deve ser</w:t>
            </w:r>
          </w:ins>
          <w:ins w:author="KAUAN GUILHERME ALVES PINHEIRO SANTOS" w:date="2025-06-13T21:52:00Z" w:id="2767">
            <w:r w:rsidRPr="70C60923">
              <w:rPr>
                <w:rFonts w:ascii="Times New Roman" w:hAnsi="Times New Roman" w:eastAsia="Times New Roman" w:cs="Times New Roman"/>
                <w:sz w:val="20"/>
                <w:szCs w:val="20"/>
              </w:rPr>
              <w:t xml:space="preserve"> </w:t>
            </w:r>
          </w:ins>
          <w:ins w:author="RAYLAN BRUNO SANTANA CARVALHO" w:date="2025-06-13T16:18:00Z" w:id="2768">
            <w:del w:author="KAUAN GUILHERME ALVES PINHEIRO SANTOS" w:date="2025-06-13T21:52:00Z" w:id="2769">
              <w:r w:rsidRPr="70C60923" w:rsidDel="70C60923">
                <w:rPr>
                  <w:rFonts w:ascii="Times New Roman" w:hAnsi="Times New Roman" w:eastAsia="Times New Roman" w:cs="Times New Roman"/>
                  <w:sz w:val="20"/>
                  <w:szCs w:val="20"/>
                  <w:rPrChange w:author="RAYLAN BRUNO SANTANA CARVALHO" w:date="2025-06-13T16:18:00Z" w:id="2770">
                    <w:rPr>
                      <w:sz w:val="20"/>
                      <w:szCs w:val="20"/>
                    </w:rPr>
                  </w:rPrChange>
                </w:rPr>
                <w:delText xml:space="preserve">   </w:delText>
              </w:r>
            </w:del>
            <w:r w:rsidRPr="70C60923">
              <w:rPr>
                <w:rFonts w:ascii="Times New Roman" w:hAnsi="Times New Roman" w:eastAsia="Times New Roman" w:cs="Times New Roman"/>
                <w:sz w:val="20"/>
                <w:szCs w:val="20"/>
                <w:rPrChange w:author="RAYLAN BRUNO SANTANA CARVALHO" w:date="2025-06-13T16:18:00Z" w:id="2771">
                  <w:rPr>
                    <w:sz w:val="20"/>
                    <w:szCs w:val="20"/>
                  </w:rPr>
                </w:rPrChange>
              </w:rPr>
              <w:t>reproduzido ou distribu</w:t>
            </w:r>
            <w:r w:rsidRPr="70C60923">
              <w:rPr>
                <w:rFonts w:hint="eastAsia" w:ascii="Times New Roman" w:hAnsi="Times New Roman" w:eastAsia="Times New Roman" w:cs="Times New Roman"/>
                <w:sz w:val="20"/>
                <w:szCs w:val="20"/>
                <w:rPrChange w:author="RAYLAN BRUNO SANTANA CARVALHO" w:date="2025-06-13T16:18:00Z" w:id="2772">
                  <w:rPr>
                    <w:rFonts w:hint="eastAsia"/>
                    <w:sz w:val="20"/>
                    <w:szCs w:val="20"/>
                  </w:rPr>
                </w:rPrChange>
              </w:rPr>
              <w:t>í</w:t>
            </w:r>
            <w:r w:rsidRPr="70C60923">
              <w:rPr>
                <w:rFonts w:ascii="Times New Roman" w:hAnsi="Times New Roman" w:eastAsia="Times New Roman" w:cs="Times New Roman"/>
                <w:sz w:val="20"/>
                <w:szCs w:val="20"/>
                <w:rPrChange w:author="RAYLAN BRUNO SANTANA CARVALHO" w:date="2025-06-13T16:18:00Z" w:id="2773">
                  <w:rPr>
                    <w:sz w:val="20"/>
                    <w:szCs w:val="20"/>
                  </w:rPr>
                </w:rPrChange>
              </w:rPr>
              <w:t>do sem permiss</w:t>
            </w:r>
            <w:r w:rsidRPr="70C60923">
              <w:rPr>
                <w:rFonts w:hint="eastAsia" w:ascii="Times New Roman" w:hAnsi="Times New Roman" w:eastAsia="Times New Roman" w:cs="Times New Roman"/>
                <w:sz w:val="20"/>
                <w:szCs w:val="20"/>
                <w:rPrChange w:author="RAYLAN BRUNO SANTANA CARVALHO" w:date="2025-06-13T16:18:00Z" w:id="2774">
                  <w:rPr>
                    <w:rFonts w:hint="eastAsia"/>
                    <w:sz w:val="20"/>
                    <w:szCs w:val="20"/>
                  </w:rPr>
                </w:rPrChange>
              </w:rPr>
              <w:t>ã</w:t>
            </w:r>
            <w:r w:rsidRPr="70C60923">
              <w:rPr>
                <w:rFonts w:ascii="Times New Roman" w:hAnsi="Times New Roman" w:eastAsia="Times New Roman" w:cs="Times New Roman"/>
                <w:sz w:val="20"/>
                <w:szCs w:val="20"/>
                <w:rPrChange w:author="RAYLAN BRUNO SANTANA CARVALHO" w:date="2025-06-13T16:18:00Z" w:id="2775">
                  <w:rPr>
                    <w:sz w:val="20"/>
                    <w:szCs w:val="20"/>
                  </w:rPr>
                </w:rPrChange>
              </w:rPr>
              <w:t>o expressa.</w:t>
            </w:r>
          </w:ins>
        </w:p>
      </w:tc>
    </w:tr>
  </w:tbl>
  <w:p w:rsidR="70C60923" w:rsidRDefault="70C60923" w14:paraId="5394698A" w14:textId="0CAF4E37">
    <w:pPr>
      <w:pStyle w:val="Footer"/>
      <w:pPrChange w:author="RAYLAN BRUNO SANTANA CARVALHO" w:date="2025-06-13T16:14:00Z" w:id="2776">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Change w:author="RAYLAN BRUNO SANTANA CARVALHO" w:date="2025-06-13T20:31:00Z" w:id="2787">
        <w:tblPr>
          <w:tblStyle w:val="TableGrid"/>
          <w:tblW w:w="0" w:type="nil"/>
          <w:tblLayout w:type="fixed"/>
          <w:tblLook w:val="06A0" w:firstRow="1" w:lastRow="0" w:firstColumn="1" w:lastColumn="0" w:noHBand="1" w:noVBand="1"/>
        </w:tblPr>
      </w:tblPrChange>
    </w:tblPr>
    <w:tblGrid>
      <w:gridCol w:w="3005"/>
      <w:gridCol w:w="3005"/>
      <w:gridCol w:w="3005"/>
      <w:tblGridChange w:id="2788">
        <w:tblGrid>
          <w:gridCol w:w="55"/>
          <w:gridCol w:w="2950"/>
          <w:gridCol w:w="55"/>
          <w:gridCol w:w="2950"/>
          <w:gridCol w:w="55"/>
          <w:gridCol w:w="2950"/>
          <w:gridCol w:w="55"/>
        </w:tblGrid>
      </w:tblGridChange>
    </w:tblGrid>
    <w:tr w:rsidR="70C60923" w:rsidTr="70C60923" w14:paraId="17108841" w14:textId="77777777">
      <w:trPr>
        <w:trHeight w:val="300"/>
        <w:trPrChange w:author="RAYLAN BRUNO SANTANA CARVALHO" w:date="2025-06-13T20:31:00Z" w:id="2789">
          <w:trPr>
            <w:gridBefore w:val="1"/>
            <w:trHeight w:val="300"/>
          </w:trPr>
        </w:trPrChange>
      </w:trPr>
      <w:tc>
        <w:tcPr>
          <w:tcW w:w="3005" w:type="dxa"/>
          <w:tcPrChange w:author="RAYLAN BRUNO SANTANA CARVALHO" w:date="2025-06-13T20:31:00Z" w:id="2790">
            <w:tcPr>
              <w:tcW w:w="3005" w:type="dxa"/>
              <w:gridSpan w:val="2"/>
            </w:tcPr>
          </w:tcPrChange>
        </w:tcPr>
        <w:p w:rsidR="70C60923" w:rsidRDefault="70C60923" w14:paraId="5E895546" w14:textId="675CB9A0">
          <w:pPr>
            <w:pStyle w:val="Header"/>
            <w:ind w:left="-115"/>
            <w:pPrChange w:author="RAYLAN BRUNO SANTANA CARVALHO" w:date="2025-06-13T20:31:00Z" w:id="2791">
              <w:pPr/>
            </w:pPrChange>
          </w:pPr>
        </w:p>
      </w:tc>
      <w:tc>
        <w:tcPr>
          <w:tcW w:w="3005" w:type="dxa"/>
          <w:tcPrChange w:author="RAYLAN BRUNO SANTANA CARVALHO" w:date="2025-06-13T20:31:00Z" w:id="2792">
            <w:tcPr>
              <w:tcW w:w="3005" w:type="dxa"/>
              <w:gridSpan w:val="2"/>
            </w:tcPr>
          </w:tcPrChange>
        </w:tcPr>
        <w:p w:rsidR="70C60923" w:rsidRDefault="70C60923" w14:paraId="16290238" w14:textId="3519DB30">
          <w:pPr>
            <w:pStyle w:val="Header"/>
            <w:jc w:val="center"/>
            <w:pPrChange w:author="RAYLAN BRUNO SANTANA CARVALHO" w:date="2025-06-13T20:31:00Z" w:id="2793">
              <w:pPr/>
            </w:pPrChange>
          </w:pPr>
        </w:p>
      </w:tc>
      <w:tc>
        <w:tcPr>
          <w:tcW w:w="3005" w:type="dxa"/>
          <w:tcPrChange w:author="RAYLAN BRUNO SANTANA CARVALHO" w:date="2025-06-13T20:31:00Z" w:id="2794">
            <w:tcPr>
              <w:tcW w:w="3005" w:type="dxa"/>
              <w:gridSpan w:val="2"/>
            </w:tcPr>
          </w:tcPrChange>
        </w:tcPr>
        <w:p w:rsidR="70C60923" w:rsidRDefault="70C60923" w14:paraId="16C775F4" w14:textId="5D1978A3">
          <w:pPr>
            <w:pStyle w:val="Header"/>
            <w:ind w:right="-115"/>
            <w:jc w:val="right"/>
            <w:pPrChange w:author="RAYLAN BRUNO SANTANA CARVALHO" w:date="2025-06-13T20:31:00Z" w:id="2795">
              <w:pPr/>
            </w:pPrChange>
          </w:pPr>
        </w:p>
      </w:tc>
    </w:tr>
  </w:tbl>
  <w:p w:rsidR="70C60923" w:rsidRDefault="70C60923" w14:paraId="36E8ED69" w14:textId="3DB1347A">
    <w:pPr>
      <w:pStyle w:val="Footer"/>
      <w:pPrChange w:author="RAYLAN BRUNO SANTANA CARVALHO" w:date="2025-06-13T20:31:00Z" w:id="2796">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DF378A" w:rsidRDefault="00DF378A" w14:paraId="63AFF7AD" w14:textId="77777777">
      <w:pPr>
        <w:spacing w:after="0" w:line="240" w:lineRule="auto"/>
      </w:pPr>
      <w:r>
        <w:separator/>
      </w:r>
    </w:p>
  </w:footnote>
  <w:footnote w:type="continuationSeparator" w:id="0">
    <w:p w:rsidR="00DF378A" w:rsidRDefault="00DF378A" w14:paraId="3189AA16"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Change w:author="RAYLAN BRUNO SANTANA CARVALHO" w:date="2025-06-13T16:14:00Z" w:id="2729">
        <w:tblPr>
          <w:tblStyle w:val="TableGrid"/>
          <w:tblW w:w="0" w:type="nil"/>
          <w:tblLayout w:type="fixed"/>
          <w:tblLook w:val="06A0" w:firstRow="1" w:lastRow="0" w:firstColumn="1" w:lastColumn="0" w:noHBand="1" w:noVBand="1"/>
        </w:tblPr>
      </w:tblPrChange>
    </w:tblPr>
    <w:tblGrid>
      <w:gridCol w:w="3005"/>
      <w:gridCol w:w="3005"/>
      <w:gridCol w:w="3005"/>
      <w:tblGridChange w:id="2730">
        <w:tblGrid>
          <w:gridCol w:w="55"/>
          <w:gridCol w:w="2950"/>
          <w:gridCol w:w="55"/>
          <w:gridCol w:w="2950"/>
          <w:gridCol w:w="55"/>
          <w:gridCol w:w="2950"/>
          <w:gridCol w:w="55"/>
        </w:tblGrid>
      </w:tblGridChange>
    </w:tblGrid>
    <w:tr w:rsidR="70C60923" w:rsidTr="70C60923" w14:paraId="4DFACE8E" w14:textId="77777777">
      <w:trPr>
        <w:trHeight w:val="300"/>
        <w:trPrChange w:author="RAYLAN BRUNO SANTANA CARVALHO" w:date="2025-06-13T16:14:00Z" w:id="2731">
          <w:trPr>
            <w:gridBefore w:val="1"/>
            <w:trHeight w:val="300"/>
          </w:trPr>
        </w:trPrChange>
      </w:trPr>
      <w:tc>
        <w:tcPr>
          <w:tcW w:w="3005" w:type="dxa"/>
          <w:tcPrChange w:author="RAYLAN BRUNO SANTANA CARVALHO" w:date="2025-06-13T16:14:00Z" w:id="2732">
            <w:tcPr>
              <w:tcW w:w="3005" w:type="dxa"/>
              <w:gridSpan w:val="2"/>
            </w:tcPr>
          </w:tcPrChange>
        </w:tcPr>
        <w:p w:rsidR="70C60923" w:rsidRDefault="70C60923" w14:paraId="65447836" w14:textId="7D055225">
          <w:pPr>
            <w:pStyle w:val="Header"/>
            <w:ind w:left="-115"/>
            <w:pPrChange w:author="RAYLAN BRUNO SANTANA CARVALHO" w:date="2025-06-13T16:14:00Z" w:id="2733">
              <w:pPr/>
            </w:pPrChange>
          </w:pPr>
        </w:p>
      </w:tc>
      <w:tc>
        <w:tcPr>
          <w:tcW w:w="3005" w:type="dxa"/>
          <w:tcPrChange w:author="RAYLAN BRUNO SANTANA CARVALHO" w:date="2025-06-13T16:14:00Z" w:id="2734">
            <w:tcPr>
              <w:tcW w:w="3005" w:type="dxa"/>
              <w:gridSpan w:val="2"/>
            </w:tcPr>
          </w:tcPrChange>
        </w:tcPr>
        <w:p w:rsidR="70C60923" w:rsidRDefault="70C60923" w14:paraId="39EE21B3" w14:textId="6ED7D1A0">
          <w:pPr>
            <w:pStyle w:val="Header"/>
            <w:jc w:val="center"/>
            <w:pPrChange w:author="RAYLAN BRUNO SANTANA CARVALHO" w:date="2025-06-13T16:14:00Z" w:id="2735">
              <w:pPr/>
            </w:pPrChange>
          </w:pPr>
        </w:p>
      </w:tc>
      <w:tc>
        <w:tcPr>
          <w:tcW w:w="3005" w:type="dxa"/>
          <w:tcPrChange w:author="RAYLAN BRUNO SANTANA CARVALHO" w:date="2025-06-13T16:14:00Z" w:id="2736">
            <w:tcPr>
              <w:tcW w:w="3005" w:type="dxa"/>
              <w:gridSpan w:val="2"/>
            </w:tcPr>
          </w:tcPrChange>
        </w:tcPr>
        <w:p w:rsidR="70C60923" w:rsidRDefault="70C60923" w14:paraId="001387D5" w14:textId="55305819">
          <w:pPr>
            <w:pStyle w:val="Header"/>
            <w:ind w:right="-115"/>
            <w:jc w:val="right"/>
            <w:pPrChange w:author="RAYLAN BRUNO SANTANA CARVALHO" w:date="2025-06-13T16:14:00Z" w:id="2737">
              <w:pPr/>
            </w:pPrChange>
          </w:pPr>
        </w:p>
      </w:tc>
    </w:tr>
  </w:tbl>
  <w:p w:rsidR="70C60923" w:rsidRDefault="70C60923" w14:paraId="3DEB3B93" w14:textId="653040D7">
    <w:pPr>
      <w:pStyle w:val="Header"/>
      <w:pPrChange w:author="RAYLAN BRUNO SANTANA CARVALHO" w:date="2025-06-13T16:14:00Z" w:id="2738">
        <w:pPr/>
      </w:pPrChang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Change w:author="RAYLAN BRUNO SANTANA CARVALHO" w:date="2025-06-13T20:31:00Z" w:id="2777">
        <w:tblPr>
          <w:tblStyle w:val="TableGrid"/>
          <w:tblW w:w="0" w:type="nil"/>
          <w:tblLayout w:type="fixed"/>
          <w:tblLook w:val="06A0" w:firstRow="1" w:lastRow="0" w:firstColumn="1" w:lastColumn="0" w:noHBand="1" w:noVBand="1"/>
        </w:tblPr>
      </w:tblPrChange>
    </w:tblPr>
    <w:tblGrid>
      <w:gridCol w:w="3005"/>
      <w:gridCol w:w="3005"/>
      <w:gridCol w:w="3005"/>
      <w:tblGridChange w:id="2778">
        <w:tblGrid>
          <w:gridCol w:w="55"/>
          <w:gridCol w:w="2950"/>
          <w:gridCol w:w="55"/>
          <w:gridCol w:w="2950"/>
          <w:gridCol w:w="55"/>
          <w:gridCol w:w="2950"/>
          <w:gridCol w:w="55"/>
        </w:tblGrid>
      </w:tblGridChange>
    </w:tblGrid>
    <w:tr w:rsidR="70C60923" w:rsidTr="70C60923" w14:paraId="1460D64F" w14:textId="77777777">
      <w:trPr>
        <w:trHeight w:val="300"/>
        <w:trPrChange w:author="RAYLAN BRUNO SANTANA CARVALHO" w:date="2025-06-13T20:31:00Z" w:id="2779">
          <w:trPr>
            <w:gridBefore w:val="1"/>
            <w:trHeight w:val="300"/>
          </w:trPr>
        </w:trPrChange>
      </w:trPr>
      <w:tc>
        <w:tcPr>
          <w:tcW w:w="3005" w:type="dxa"/>
          <w:tcPrChange w:author="RAYLAN BRUNO SANTANA CARVALHO" w:date="2025-06-13T20:31:00Z" w:id="2780">
            <w:tcPr>
              <w:tcW w:w="3005" w:type="dxa"/>
              <w:gridSpan w:val="2"/>
            </w:tcPr>
          </w:tcPrChange>
        </w:tcPr>
        <w:p w:rsidR="70C60923" w:rsidRDefault="70C60923" w14:paraId="607C446B" w14:textId="65D4E0DB">
          <w:pPr>
            <w:pStyle w:val="Header"/>
            <w:ind w:left="-115"/>
            <w:pPrChange w:author="RAYLAN BRUNO SANTANA CARVALHO" w:date="2025-06-13T20:31:00Z" w:id="2781">
              <w:pPr/>
            </w:pPrChange>
          </w:pPr>
        </w:p>
      </w:tc>
      <w:tc>
        <w:tcPr>
          <w:tcW w:w="3005" w:type="dxa"/>
          <w:tcPrChange w:author="RAYLAN BRUNO SANTANA CARVALHO" w:date="2025-06-13T20:31:00Z" w:id="2782">
            <w:tcPr>
              <w:tcW w:w="3005" w:type="dxa"/>
              <w:gridSpan w:val="2"/>
            </w:tcPr>
          </w:tcPrChange>
        </w:tcPr>
        <w:p w:rsidR="70C60923" w:rsidRDefault="70C60923" w14:paraId="58273160" w14:textId="2B319DE3">
          <w:pPr>
            <w:pStyle w:val="Header"/>
            <w:jc w:val="center"/>
            <w:pPrChange w:author="RAYLAN BRUNO SANTANA CARVALHO" w:date="2025-06-13T20:31:00Z" w:id="2783">
              <w:pPr/>
            </w:pPrChange>
          </w:pPr>
        </w:p>
      </w:tc>
      <w:tc>
        <w:tcPr>
          <w:tcW w:w="3005" w:type="dxa"/>
          <w:tcPrChange w:author="RAYLAN BRUNO SANTANA CARVALHO" w:date="2025-06-13T20:31:00Z" w:id="2784">
            <w:tcPr>
              <w:tcW w:w="3005" w:type="dxa"/>
              <w:gridSpan w:val="2"/>
            </w:tcPr>
          </w:tcPrChange>
        </w:tcPr>
        <w:p w:rsidR="70C60923" w:rsidRDefault="70C60923" w14:paraId="29840D2D" w14:textId="0A6ACC7E">
          <w:pPr>
            <w:pStyle w:val="Header"/>
            <w:ind w:right="-115"/>
            <w:jc w:val="right"/>
            <w:pPrChange w:author="RAYLAN BRUNO SANTANA CARVALHO" w:date="2025-06-13T20:31:00Z" w:id="2785">
              <w:pPr/>
            </w:pPrChange>
          </w:pPr>
        </w:p>
      </w:tc>
    </w:tr>
  </w:tbl>
  <w:p w:rsidR="70C60923" w:rsidRDefault="70C60923" w14:paraId="0D1D79EF" w14:textId="7F71C4B9">
    <w:pPr>
      <w:pStyle w:val="Header"/>
      <w:pPrChange w:author="RAYLAN BRUNO SANTANA CARVALHO" w:date="2025-06-13T20:31:00Z" w:id="2786">
        <w:pPr/>
      </w:pPrChange>
    </w:pPr>
  </w:p>
</w:hdr>
</file>

<file path=word/intelligence2.xml><?xml version="1.0" encoding="utf-8"?>
<int2:intelligence xmlns:int2="http://schemas.microsoft.com/office/intelligence/2020/intelligence" xmlns:oel="http://schemas.microsoft.com/office/2019/extlst">
  <int2:observations>
    <int2:bookmark int2:bookmarkName="_Int_GArb95pv" int2:invalidationBookmarkName="" int2:hashCode="UGP0hRYR3GLG8T" int2:id="HJcVtDwX">
      <int2:state int2:value="Rejected" int2:type="gram"/>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0CF9D"/>
    <w:multiLevelType w:val="hybridMultilevel"/>
    <w:tmpl w:val="FFFFFFFF"/>
    <w:lvl w:ilvl="0" w:tplc="D0B8D5C2">
      <w:start w:val="1"/>
      <w:numFmt w:val="lowerLetter"/>
      <w:lvlText w:val="%1."/>
      <w:lvlJc w:val="left"/>
      <w:pPr>
        <w:ind w:left="720" w:hanging="360"/>
      </w:pPr>
    </w:lvl>
    <w:lvl w:ilvl="1" w:tplc="2C8EA322">
      <w:start w:val="1"/>
      <w:numFmt w:val="lowerLetter"/>
      <w:lvlText w:val="%2."/>
      <w:lvlJc w:val="left"/>
      <w:pPr>
        <w:ind w:left="1440" w:hanging="360"/>
      </w:pPr>
    </w:lvl>
    <w:lvl w:ilvl="2" w:tplc="C8227974">
      <w:start w:val="1"/>
      <w:numFmt w:val="lowerRoman"/>
      <w:lvlText w:val="%3."/>
      <w:lvlJc w:val="right"/>
      <w:pPr>
        <w:ind w:left="2160" w:hanging="180"/>
      </w:pPr>
    </w:lvl>
    <w:lvl w:ilvl="3" w:tplc="D3E21DBA">
      <w:start w:val="1"/>
      <w:numFmt w:val="decimal"/>
      <w:lvlText w:val="%4."/>
      <w:lvlJc w:val="left"/>
      <w:pPr>
        <w:ind w:left="2880" w:hanging="360"/>
      </w:pPr>
    </w:lvl>
    <w:lvl w:ilvl="4" w:tplc="B75CC994">
      <w:start w:val="1"/>
      <w:numFmt w:val="lowerLetter"/>
      <w:lvlText w:val="%5."/>
      <w:lvlJc w:val="left"/>
      <w:pPr>
        <w:ind w:left="3600" w:hanging="360"/>
      </w:pPr>
    </w:lvl>
    <w:lvl w:ilvl="5" w:tplc="A754CCDA">
      <w:start w:val="1"/>
      <w:numFmt w:val="lowerRoman"/>
      <w:lvlText w:val="%6."/>
      <w:lvlJc w:val="right"/>
      <w:pPr>
        <w:ind w:left="4320" w:hanging="180"/>
      </w:pPr>
    </w:lvl>
    <w:lvl w:ilvl="6" w:tplc="5C42C8A4">
      <w:start w:val="1"/>
      <w:numFmt w:val="decimal"/>
      <w:lvlText w:val="%7."/>
      <w:lvlJc w:val="left"/>
      <w:pPr>
        <w:ind w:left="5040" w:hanging="360"/>
      </w:pPr>
    </w:lvl>
    <w:lvl w:ilvl="7" w:tplc="D2E679BE">
      <w:start w:val="1"/>
      <w:numFmt w:val="lowerLetter"/>
      <w:lvlText w:val="%8."/>
      <w:lvlJc w:val="left"/>
      <w:pPr>
        <w:ind w:left="5760" w:hanging="360"/>
      </w:pPr>
    </w:lvl>
    <w:lvl w:ilvl="8" w:tplc="DFA2DE02">
      <w:start w:val="1"/>
      <w:numFmt w:val="lowerRoman"/>
      <w:lvlText w:val="%9."/>
      <w:lvlJc w:val="right"/>
      <w:pPr>
        <w:ind w:left="6480" w:hanging="180"/>
      </w:pPr>
    </w:lvl>
  </w:abstractNum>
  <w:abstractNum w:abstractNumId="1" w15:restartNumberingAfterBreak="0">
    <w:nsid w:val="21DA4475"/>
    <w:multiLevelType w:val="hybridMultilevel"/>
    <w:tmpl w:val="FFFFFFFF"/>
    <w:lvl w:ilvl="0" w:tplc="45FC371A">
      <w:start w:val="1"/>
      <w:numFmt w:val="bullet"/>
      <w:lvlText w:val=""/>
      <w:lvlJc w:val="left"/>
      <w:pPr>
        <w:ind w:left="720" w:hanging="360"/>
      </w:pPr>
      <w:rPr>
        <w:rFonts w:hint="default" w:ascii="Symbol" w:hAnsi="Symbol"/>
      </w:rPr>
    </w:lvl>
    <w:lvl w:ilvl="1" w:tplc="4D3E9404">
      <w:start w:val="1"/>
      <w:numFmt w:val="bullet"/>
      <w:lvlText w:val="o"/>
      <w:lvlJc w:val="left"/>
      <w:pPr>
        <w:ind w:left="1440" w:hanging="360"/>
      </w:pPr>
      <w:rPr>
        <w:rFonts w:hint="default" w:ascii="Courier New" w:hAnsi="Courier New"/>
      </w:rPr>
    </w:lvl>
    <w:lvl w:ilvl="2" w:tplc="F94451C2">
      <w:start w:val="1"/>
      <w:numFmt w:val="bullet"/>
      <w:lvlText w:val=""/>
      <w:lvlJc w:val="left"/>
      <w:pPr>
        <w:ind w:left="2160" w:hanging="360"/>
      </w:pPr>
      <w:rPr>
        <w:rFonts w:hint="default" w:ascii="Wingdings" w:hAnsi="Wingdings"/>
      </w:rPr>
    </w:lvl>
    <w:lvl w:ilvl="3" w:tplc="007CDC72">
      <w:start w:val="1"/>
      <w:numFmt w:val="bullet"/>
      <w:lvlText w:val=""/>
      <w:lvlJc w:val="left"/>
      <w:pPr>
        <w:ind w:left="2880" w:hanging="360"/>
      </w:pPr>
      <w:rPr>
        <w:rFonts w:hint="default" w:ascii="Symbol" w:hAnsi="Symbol"/>
      </w:rPr>
    </w:lvl>
    <w:lvl w:ilvl="4" w:tplc="7B12D9F4">
      <w:start w:val="1"/>
      <w:numFmt w:val="bullet"/>
      <w:lvlText w:val="o"/>
      <w:lvlJc w:val="left"/>
      <w:pPr>
        <w:ind w:left="3600" w:hanging="360"/>
      </w:pPr>
      <w:rPr>
        <w:rFonts w:hint="default" w:ascii="Courier New" w:hAnsi="Courier New"/>
      </w:rPr>
    </w:lvl>
    <w:lvl w:ilvl="5" w:tplc="21B0E786">
      <w:start w:val="1"/>
      <w:numFmt w:val="bullet"/>
      <w:lvlText w:val=""/>
      <w:lvlJc w:val="left"/>
      <w:pPr>
        <w:ind w:left="4320" w:hanging="360"/>
      </w:pPr>
      <w:rPr>
        <w:rFonts w:hint="default" w:ascii="Wingdings" w:hAnsi="Wingdings"/>
      </w:rPr>
    </w:lvl>
    <w:lvl w:ilvl="6" w:tplc="C75A44BE">
      <w:start w:val="1"/>
      <w:numFmt w:val="bullet"/>
      <w:lvlText w:val=""/>
      <w:lvlJc w:val="left"/>
      <w:pPr>
        <w:ind w:left="5040" w:hanging="360"/>
      </w:pPr>
      <w:rPr>
        <w:rFonts w:hint="default" w:ascii="Symbol" w:hAnsi="Symbol"/>
      </w:rPr>
    </w:lvl>
    <w:lvl w:ilvl="7" w:tplc="96A81614">
      <w:start w:val="1"/>
      <w:numFmt w:val="bullet"/>
      <w:lvlText w:val="o"/>
      <w:lvlJc w:val="left"/>
      <w:pPr>
        <w:ind w:left="5760" w:hanging="360"/>
      </w:pPr>
      <w:rPr>
        <w:rFonts w:hint="default" w:ascii="Courier New" w:hAnsi="Courier New"/>
      </w:rPr>
    </w:lvl>
    <w:lvl w:ilvl="8" w:tplc="50A65708">
      <w:start w:val="1"/>
      <w:numFmt w:val="bullet"/>
      <w:lvlText w:val=""/>
      <w:lvlJc w:val="left"/>
      <w:pPr>
        <w:ind w:left="6480" w:hanging="360"/>
      </w:pPr>
      <w:rPr>
        <w:rFonts w:hint="default" w:ascii="Wingdings" w:hAnsi="Wingdings"/>
      </w:rPr>
    </w:lvl>
  </w:abstractNum>
  <w:abstractNum w:abstractNumId="2" w15:restartNumberingAfterBreak="0">
    <w:nsid w:val="2257459C"/>
    <w:multiLevelType w:val="hybridMultilevel"/>
    <w:tmpl w:val="FFFFFFFF"/>
    <w:lvl w:ilvl="0" w:tplc="44ACC59A">
      <w:start w:val="1"/>
      <w:numFmt w:val="lowerLetter"/>
      <w:lvlText w:val="%1."/>
      <w:lvlJc w:val="left"/>
      <w:pPr>
        <w:ind w:left="720" w:hanging="360"/>
      </w:pPr>
    </w:lvl>
    <w:lvl w:ilvl="1" w:tplc="34DC6B66">
      <w:start w:val="1"/>
      <w:numFmt w:val="lowerLetter"/>
      <w:lvlText w:val="%2."/>
      <w:lvlJc w:val="left"/>
      <w:pPr>
        <w:ind w:left="1440" w:hanging="360"/>
      </w:pPr>
    </w:lvl>
    <w:lvl w:ilvl="2" w:tplc="92B6E97E">
      <w:start w:val="1"/>
      <w:numFmt w:val="lowerRoman"/>
      <w:lvlText w:val="%3."/>
      <w:lvlJc w:val="right"/>
      <w:pPr>
        <w:ind w:left="2160" w:hanging="180"/>
      </w:pPr>
    </w:lvl>
    <w:lvl w:ilvl="3" w:tplc="2EBA0B48">
      <w:start w:val="1"/>
      <w:numFmt w:val="decimal"/>
      <w:lvlText w:val="%4."/>
      <w:lvlJc w:val="left"/>
      <w:pPr>
        <w:ind w:left="2880" w:hanging="360"/>
      </w:pPr>
    </w:lvl>
    <w:lvl w:ilvl="4" w:tplc="42982112">
      <w:start w:val="1"/>
      <w:numFmt w:val="lowerLetter"/>
      <w:lvlText w:val="%5."/>
      <w:lvlJc w:val="left"/>
      <w:pPr>
        <w:ind w:left="3600" w:hanging="360"/>
      </w:pPr>
    </w:lvl>
    <w:lvl w:ilvl="5" w:tplc="07C8D696">
      <w:start w:val="1"/>
      <w:numFmt w:val="lowerRoman"/>
      <w:lvlText w:val="%6."/>
      <w:lvlJc w:val="right"/>
      <w:pPr>
        <w:ind w:left="4320" w:hanging="180"/>
      </w:pPr>
    </w:lvl>
    <w:lvl w:ilvl="6" w:tplc="CDB2D2BA">
      <w:start w:val="1"/>
      <w:numFmt w:val="decimal"/>
      <w:lvlText w:val="%7."/>
      <w:lvlJc w:val="left"/>
      <w:pPr>
        <w:ind w:left="5040" w:hanging="360"/>
      </w:pPr>
    </w:lvl>
    <w:lvl w:ilvl="7" w:tplc="AE0481D0">
      <w:start w:val="1"/>
      <w:numFmt w:val="lowerLetter"/>
      <w:lvlText w:val="%8."/>
      <w:lvlJc w:val="left"/>
      <w:pPr>
        <w:ind w:left="5760" w:hanging="360"/>
      </w:pPr>
    </w:lvl>
    <w:lvl w:ilvl="8" w:tplc="716A6058">
      <w:start w:val="1"/>
      <w:numFmt w:val="lowerRoman"/>
      <w:lvlText w:val="%9."/>
      <w:lvlJc w:val="right"/>
      <w:pPr>
        <w:ind w:left="6480" w:hanging="180"/>
      </w:pPr>
    </w:lvl>
  </w:abstractNum>
  <w:abstractNum w:abstractNumId="3" w15:restartNumberingAfterBreak="0">
    <w:nsid w:val="22D92AD1"/>
    <w:multiLevelType w:val="hybridMultilevel"/>
    <w:tmpl w:val="FFFFFFFF"/>
    <w:lvl w:ilvl="0" w:tplc="2FE2430A">
      <w:start w:val="1"/>
      <w:numFmt w:val="bullet"/>
      <w:lvlText w:val=""/>
      <w:lvlJc w:val="left"/>
      <w:pPr>
        <w:ind w:left="720" w:hanging="360"/>
      </w:pPr>
      <w:rPr>
        <w:rFonts w:hint="default" w:ascii="Symbol" w:hAnsi="Symbol"/>
      </w:rPr>
    </w:lvl>
    <w:lvl w:ilvl="1" w:tplc="3894F7B8">
      <w:start w:val="1"/>
      <w:numFmt w:val="bullet"/>
      <w:lvlText w:val="o"/>
      <w:lvlJc w:val="left"/>
      <w:pPr>
        <w:ind w:left="1440" w:hanging="360"/>
      </w:pPr>
      <w:rPr>
        <w:rFonts w:hint="default" w:ascii="Courier New" w:hAnsi="Courier New"/>
      </w:rPr>
    </w:lvl>
    <w:lvl w:ilvl="2" w:tplc="CF2C8326">
      <w:start w:val="1"/>
      <w:numFmt w:val="bullet"/>
      <w:lvlText w:val=""/>
      <w:lvlJc w:val="left"/>
      <w:pPr>
        <w:ind w:left="2160" w:hanging="360"/>
      </w:pPr>
      <w:rPr>
        <w:rFonts w:hint="default" w:ascii="Wingdings" w:hAnsi="Wingdings"/>
      </w:rPr>
    </w:lvl>
    <w:lvl w:ilvl="3" w:tplc="BE74EFCE">
      <w:start w:val="1"/>
      <w:numFmt w:val="bullet"/>
      <w:lvlText w:val=""/>
      <w:lvlJc w:val="left"/>
      <w:pPr>
        <w:ind w:left="2880" w:hanging="360"/>
      </w:pPr>
      <w:rPr>
        <w:rFonts w:hint="default" w:ascii="Symbol" w:hAnsi="Symbol"/>
      </w:rPr>
    </w:lvl>
    <w:lvl w:ilvl="4" w:tplc="53E27812">
      <w:start w:val="1"/>
      <w:numFmt w:val="bullet"/>
      <w:lvlText w:val="o"/>
      <w:lvlJc w:val="left"/>
      <w:pPr>
        <w:ind w:left="3600" w:hanging="360"/>
      </w:pPr>
      <w:rPr>
        <w:rFonts w:hint="default" w:ascii="Courier New" w:hAnsi="Courier New"/>
      </w:rPr>
    </w:lvl>
    <w:lvl w:ilvl="5" w:tplc="BD620312">
      <w:start w:val="1"/>
      <w:numFmt w:val="bullet"/>
      <w:lvlText w:val=""/>
      <w:lvlJc w:val="left"/>
      <w:pPr>
        <w:ind w:left="4320" w:hanging="360"/>
      </w:pPr>
      <w:rPr>
        <w:rFonts w:hint="default" w:ascii="Wingdings" w:hAnsi="Wingdings"/>
      </w:rPr>
    </w:lvl>
    <w:lvl w:ilvl="6" w:tplc="268048BA">
      <w:start w:val="1"/>
      <w:numFmt w:val="bullet"/>
      <w:lvlText w:val=""/>
      <w:lvlJc w:val="left"/>
      <w:pPr>
        <w:ind w:left="5040" w:hanging="360"/>
      </w:pPr>
      <w:rPr>
        <w:rFonts w:hint="default" w:ascii="Symbol" w:hAnsi="Symbol"/>
      </w:rPr>
    </w:lvl>
    <w:lvl w:ilvl="7" w:tplc="81E6DF5C">
      <w:start w:val="1"/>
      <w:numFmt w:val="bullet"/>
      <w:lvlText w:val="o"/>
      <w:lvlJc w:val="left"/>
      <w:pPr>
        <w:ind w:left="5760" w:hanging="360"/>
      </w:pPr>
      <w:rPr>
        <w:rFonts w:hint="default" w:ascii="Courier New" w:hAnsi="Courier New"/>
      </w:rPr>
    </w:lvl>
    <w:lvl w:ilvl="8" w:tplc="77BA7AB0">
      <w:start w:val="1"/>
      <w:numFmt w:val="bullet"/>
      <w:lvlText w:val=""/>
      <w:lvlJc w:val="left"/>
      <w:pPr>
        <w:ind w:left="6480" w:hanging="360"/>
      </w:pPr>
      <w:rPr>
        <w:rFonts w:hint="default" w:ascii="Wingdings" w:hAnsi="Wingdings"/>
      </w:rPr>
    </w:lvl>
  </w:abstractNum>
  <w:abstractNum w:abstractNumId="4" w15:restartNumberingAfterBreak="0">
    <w:nsid w:val="2B47045B"/>
    <w:multiLevelType w:val="hybridMultilevel"/>
    <w:tmpl w:val="FFFFFFFF"/>
    <w:lvl w:ilvl="0" w:tplc="E42AE5DC">
      <w:start w:val="1"/>
      <w:numFmt w:val="decimal"/>
      <w:lvlText w:val="%1."/>
      <w:lvlJc w:val="left"/>
      <w:pPr>
        <w:ind w:left="720" w:hanging="360"/>
      </w:pPr>
    </w:lvl>
    <w:lvl w:ilvl="1" w:tplc="AA5ABA8A">
      <w:start w:val="1"/>
      <w:numFmt w:val="lowerLetter"/>
      <w:lvlText w:val="%2."/>
      <w:lvlJc w:val="left"/>
      <w:pPr>
        <w:ind w:left="1440" w:hanging="360"/>
      </w:pPr>
    </w:lvl>
    <w:lvl w:ilvl="2" w:tplc="E91A1288">
      <w:start w:val="1"/>
      <w:numFmt w:val="lowerRoman"/>
      <w:lvlText w:val="%3."/>
      <w:lvlJc w:val="right"/>
      <w:pPr>
        <w:ind w:left="2160" w:hanging="180"/>
      </w:pPr>
    </w:lvl>
    <w:lvl w:ilvl="3" w:tplc="27FC5468">
      <w:start w:val="1"/>
      <w:numFmt w:val="decimal"/>
      <w:lvlText w:val="%4."/>
      <w:lvlJc w:val="left"/>
      <w:pPr>
        <w:ind w:left="2880" w:hanging="360"/>
      </w:pPr>
    </w:lvl>
    <w:lvl w:ilvl="4" w:tplc="97DE97A8">
      <w:start w:val="1"/>
      <w:numFmt w:val="lowerLetter"/>
      <w:lvlText w:val="%5."/>
      <w:lvlJc w:val="left"/>
      <w:pPr>
        <w:ind w:left="3600" w:hanging="360"/>
      </w:pPr>
    </w:lvl>
    <w:lvl w:ilvl="5" w:tplc="7C380D9A">
      <w:start w:val="1"/>
      <w:numFmt w:val="lowerRoman"/>
      <w:lvlText w:val="%6."/>
      <w:lvlJc w:val="right"/>
      <w:pPr>
        <w:ind w:left="4320" w:hanging="180"/>
      </w:pPr>
    </w:lvl>
    <w:lvl w:ilvl="6" w:tplc="2DD00620">
      <w:start w:val="1"/>
      <w:numFmt w:val="decimal"/>
      <w:lvlText w:val="%7."/>
      <w:lvlJc w:val="left"/>
      <w:pPr>
        <w:ind w:left="5040" w:hanging="360"/>
      </w:pPr>
    </w:lvl>
    <w:lvl w:ilvl="7" w:tplc="480A1B46">
      <w:start w:val="1"/>
      <w:numFmt w:val="lowerLetter"/>
      <w:lvlText w:val="%8."/>
      <w:lvlJc w:val="left"/>
      <w:pPr>
        <w:ind w:left="5760" w:hanging="360"/>
      </w:pPr>
    </w:lvl>
    <w:lvl w:ilvl="8" w:tplc="906CE35E">
      <w:start w:val="1"/>
      <w:numFmt w:val="lowerRoman"/>
      <w:lvlText w:val="%9."/>
      <w:lvlJc w:val="right"/>
      <w:pPr>
        <w:ind w:left="6480" w:hanging="180"/>
      </w:pPr>
    </w:lvl>
  </w:abstractNum>
  <w:abstractNum w:abstractNumId="5" w15:restartNumberingAfterBreak="0">
    <w:nsid w:val="2F1BB82D"/>
    <w:multiLevelType w:val="hybridMultilevel"/>
    <w:tmpl w:val="FFFFFFFF"/>
    <w:lvl w:ilvl="0" w:tplc="B414EE3A">
      <w:start w:val="1"/>
      <w:numFmt w:val="bullet"/>
      <w:lvlText w:val=""/>
      <w:lvlJc w:val="left"/>
      <w:pPr>
        <w:ind w:left="720" w:hanging="360"/>
      </w:pPr>
      <w:rPr>
        <w:rFonts w:hint="default" w:ascii="Symbol" w:hAnsi="Symbol"/>
      </w:rPr>
    </w:lvl>
    <w:lvl w:ilvl="1" w:tplc="BE36D3BA">
      <w:start w:val="1"/>
      <w:numFmt w:val="bullet"/>
      <w:lvlText w:val="o"/>
      <w:lvlJc w:val="left"/>
      <w:pPr>
        <w:ind w:left="1440" w:hanging="360"/>
      </w:pPr>
      <w:rPr>
        <w:rFonts w:hint="default" w:ascii="Courier New" w:hAnsi="Courier New"/>
      </w:rPr>
    </w:lvl>
    <w:lvl w:ilvl="2" w:tplc="44887B54">
      <w:start w:val="1"/>
      <w:numFmt w:val="bullet"/>
      <w:lvlText w:val=""/>
      <w:lvlJc w:val="left"/>
      <w:pPr>
        <w:ind w:left="2160" w:hanging="360"/>
      </w:pPr>
      <w:rPr>
        <w:rFonts w:hint="default" w:ascii="Wingdings" w:hAnsi="Wingdings"/>
      </w:rPr>
    </w:lvl>
    <w:lvl w:ilvl="3" w:tplc="A9EAF920">
      <w:start w:val="1"/>
      <w:numFmt w:val="bullet"/>
      <w:lvlText w:val=""/>
      <w:lvlJc w:val="left"/>
      <w:pPr>
        <w:ind w:left="2880" w:hanging="360"/>
      </w:pPr>
      <w:rPr>
        <w:rFonts w:hint="default" w:ascii="Symbol" w:hAnsi="Symbol"/>
      </w:rPr>
    </w:lvl>
    <w:lvl w:ilvl="4" w:tplc="EA567396">
      <w:start w:val="1"/>
      <w:numFmt w:val="bullet"/>
      <w:lvlText w:val="o"/>
      <w:lvlJc w:val="left"/>
      <w:pPr>
        <w:ind w:left="3600" w:hanging="360"/>
      </w:pPr>
      <w:rPr>
        <w:rFonts w:hint="default" w:ascii="Courier New" w:hAnsi="Courier New"/>
      </w:rPr>
    </w:lvl>
    <w:lvl w:ilvl="5" w:tplc="C25CDE54">
      <w:start w:val="1"/>
      <w:numFmt w:val="bullet"/>
      <w:lvlText w:val=""/>
      <w:lvlJc w:val="left"/>
      <w:pPr>
        <w:ind w:left="4320" w:hanging="360"/>
      </w:pPr>
      <w:rPr>
        <w:rFonts w:hint="default" w:ascii="Wingdings" w:hAnsi="Wingdings"/>
      </w:rPr>
    </w:lvl>
    <w:lvl w:ilvl="6" w:tplc="EB0EFBBC">
      <w:start w:val="1"/>
      <w:numFmt w:val="bullet"/>
      <w:lvlText w:val=""/>
      <w:lvlJc w:val="left"/>
      <w:pPr>
        <w:ind w:left="5040" w:hanging="360"/>
      </w:pPr>
      <w:rPr>
        <w:rFonts w:hint="default" w:ascii="Symbol" w:hAnsi="Symbol"/>
      </w:rPr>
    </w:lvl>
    <w:lvl w:ilvl="7" w:tplc="11E27A38">
      <w:start w:val="1"/>
      <w:numFmt w:val="bullet"/>
      <w:lvlText w:val="o"/>
      <w:lvlJc w:val="left"/>
      <w:pPr>
        <w:ind w:left="5760" w:hanging="360"/>
      </w:pPr>
      <w:rPr>
        <w:rFonts w:hint="default" w:ascii="Courier New" w:hAnsi="Courier New"/>
      </w:rPr>
    </w:lvl>
    <w:lvl w:ilvl="8" w:tplc="54E440F2">
      <w:start w:val="1"/>
      <w:numFmt w:val="bullet"/>
      <w:lvlText w:val=""/>
      <w:lvlJc w:val="left"/>
      <w:pPr>
        <w:ind w:left="6480" w:hanging="360"/>
      </w:pPr>
      <w:rPr>
        <w:rFonts w:hint="default" w:ascii="Wingdings" w:hAnsi="Wingdings"/>
      </w:rPr>
    </w:lvl>
  </w:abstractNum>
  <w:abstractNum w:abstractNumId="6" w15:restartNumberingAfterBreak="0">
    <w:nsid w:val="3C0EA580"/>
    <w:multiLevelType w:val="hybridMultilevel"/>
    <w:tmpl w:val="FFFFFFFF"/>
    <w:lvl w:ilvl="0" w:tplc="845E7DCA">
      <w:start w:val="1"/>
      <w:numFmt w:val="bullet"/>
      <w:lvlText w:val=""/>
      <w:lvlJc w:val="left"/>
      <w:pPr>
        <w:ind w:left="720" w:hanging="360"/>
      </w:pPr>
      <w:rPr>
        <w:rFonts w:hint="default" w:ascii="Symbol" w:hAnsi="Symbol"/>
      </w:rPr>
    </w:lvl>
    <w:lvl w:ilvl="1" w:tplc="483A452C">
      <w:start w:val="1"/>
      <w:numFmt w:val="bullet"/>
      <w:lvlText w:val="o"/>
      <w:lvlJc w:val="left"/>
      <w:pPr>
        <w:ind w:left="1440" w:hanging="360"/>
      </w:pPr>
      <w:rPr>
        <w:rFonts w:hint="default" w:ascii="Courier New" w:hAnsi="Courier New"/>
      </w:rPr>
    </w:lvl>
    <w:lvl w:ilvl="2" w:tplc="3E469120">
      <w:start w:val="1"/>
      <w:numFmt w:val="bullet"/>
      <w:lvlText w:val=""/>
      <w:lvlJc w:val="left"/>
      <w:pPr>
        <w:ind w:left="2160" w:hanging="360"/>
      </w:pPr>
      <w:rPr>
        <w:rFonts w:hint="default" w:ascii="Wingdings" w:hAnsi="Wingdings"/>
      </w:rPr>
    </w:lvl>
    <w:lvl w:ilvl="3" w:tplc="2110CD2C">
      <w:start w:val="1"/>
      <w:numFmt w:val="bullet"/>
      <w:lvlText w:val=""/>
      <w:lvlJc w:val="left"/>
      <w:pPr>
        <w:ind w:left="2880" w:hanging="360"/>
      </w:pPr>
      <w:rPr>
        <w:rFonts w:hint="default" w:ascii="Symbol" w:hAnsi="Symbol"/>
      </w:rPr>
    </w:lvl>
    <w:lvl w:ilvl="4" w:tplc="C36C8016">
      <w:start w:val="1"/>
      <w:numFmt w:val="bullet"/>
      <w:lvlText w:val="o"/>
      <w:lvlJc w:val="left"/>
      <w:pPr>
        <w:ind w:left="3600" w:hanging="360"/>
      </w:pPr>
      <w:rPr>
        <w:rFonts w:hint="default" w:ascii="Courier New" w:hAnsi="Courier New"/>
      </w:rPr>
    </w:lvl>
    <w:lvl w:ilvl="5" w:tplc="3B80F930">
      <w:start w:val="1"/>
      <w:numFmt w:val="bullet"/>
      <w:lvlText w:val=""/>
      <w:lvlJc w:val="left"/>
      <w:pPr>
        <w:ind w:left="4320" w:hanging="360"/>
      </w:pPr>
      <w:rPr>
        <w:rFonts w:hint="default" w:ascii="Wingdings" w:hAnsi="Wingdings"/>
      </w:rPr>
    </w:lvl>
    <w:lvl w:ilvl="6" w:tplc="64FEC304">
      <w:start w:val="1"/>
      <w:numFmt w:val="bullet"/>
      <w:lvlText w:val=""/>
      <w:lvlJc w:val="left"/>
      <w:pPr>
        <w:ind w:left="5040" w:hanging="360"/>
      </w:pPr>
      <w:rPr>
        <w:rFonts w:hint="default" w:ascii="Symbol" w:hAnsi="Symbol"/>
      </w:rPr>
    </w:lvl>
    <w:lvl w:ilvl="7" w:tplc="E6F2578A">
      <w:start w:val="1"/>
      <w:numFmt w:val="bullet"/>
      <w:lvlText w:val="o"/>
      <w:lvlJc w:val="left"/>
      <w:pPr>
        <w:ind w:left="5760" w:hanging="360"/>
      </w:pPr>
      <w:rPr>
        <w:rFonts w:hint="default" w:ascii="Courier New" w:hAnsi="Courier New"/>
      </w:rPr>
    </w:lvl>
    <w:lvl w:ilvl="8" w:tplc="E29C34D2">
      <w:start w:val="1"/>
      <w:numFmt w:val="bullet"/>
      <w:lvlText w:val=""/>
      <w:lvlJc w:val="left"/>
      <w:pPr>
        <w:ind w:left="6480" w:hanging="360"/>
      </w:pPr>
      <w:rPr>
        <w:rFonts w:hint="default" w:ascii="Wingdings" w:hAnsi="Wingdings"/>
      </w:rPr>
    </w:lvl>
  </w:abstractNum>
  <w:abstractNum w:abstractNumId="7" w15:restartNumberingAfterBreak="0">
    <w:nsid w:val="46C41C61"/>
    <w:multiLevelType w:val="hybridMultilevel"/>
    <w:tmpl w:val="FFFFFFFF"/>
    <w:lvl w:ilvl="0" w:tplc="0B8A1128">
      <w:start w:val="1"/>
      <w:numFmt w:val="decimal"/>
      <w:lvlText w:val="%1."/>
      <w:lvlJc w:val="left"/>
      <w:pPr>
        <w:ind w:left="720" w:hanging="360"/>
      </w:pPr>
    </w:lvl>
    <w:lvl w:ilvl="1" w:tplc="988CDA44">
      <w:start w:val="1"/>
      <w:numFmt w:val="lowerLetter"/>
      <w:lvlText w:val="%2."/>
      <w:lvlJc w:val="left"/>
      <w:pPr>
        <w:ind w:left="1440" w:hanging="360"/>
      </w:pPr>
    </w:lvl>
    <w:lvl w:ilvl="2" w:tplc="F264A1B6">
      <w:start w:val="1"/>
      <w:numFmt w:val="lowerRoman"/>
      <w:lvlText w:val="%3."/>
      <w:lvlJc w:val="right"/>
      <w:pPr>
        <w:ind w:left="2160" w:hanging="180"/>
      </w:pPr>
    </w:lvl>
    <w:lvl w:ilvl="3" w:tplc="6C649804">
      <w:start w:val="1"/>
      <w:numFmt w:val="decimal"/>
      <w:lvlText w:val="%4."/>
      <w:lvlJc w:val="left"/>
      <w:pPr>
        <w:ind w:left="2880" w:hanging="360"/>
      </w:pPr>
    </w:lvl>
    <w:lvl w:ilvl="4" w:tplc="7ECCBAE2">
      <w:start w:val="1"/>
      <w:numFmt w:val="lowerLetter"/>
      <w:lvlText w:val="%5."/>
      <w:lvlJc w:val="left"/>
      <w:pPr>
        <w:ind w:left="3600" w:hanging="360"/>
      </w:pPr>
    </w:lvl>
    <w:lvl w:ilvl="5" w:tplc="F2402D2C">
      <w:start w:val="1"/>
      <w:numFmt w:val="lowerRoman"/>
      <w:lvlText w:val="%6."/>
      <w:lvlJc w:val="right"/>
      <w:pPr>
        <w:ind w:left="4320" w:hanging="180"/>
      </w:pPr>
    </w:lvl>
    <w:lvl w:ilvl="6" w:tplc="7D50C760">
      <w:start w:val="1"/>
      <w:numFmt w:val="decimal"/>
      <w:lvlText w:val="%7."/>
      <w:lvlJc w:val="left"/>
      <w:pPr>
        <w:ind w:left="5040" w:hanging="360"/>
      </w:pPr>
    </w:lvl>
    <w:lvl w:ilvl="7" w:tplc="4A0AE182">
      <w:start w:val="1"/>
      <w:numFmt w:val="lowerLetter"/>
      <w:lvlText w:val="%8."/>
      <w:lvlJc w:val="left"/>
      <w:pPr>
        <w:ind w:left="5760" w:hanging="360"/>
      </w:pPr>
    </w:lvl>
    <w:lvl w:ilvl="8" w:tplc="F870A16C">
      <w:start w:val="1"/>
      <w:numFmt w:val="lowerRoman"/>
      <w:lvlText w:val="%9."/>
      <w:lvlJc w:val="right"/>
      <w:pPr>
        <w:ind w:left="6480" w:hanging="180"/>
      </w:pPr>
    </w:lvl>
  </w:abstractNum>
  <w:abstractNum w:abstractNumId="8" w15:restartNumberingAfterBreak="0">
    <w:nsid w:val="4F1A6F2D"/>
    <w:multiLevelType w:val="hybridMultilevel"/>
    <w:tmpl w:val="FFFFFFFF"/>
    <w:lvl w:ilvl="0" w:tplc="3626CFA2">
      <w:start w:val="1"/>
      <w:numFmt w:val="bullet"/>
      <w:lvlText w:val=""/>
      <w:lvlJc w:val="left"/>
      <w:pPr>
        <w:ind w:left="720" w:hanging="360"/>
      </w:pPr>
      <w:rPr>
        <w:rFonts w:hint="default" w:ascii="Symbol" w:hAnsi="Symbol"/>
      </w:rPr>
    </w:lvl>
    <w:lvl w:ilvl="1" w:tplc="3182A332">
      <w:start w:val="1"/>
      <w:numFmt w:val="bullet"/>
      <w:lvlText w:val="o"/>
      <w:lvlJc w:val="left"/>
      <w:pPr>
        <w:ind w:left="1440" w:hanging="360"/>
      </w:pPr>
      <w:rPr>
        <w:rFonts w:hint="default" w:ascii="Courier New" w:hAnsi="Courier New"/>
      </w:rPr>
    </w:lvl>
    <w:lvl w:ilvl="2" w:tplc="497A64F8">
      <w:start w:val="1"/>
      <w:numFmt w:val="bullet"/>
      <w:lvlText w:val=""/>
      <w:lvlJc w:val="left"/>
      <w:pPr>
        <w:ind w:left="2160" w:hanging="360"/>
      </w:pPr>
      <w:rPr>
        <w:rFonts w:hint="default" w:ascii="Wingdings" w:hAnsi="Wingdings"/>
      </w:rPr>
    </w:lvl>
    <w:lvl w:ilvl="3" w:tplc="0222351A">
      <w:start w:val="1"/>
      <w:numFmt w:val="bullet"/>
      <w:lvlText w:val=""/>
      <w:lvlJc w:val="left"/>
      <w:pPr>
        <w:ind w:left="2880" w:hanging="360"/>
      </w:pPr>
      <w:rPr>
        <w:rFonts w:hint="default" w:ascii="Symbol" w:hAnsi="Symbol"/>
      </w:rPr>
    </w:lvl>
    <w:lvl w:ilvl="4" w:tplc="B8EAA330">
      <w:start w:val="1"/>
      <w:numFmt w:val="bullet"/>
      <w:lvlText w:val="o"/>
      <w:lvlJc w:val="left"/>
      <w:pPr>
        <w:ind w:left="3600" w:hanging="360"/>
      </w:pPr>
      <w:rPr>
        <w:rFonts w:hint="default" w:ascii="Courier New" w:hAnsi="Courier New"/>
      </w:rPr>
    </w:lvl>
    <w:lvl w:ilvl="5" w:tplc="F460A210">
      <w:start w:val="1"/>
      <w:numFmt w:val="bullet"/>
      <w:lvlText w:val=""/>
      <w:lvlJc w:val="left"/>
      <w:pPr>
        <w:ind w:left="4320" w:hanging="360"/>
      </w:pPr>
      <w:rPr>
        <w:rFonts w:hint="default" w:ascii="Wingdings" w:hAnsi="Wingdings"/>
      </w:rPr>
    </w:lvl>
    <w:lvl w:ilvl="6" w:tplc="BF0A90C4">
      <w:start w:val="1"/>
      <w:numFmt w:val="bullet"/>
      <w:lvlText w:val=""/>
      <w:lvlJc w:val="left"/>
      <w:pPr>
        <w:ind w:left="5040" w:hanging="360"/>
      </w:pPr>
      <w:rPr>
        <w:rFonts w:hint="default" w:ascii="Symbol" w:hAnsi="Symbol"/>
      </w:rPr>
    </w:lvl>
    <w:lvl w:ilvl="7" w:tplc="4C9A0A44">
      <w:start w:val="1"/>
      <w:numFmt w:val="bullet"/>
      <w:lvlText w:val="o"/>
      <w:lvlJc w:val="left"/>
      <w:pPr>
        <w:ind w:left="5760" w:hanging="360"/>
      </w:pPr>
      <w:rPr>
        <w:rFonts w:hint="default" w:ascii="Courier New" w:hAnsi="Courier New"/>
      </w:rPr>
    </w:lvl>
    <w:lvl w:ilvl="8" w:tplc="173A77CE">
      <w:start w:val="1"/>
      <w:numFmt w:val="bullet"/>
      <w:lvlText w:val=""/>
      <w:lvlJc w:val="left"/>
      <w:pPr>
        <w:ind w:left="6480" w:hanging="360"/>
      </w:pPr>
      <w:rPr>
        <w:rFonts w:hint="default" w:ascii="Wingdings" w:hAnsi="Wingdings"/>
      </w:rPr>
    </w:lvl>
  </w:abstractNum>
  <w:abstractNum w:abstractNumId="9" w15:restartNumberingAfterBreak="0">
    <w:nsid w:val="59250EC2"/>
    <w:multiLevelType w:val="hybridMultilevel"/>
    <w:tmpl w:val="FFFFFFFF"/>
    <w:lvl w:ilvl="0" w:tplc="0F80E6AC">
      <w:start w:val="1"/>
      <w:numFmt w:val="lowerLetter"/>
      <w:lvlText w:val="%1."/>
      <w:lvlJc w:val="left"/>
      <w:pPr>
        <w:ind w:left="720" w:hanging="360"/>
      </w:pPr>
    </w:lvl>
    <w:lvl w:ilvl="1" w:tplc="DD2448BC">
      <w:start w:val="1"/>
      <w:numFmt w:val="lowerLetter"/>
      <w:lvlText w:val="%2."/>
      <w:lvlJc w:val="left"/>
      <w:pPr>
        <w:ind w:left="1440" w:hanging="360"/>
      </w:pPr>
    </w:lvl>
    <w:lvl w:ilvl="2" w:tplc="A7D898F0">
      <w:start w:val="1"/>
      <w:numFmt w:val="lowerRoman"/>
      <w:lvlText w:val="%3."/>
      <w:lvlJc w:val="right"/>
      <w:pPr>
        <w:ind w:left="2160" w:hanging="180"/>
      </w:pPr>
    </w:lvl>
    <w:lvl w:ilvl="3" w:tplc="CB04F170">
      <w:start w:val="1"/>
      <w:numFmt w:val="decimal"/>
      <w:lvlText w:val="%4."/>
      <w:lvlJc w:val="left"/>
      <w:pPr>
        <w:ind w:left="2880" w:hanging="360"/>
      </w:pPr>
    </w:lvl>
    <w:lvl w:ilvl="4" w:tplc="D4EC04C4">
      <w:start w:val="1"/>
      <w:numFmt w:val="lowerLetter"/>
      <w:lvlText w:val="%5."/>
      <w:lvlJc w:val="left"/>
      <w:pPr>
        <w:ind w:left="3600" w:hanging="360"/>
      </w:pPr>
    </w:lvl>
    <w:lvl w:ilvl="5" w:tplc="38E89E46">
      <w:start w:val="1"/>
      <w:numFmt w:val="lowerRoman"/>
      <w:lvlText w:val="%6."/>
      <w:lvlJc w:val="right"/>
      <w:pPr>
        <w:ind w:left="4320" w:hanging="180"/>
      </w:pPr>
    </w:lvl>
    <w:lvl w:ilvl="6" w:tplc="69660AC4">
      <w:start w:val="1"/>
      <w:numFmt w:val="decimal"/>
      <w:lvlText w:val="%7."/>
      <w:lvlJc w:val="left"/>
      <w:pPr>
        <w:ind w:left="5040" w:hanging="360"/>
      </w:pPr>
    </w:lvl>
    <w:lvl w:ilvl="7" w:tplc="5A2A91CE">
      <w:start w:val="1"/>
      <w:numFmt w:val="lowerLetter"/>
      <w:lvlText w:val="%8."/>
      <w:lvlJc w:val="left"/>
      <w:pPr>
        <w:ind w:left="5760" w:hanging="360"/>
      </w:pPr>
    </w:lvl>
    <w:lvl w:ilvl="8" w:tplc="02EC9824">
      <w:start w:val="1"/>
      <w:numFmt w:val="lowerRoman"/>
      <w:lvlText w:val="%9."/>
      <w:lvlJc w:val="right"/>
      <w:pPr>
        <w:ind w:left="6480" w:hanging="180"/>
      </w:pPr>
    </w:lvl>
  </w:abstractNum>
  <w:abstractNum w:abstractNumId="10" w15:restartNumberingAfterBreak="0">
    <w:nsid w:val="63326912"/>
    <w:multiLevelType w:val="hybridMultilevel"/>
    <w:tmpl w:val="FFFFFFFF"/>
    <w:lvl w:ilvl="0" w:tplc="802C9660">
      <w:start w:val="1"/>
      <w:numFmt w:val="lowerLetter"/>
      <w:lvlText w:val="%1."/>
      <w:lvlJc w:val="left"/>
      <w:pPr>
        <w:ind w:left="720" w:hanging="360"/>
      </w:pPr>
    </w:lvl>
    <w:lvl w:ilvl="1" w:tplc="449ED6E6">
      <w:start w:val="1"/>
      <w:numFmt w:val="lowerLetter"/>
      <w:lvlText w:val="%2."/>
      <w:lvlJc w:val="left"/>
      <w:pPr>
        <w:ind w:left="1440" w:hanging="360"/>
      </w:pPr>
    </w:lvl>
    <w:lvl w:ilvl="2" w:tplc="B262EB5A">
      <w:start w:val="1"/>
      <w:numFmt w:val="lowerRoman"/>
      <w:lvlText w:val="%3."/>
      <w:lvlJc w:val="right"/>
      <w:pPr>
        <w:ind w:left="2160" w:hanging="180"/>
      </w:pPr>
    </w:lvl>
    <w:lvl w:ilvl="3" w:tplc="A0EE4CA8">
      <w:start w:val="1"/>
      <w:numFmt w:val="decimal"/>
      <w:lvlText w:val="%4."/>
      <w:lvlJc w:val="left"/>
      <w:pPr>
        <w:ind w:left="2880" w:hanging="360"/>
      </w:pPr>
    </w:lvl>
    <w:lvl w:ilvl="4" w:tplc="3DB83F78">
      <w:start w:val="1"/>
      <w:numFmt w:val="lowerLetter"/>
      <w:lvlText w:val="%5."/>
      <w:lvlJc w:val="left"/>
      <w:pPr>
        <w:ind w:left="3600" w:hanging="360"/>
      </w:pPr>
    </w:lvl>
    <w:lvl w:ilvl="5" w:tplc="3E8A869E">
      <w:start w:val="1"/>
      <w:numFmt w:val="lowerRoman"/>
      <w:lvlText w:val="%6."/>
      <w:lvlJc w:val="right"/>
      <w:pPr>
        <w:ind w:left="4320" w:hanging="180"/>
      </w:pPr>
    </w:lvl>
    <w:lvl w:ilvl="6" w:tplc="D7F42D74">
      <w:start w:val="1"/>
      <w:numFmt w:val="decimal"/>
      <w:lvlText w:val="%7."/>
      <w:lvlJc w:val="left"/>
      <w:pPr>
        <w:ind w:left="5040" w:hanging="360"/>
      </w:pPr>
    </w:lvl>
    <w:lvl w:ilvl="7" w:tplc="3EA47624">
      <w:start w:val="1"/>
      <w:numFmt w:val="lowerLetter"/>
      <w:lvlText w:val="%8."/>
      <w:lvlJc w:val="left"/>
      <w:pPr>
        <w:ind w:left="5760" w:hanging="360"/>
      </w:pPr>
    </w:lvl>
    <w:lvl w:ilvl="8" w:tplc="CAA6CB44">
      <w:start w:val="1"/>
      <w:numFmt w:val="lowerRoman"/>
      <w:lvlText w:val="%9."/>
      <w:lvlJc w:val="right"/>
      <w:pPr>
        <w:ind w:left="6480" w:hanging="180"/>
      </w:pPr>
    </w:lvl>
  </w:abstractNum>
  <w:abstractNum w:abstractNumId="11" w15:restartNumberingAfterBreak="0">
    <w:nsid w:val="7286F355"/>
    <w:multiLevelType w:val="hybridMultilevel"/>
    <w:tmpl w:val="FFFFFFFF"/>
    <w:lvl w:ilvl="0" w:tplc="AE185A50">
      <w:start w:val="1"/>
      <w:numFmt w:val="decimal"/>
      <w:lvlText w:val="%1."/>
      <w:lvlJc w:val="left"/>
      <w:pPr>
        <w:ind w:left="720" w:hanging="360"/>
      </w:pPr>
    </w:lvl>
    <w:lvl w:ilvl="1" w:tplc="0C0EE844">
      <w:start w:val="1"/>
      <w:numFmt w:val="lowerLetter"/>
      <w:lvlText w:val="%2."/>
      <w:lvlJc w:val="left"/>
      <w:pPr>
        <w:ind w:left="1440" w:hanging="360"/>
      </w:pPr>
    </w:lvl>
    <w:lvl w:ilvl="2" w:tplc="FA4CDB92">
      <w:start w:val="1"/>
      <w:numFmt w:val="lowerRoman"/>
      <w:lvlText w:val="%3."/>
      <w:lvlJc w:val="right"/>
      <w:pPr>
        <w:ind w:left="2160" w:hanging="180"/>
      </w:pPr>
    </w:lvl>
    <w:lvl w:ilvl="3" w:tplc="0A2EE7E6">
      <w:start w:val="1"/>
      <w:numFmt w:val="decimal"/>
      <w:lvlText w:val="%4."/>
      <w:lvlJc w:val="left"/>
      <w:pPr>
        <w:ind w:left="2880" w:hanging="360"/>
      </w:pPr>
    </w:lvl>
    <w:lvl w:ilvl="4" w:tplc="20BC3724">
      <w:start w:val="1"/>
      <w:numFmt w:val="lowerLetter"/>
      <w:lvlText w:val="%5."/>
      <w:lvlJc w:val="left"/>
      <w:pPr>
        <w:ind w:left="3600" w:hanging="360"/>
      </w:pPr>
    </w:lvl>
    <w:lvl w:ilvl="5" w:tplc="C93A73F6">
      <w:start w:val="1"/>
      <w:numFmt w:val="lowerRoman"/>
      <w:lvlText w:val="%6."/>
      <w:lvlJc w:val="right"/>
      <w:pPr>
        <w:ind w:left="4320" w:hanging="180"/>
      </w:pPr>
    </w:lvl>
    <w:lvl w:ilvl="6" w:tplc="297841BC">
      <w:start w:val="1"/>
      <w:numFmt w:val="decimal"/>
      <w:lvlText w:val="%7."/>
      <w:lvlJc w:val="left"/>
      <w:pPr>
        <w:ind w:left="5040" w:hanging="360"/>
      </w:pPr>
    </w:lvl>
    <w:lvl w:ilvl="7" w:tplc="5FACC79C">
      <w:start w:val="1"/>
      <w:numFmt w:val="lowerLetter"/>
      <w:lvlText w:val="%8."/>
      <w:lvlJc w:val="left"/>
      <w:pPr>
        <w:ind w:left="5760" w:hanging="360"/>
      </w:pPr>
    </w:lvl>
    <w:lvl w:ilvl="8" w:tplc="3C18B7FC">
      <w:start w:val="1"/>
      <w:numFmt w:val="lowerRoman"/>
      <w:lvlText w:val="%9."/>
      <w:lvlJc w:val="right"/>
      <w:pPr>
        <w:ind w:left="6480" w:hanging="180"/>
      </w:pPr>
    </w:lvl>
  </w:abstractNum>
  <w:abstractNum w:abstractNumId="12" w15:restartNumberingAfterBreak="0">
    <w:nsid w:val="784772B5"/>
    <w:multiLevelType w:val="hybridMultilevel"/>
    <w:tmpl w:val="FFFFFFFF"/>
    <w:lvl w:ilvl="0" w:tplc="C66A6D76">
      <w:start w:val="1"/>
      <w:numFmt w:val="lowerLetter"/>
      <w:lvlText w:val="%1."/>
      <w:lvlJc w:val="left"/>
      <w:pPr>
        <w:ind w:left="720" w:hanging="360"/>
      </w:pPr>
    </w:lvl>
    <w:lvl w:ilvl="1" w:tplc="B86A6906">
      <w:start w:val="1"/>
      <w:numFmt w:val="lowerLetter"/>
      <w:lvlText w:val="%2."/>
      <w:lvlJc w:val="left"/>
      <w:pPr>
        <w:ind w:left="1440" w:hanging="360"/>
      </w:pPr>
    </w:lvl>
    <w:lvl w:ilvl="2" w:tplc="A976AA20">
      <w:start w:val="1"/>
      <w:numFmt w:val="lowerRoman"/>
      <w:lvlText w:val="%3."/>
      <w:lvlJc w:val="right"/>
      <w:pPr>
        <w:ind w:left="2160" w:hanging="180"/>
      </w:pPr>
    </w:lvl>
    <w:lvl w:ilvl="3" w:tplc="F7AC2286">
      <w:start w:val="1"/>
      <w:numFmt w:val="decimal"/>
      <w:lvlText w:val="%4."/>
      <w:lvlJc w:val="left"/>
      <w:pPr>
        <w:ind w:left="2880" w:hanging="360"/>
      </w:pPr>
    </w:lvl>
    <w:lvl w:ilvl="4" w:tplc="B34E42C8">
      <w:start w:val="1"/>
      <w:numFmt w:val="lowerLetter"/>
      <w:lvlText w:val="%5."/>
      <w:lvlJc w:val="left"/>
      <w:pPr>
        <w:ind w:left="3600" w:hanging="360"/>
      </w:pPr>
    </w:lvl>
    <w:lvl w:ilvl="5" w:tplc="677C73D2">
      <w:start w:val="1"/>
      <w:numFmt w:val="lowerRoman"/>
      <w:lvlText w:val="%6."/>
      <w:lvlJc w:val="right"/>
      <w:pPr>
        <w:ind w:left="4320" w:hanging="180"/>
      </w:pPr>
    </w:lvl>
    <w:lvl w:ilvl="6" w:tplc="ABC8C162">
      <w:start w:val="1"/>
      <w:numFmt w:val="decimal"/>
      <w:lvlText w:val="%7."/>
      <w:lvlJc w:val="left"/>
      <w:pPr>
        <w:ind w:left="5040" w:hanging="360"/>
      </w:pPr>
    </w:lvl>
    <w:lvl w:ilvl="7" w:tplc="4664FF20">
      <w:start w:val="1"/>
      <w:numFmt w:val="lowerLetter"/>
      <w:lvlText w:val="%8."/>
      <w:lvlJc w:val="left"/>
      <w:pPr>
        <w:ind w:left="5760" w:hanging="360"/>
      </w:pPr>
    </w:lvl>
    <w:lvl w:ilvl="8" w:tplc="14AA3B3E">
      <w:start w:val="1"/>
      <w:numFmt w:val="lowerRoman"/>
      <w:lvlText w:val="%9."/>
      <w:lvlJc w:val="right"/>
      <w:pPr>
        <w:ind w:left="6480" w:hanging="180"/>
      </w:pPr>
    </w:lvl>
  </w:abstractNum>
  <w:abstractNum w:abstractNumId="13" w15:restartNumberingAfterBreak="0">
    <w:nsid w:val="78B752A7"/>
    <w:multiLevelType w:val="hybridMultilevel"/>
    <w:tmpl w:val="FFFFFFFF"/>
    <w:lvl w:ilvl="0" w:tplc="DDCA18C0">
      <w:start w:val="1"/>
      <w:numFmt w:val="decimal"/>
      <w:lvlText w:val="%1."/>
      <w:lvlJc w:val="left"/>
      <w:pPr>
        <w:ind w:left="720" w:hanging="360"/>
      </w:pPr>
    </w:lvl>
    <w:lvl w:ilvl="1" w:tplc="D110053C">
      <w:start w:val="1"/>
      <w:numFmt w:val="lowerLetter"/>
      <w:lvlText w:val="%2."/>
      <w:lvlJc w:val="left"/>
      <w:pPr>
        <w:ind w:left="1440" w:hanging="360"/>
      </w:pPr>
    </w:lvl>
    <w:lvl w:ilvl="2" w:tplc="0A407754">
      <w:start w:val="1"/>
      <w:numFmt w:val="lowerRoman"/>
      <w:lvlText w:val="%3."/>
      <w:lvlJc w:val="right"/>
      <w:pPr>
        <w:ind w:left="2160" w:hanging="180"/>
      </w:pPr>
    </w:lvl>
    <w:lvl w:ilvl="3" w:tplc="37B0B7C8">
      <w:start w:val="1"/>
      <w:numFmt w:val="decimal"/>
      <w:lvlText w:val="%4."/>
      <w:lvlJc w:val="left"/>
      <w:pPr>
        <w:ind w:left="2880" w:hanging="360"/>
      </w:pPr>
    </w:lvl>
    <w:lvl w:ilvl="4" w:tplc="0666EBE8">
      <w:start w:val="1"/>
      <w:numFmt w:val="lowerLetter"/>
      <w:lvlText w:val="%5."/>
      <w:lvlJc w:val="left"/>
      <w:pPr>
        <w:ind w:left="3600" w:hanging="360"/>
      </w:pPr>
    </w:lvl>
    <w:lvl w:ilvl="5" w:tplc="CA70B71C">
      <w:start w:val="1"/>
      <w:numFmt w:val="lowerRoman"/>
      <w:lvlText w:val="%6."/>
      <w:lvlJc w:val="right"/>
      <w:pPr>
        <w:ind w:left="4320" w:hanging="180"/>
      </w:pPr>
    </w:lvl>
    <w:lvl w:ilvl="6" w:tplc="1D6C0402">
      <w:start w:val="1"/>
      <w:numFmt w:val="decimal"/>
      <w:lvlText w:val="%7."/>
      <w:lvlJc w:val="left"/>
      <w:pPr>
        <w:ind w:left="5040" w:hanging="360"/>
      </w:pPr>
    </w:lvl>
    <w:lvl w:ilvl="7" w:tplc="2A02023E">
      <w:start w:val="1"/>
      <w:numFmt w:val="lowerLetter"/>
      <w:lvlText w:val="%8."/>
      <w:lvlJc w:val="left"/>
      <w:pPr>
        <w:ind w:left="5760" w:hanging="360"/>
      </w:pPr>
    </w:lvl>
    <w:lvl w:ilvl="8" w:tplc="4324159E">
      <w:start w:val="1"/>
      <w:numFmt w:val="lowerRoman"/>
      <w:lvlText w:val="%9."/>
      <w:lvlJc w:val="right"/>
      <w:pPr>
        <w:ind w:left="6480" w:hanging="180"/>
      </w:pPr>
    </w:lvl>
  </w:abstractNum>
  <w:abstractNum w:abstractNumId="14" w15:restartNumberingAfterBreak="0">
    <w:nsid w:val="7ED9BF25"/>
    <w:multiLevelType w:val="hybridMultilevel"/>
    <w:tmpl w:val="FFFFFFFF"/>
    <w:lvl w:ilvl="0" w:tplc="EB7EF8C4">
      <w:start w:val="1"/>
      <w:numFmt w:val="lowerLetter"/>
      <w:lvlText w:val="%1."/>
      <w:lvlJc w:val="left"/>
      <w:pPr>
        <w:ind w:left="720" w:hanging="360"/>
      </w:pPr>
    </w:lvl>
    <w:lvl w:ilvl="1" w:tplc="FFD41984">
      <w:start w:val="1"/>
      <w:numFmt w:val="lowerLetter"/>
      <w:lvlText w:val="%2."/>
      <w:lvlJc w:val="left"/>
      <w:pPr>
        <w:ind w:left="1440" w:hanging="360"/>
      </w:pPr>
    </w:lvl>
    <w:lvl w:ilvl="2" w:tplc="57FE3EAE">
      <w:start w:val="1"/>
      <w:numFmt w:val="lowerRoman"/>
      <w:lvlText w:val="%3."/>
      <w:lvlJc w:val="right"/>
      <w:pPr>
        <w:ind w:left="2160" w:hanging="180"/>
      </w:pPr>
    </w:lvl>
    <w:lvl w:ilvl="3" w:tplc="22429F06">
      <w:start w:val="1"/>
      <w:numFmt w:val="decimal"/>
      <w:lvlText w:val="%4."/>
      <w:lvlJc w:val="left"/>
      <w:pPr>
        <w:ind w:left="2880" w:hanging="360"/>
      </w:pPr>
    </w:lvl>
    <w:lvl w:ilvl="4" w:tplc="3F841CA4">
      <w:start w:val="1"/>
      <w:numFmt w:val="lowerLetter"/>
      <w:lvlText w:val="%5."/>
      <w:lvlJc w:val="left"/>
      <w:pPr>
        <w:ind w:left="3600" w:hanging="360"/>
      </w:pPr>
    </w:lvl>
    <w:lvl w:ilvl="5" w:tplc="2C4E3644">
      <w:start w:val="1"/>
      <w:numFmt w:val="lowerRoman"/>
      <w:lvlText w:val="%6."/>
      <w:lvlJc w:val="right"/>
      <w:pPr>
        <w:ind w:left="4320" w:hanging="180"/>
      </w:pPr>
    </w:lvl>
    <w:lvl w:ilvl="6" w:tplc="305ED56A">
      <w:start w:val="1"/>
      <w:numFmt w:val="decimal"/>
      <w:lvlText w:val="%7."/>
      <w:lvlJc w:val="left"/>
      <w:pPr>
        <w:ind w:left="5040" w:hanging="360"/>
      </w:pPr>
    </w:lvl>
    <w:lvl w:ilvl="7" w:tplc="F7F06BDC">
      <w:start w:val="1"/>
      <w:numFmt w:val="lowerLetter"/>
      <w:lvlText w:val="%8."/>
      <w:lvlJc w:val="left"/>
      <w:pPr>
        <w:ind w:left="5760" w:hanging="360"/>
      </w:pPr>
    </w:lvl>
    <w:lvl w:ilvl="8" w:tplc="4B126944">
      <w:start w:val="1"/>
      <w:numFmt w:val="lowerRoman"/>
      <w:lvlText w:val="%9."/>
      <w:lvlJc w:val="right"/>
      <w:pPr>
        <w:ind w:left="6480" w:hanging="180"/>
      </w:pPr>
    </w:lvl>
  </w:abstractNum>
  <w:abstractNum w:abstractNumId="15" w15:restartNumberingAfterBreak="0">
    <w:nsid w:val="7EDA2C5E"/>
    <w:multiLevelType w:val="hybridMultilevel"/>
    <w:tmpl w:val="FFFFFFFF"/>
    <w:lvl w:ilvl="0" w:tplc="AB86BFAA">
      <w:start w:val="1"/>
      <w:numFmt w:val="decimal"/>
      <w:lvlText w:val="%1."/>
      <w:lvlJc w:val="left"/>
      <w:pPr>
        <w:ind w:left="720" w:hanging="360"/>
      </w:pPr>
    </w:lvl>
    <w:lvl w:ilvl="1" w:tplc="8EEEACAA">
      <w:start w:val="1"/>
      <w:numFmt w:val="lowerLetter"/>
      <w:lvlText w:val="%2."/>
      <w:lvlJc w:val="left"/>
      <w:pPr>
        <w:ind w:left="1440" w:hanging="360"/>
      </w:pPr>
    </w:lvl>
    <w:lvl w:ilvl="2" w:tplc="8AEAD8E0">
      <w:start w:val="1"/>
      <w:numFmt w:val="lowerRoman"/>
      <w:lvlText w:val="%3."/>
      <w:lvlJc w:val="right"/>
      <w:pPr>
        <w:ind w:left="2160" w:hanging="180"/>
      </w:pPr>
    </w:lvl>
    <w:lvl w:ilvl="3" w:tplc="8F262634">
      <w:start w:val="1"/>
      <w:numFmt w:val="decimal"/>
      <w:lvlText w:val="%4."/>
      <w:lvlJc w:val="left"/>
      <w:pPr>
        <w:ind w:left="2880" w:hanging="360"/>
      </w:pPr>
    </w:lvl>
    <w:lvl w:ilvl="4" w:tplc="22E63456">
      <w:start w:val="1"/>
      <w:numFmt w:val="lowerLetter"/>
      <w:lvlText w:val="%5."/>
      <w:lvlJc w:val="left"/>
      <w:pPr>
        <w:ind w:left="3600" w:hanging="360"/>
      </w:pPr>
    </w:lvl>
    <w:lvl w:ilvl="5" w:tplc="4D5C2638">
      <w:start w:val="1"/>
      <w:numFmt w:val="lowerRoman"/>
      <w:lvlText w:val="%6."/>
      <w:lvlJc w:val="right"/>
      <w:pPr>
        <w:ind w:left="4320" w:hanging="180"/>
      </w:pPr>
    </w:lvl>
    <w:lvl w:ilvl="6" w:tplc="80ACDA44">
      <w:start w:val="1"/>
      <w:numFmt w:val="decimal"/>
      <w:lvlText w:val="%7."/>
      <w:lvlJc w:val="left"/>
      <w:pPr>
        <w:ind w:left="5040" w:hanging="360"/>
      </w:pPr>
    </w:lvl>
    <w:lvl w:ilvl="7" w:tplc="FDFC3CEE">
      <w:start w:val="1"/>
      <w:numFmt w:val="lowerLetter"/>
      <w:lvlText w:val="%8."/>
      <w:lvlJc w:val="left"/>
      <w:pPr>
        <w:ind w:left="5760" w:hanging="360"/>
      </w:pPr>
    </w:lvl>
    <w:lvl w:ilvl="8" w:tplc="004EF036">
      <w:start w:val="1"/>
      <w:numFmt w:val="lowerRoman"/>
      <w:lvlText w:val="%9."/>
      <w:lvlJc w:val="right"/>
      <w:pPr>
        <w:ind w:left="6480" w:hanging="180"/>
      </w:pPr>
    </w:lvl>
  </w:abstractNum>
  <w:num w:numId="1" w16cid:durableId="1312636695">
    <w:abstractNumId w:val="10"/>
  </w:num>
  <w:num w:numId="2" w16cid:durableId="806818222">
    <w:abstractNumId w:val="11"/>
  </w:num>
  <w:num w:numId="3" w16cid:durableId="920868251">
    <w:abstractNumId w:val="5"/>
  </w:num>
  <w:num w:numId="4" w16cid:durableId="639771437">
    <w:abstractNumId w:val="3"/>
  </w:num>
  <w:num w:numId="5" w16cid:durableId="734207497">
    <w:abstractNumId w:val="9"/>
  </w:num>
  <w:num w:numId="6" w16cid:durableId="1275671719">
    <w:abstractNumId w:val="13"/>
  </w:num>
  <w:num w:numId="7" w16cid:durableId="1876502854">
    <w:abstractNumId w:val="14"/>
  </w:num>
  <w:num w:numId="8" w16cid:durableId="735006919">
    <w:abstractNumId w:val="12"/>
  </w:num>
  <w:num w:numId="9" w16cid:durableId="1220507892">
    <w:abstractNumId w:val="15"/>
  </w:num>
  <w:num w:numId="10" w16cid:durableId="112017117">
    <w:abstractNumId w:val="2"/>
  </w:num>
  <w:num w:numId="11" w16cid:durableId="990870045">
    <w:abstractNumId w:val="7"/>
  </w:num>
  <w:num w:numId="12" w16cid:durableId="1942715597">
    <w:abstractNumId w:val="0"/>
  </w:num>
  <w:num w:numId="13" w16cid:durableId="1607272495">
    <w:abstractNumId w:val="4"/>
  </w:num>
  <w:num w:numId="14" w16cid:durableId="1695225975">
    <w:abstractNumId w:val="6"/>
  </w:num>
  <w:num w:numId="15" w16cid:durableId="503514498">
    <w:abstractNumId w:val="1"/>
  </w:num>
  <w:num w:numId="16" w16cid:durableId="15149508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trackRevisions w:val="tru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A2CDBF9"/>
    <w:rsid w:val="00095DE2"/>
    <w:rsid w:val="000F6AB9"/>
    <w:rsid w:val="001049E2"/>
    <w:rsid w:val="00117536"/>
    <w:rsid w:val="001A5015"/>
    <w:rsid w:val="001B299C"/>
    <w:rsid w:val="002147EB"/>
    <w:rsid w:val="0027108B"/>
    <w:rsid w:val="00291C5A"/>
    <w:rsid w:val="002B2CC0"/>
    <w:rsid w:val="002C5E50"/>
    <w:rsid w:val="00390BEB"/>
    <w:rsid w:val="003B671B"/>
    <w:rsid w:val="004915E9"/>
    <w:rsid w:val="004D1ED6"/>
    <w:rsid w:val="004D7CCE"/>
    <w:rsid w:val="0051027B"/>
    <w:rsid w:val="005645DC"/>
    <w:rsid w:val="005648E8"/>
    <w:rsid w:val="00584D84"/>
    <w:rsid w:val="00605EF4"/>
    <w:rsid w:val="006430AD"/>
    <w:rsid w:val="006516E0"/>
    <w:rsid w:val="006D5D56"/>
    <w:rsid w:val="006F5D2C"/>
    <w:rsid w:val="007C3786"/>
    <w:rsid w:val="00854063"/>
    <w:rsid w:val="009109C8"/>
    <w:rsid w:val="009140BC"/>
    <w:rsid w:val="0092CED7"/>
    <w:rsid w:val="00941720"/>
    <w:rsid w:val="009603B9"/>
    <w:rsid w:val="00A304AF"/>
    <w:rsid w:val="00A41AF1"/>
    <w:rsid w:val="00A81E40"/>
    <w:rsid w:val="00AC6B52"/>
    <w:rsid w:val="00AF69BF"/>
    <w:rsid w:val="00BF3620"/>
    <w:rsid w:val="00C063E2"/>
    <w:rsid w:val="00C65AD1"/>
    <w:rsid w:val="00C7421E"/>
    <w:rsid w:val="00CA3E0B"/>
    <w:rsid w:val="00CA7323"/>
    <w:rsid w:val="00CC9E1A"/>
    <w:rsid w:val="00DF378A"/>
    <w:rsid w:val="00EB36AD"/>
    <w:rsid w:val="00EF822E"/>
    <w:rsid w:val="00F27149"/>
    <w:rsid w:val="00FA5D96"/>
    <w:rsid w:val="010031CE"/>
    <w:rsid w:val="0150E57A"/>
    <w:rsid w:val="015B4555"/>
    <w:rsid w:val="017BE8B8"/>
    <w:rsid w:val="018AECD2"/>
    <w:rsid w:val="02090F8E"/>
    <w:rsid w:val="021A28CD"/>
    <w:rsid w:val="02470FC2"/>
    <w:rsid w:val="0258A461"/>
    <w:rsid w:val="0296585F"/>
    <w:rsid w:val="02C2D7F8"/>
    <w:rsid w:val="02EC7ADB"/>
    <w:rsid w:val="02EDE256"/>
    <w:rsid w:val="02F34C73"/>
    <w:rsid w:val="03087315"/>
    <w:rsid w:val="032B901B"/>
    <w:rsid w:val="03437AD8"/>
    <w:rsid w:val="0354DD30"/>
    <w:rsid w:val="0389FABB"/>
    <w:rsid w:val="03993769"/>
    <w:rsid w:val="03DD7A3C"/>
    <w:rsid w:val="0447C780"/>
    <w:rsid w:val="046161CC"/>
    <w:rsid w:val="046ECF41"/>
    <w:rsid w:val="0479098D"/>
    <w:rsid w:val="048860D4"/>
    <w:rsid w:val="04960294"/>
    <w:rsid w:val="04A5C301"/>
    <w:rsid w:val="05341098"/>
    <w:rsid w:val="0549DC77"/>
    <w:rsid w:val="05793A5A"/>
    <w:rsid w:val="057A5CB4"/>
    <w:rsid w:val="058C0F60"/>
    <w:rsid w:val="058DC6A0"/>
    <w:rsid w:val="064F582A"/>
    <w:rsid w:val="064F94C1"/>
    <w:rsid w:val="068C51D7"/>
    <w:rsid w:val="0699ADF3"/>
    <w:rsid w:val="06B43D24"/>
    <w:rsid w:val="07722134"/>
    <w:rsid w:val="077B451F"/>
    <w:rsid w:val="0787AB17"/>
    <w:rsid w:val="07BE7B72"/>
    <w:rsid w:val="07CA705C"/>
    <w:rsid w:val="08029FA0"/>
    <w:rsid w:val="0802C86F"/>
    <w:rsid w:val="083B7404"/>
    <w:rsid w:val="084D615B"/>
    <w:rsid w:val="0865C341"/>
    <w:rsid w:val="0885E58E"/>
    <w:rsid w:val="089A21EC"/>
    <w:rsid w:val="08A90FA9"/>
    <w:rsid w:val="08AFF411"/>
    <w:rsid w:val="08E0DFE9"/>
    <w:rsid w:val="091CC48E"/>
    <w:rsid w:val="091ED8D3"/>
    <w:rsid w:val="09236F82"/>
    <w:rsid w:val="092DF55A"/>
    <w:rsid w:val="09673831"/>
    <w:rsid w:val="096BA682"/>
    <w:rsid w:val="098D30A3"/>
    <w:rsid w:val="0999D152"/>
    <w:rsid w:val="0A1E7BD7"/>
    <w:rsid w:val="0A31124A"/>
    <w:rsid w:val="0A7B8D61"/>
    <w:rsid w:val="0AE6D346"/>
    <w:rsid w:val="0B03BE72"/>
    <w:rsid w:val="0B7E1077"/>
    <w:rsid w:val="0B8EBD59"/>
    <w:rsid w:val="0BA7665C"/>
    <w:rsid w:val="0BB55919"/>
    <w:rsid w:val="0BC51242"/>
    <w:rsid w:val="0BDD52B1"/>
    <w:rsid w:val="0C19310C"/>
    <w:rsid w:val="0C1EF026"/>
    <w:rsid w:val="0C2D5B21"/>
    <w:rsid w:val="0C641263"/>
    <w:rsid w:val="0C64357E"/>
    <w:rsid w:val="0C87C34D"/>
    <w:rsid w:val="0CAD8445"/>
    <w:rsid w:val="0CBB0C81"/>
    <w:rsid w:val="0CE5C9B1"/>
    <w:rsid w:val="0D16E236"/>
    <w:rsid w:val="0D3E6394"/>
    <w:rsid w:val="0D53D63E"/>
    <w:rsid w:val="0D6CDF4A"/>
    <w:rsid w:val="0D756C98"/>
    <w:rsid w:val="0DB4FDCD"/>
    <w:rsid w:val="0DBD22C9"/>
    <w:rsid w:val="0DEB2852"/>
    <w:rsid w:val="0E20E213"/>
    <w:rsid w:val="0E21CA88"/>
    <w:rsid w:val="0E370ED8"/>
    <w:rsid w:val="0E4434BC"/>
    <w:rsid w:val="0E9903EB"/>
    <w:rsid w:val="0E9EE7EF"/>
    <w:rsid w:val="0EA4E077"/>
    <w:rsid w:val="0EB29608"/>
    <w:rsid w:val="0F02A842"/>
    <w:rsid w:val="0F39F391"/>
    <w:rsid w:val="0F4455BF"/>
    <w:rsid w:val="0F56D97C"/>
    <w:rsid w:val="0F63BBBF"/>
    <w:rsid w:val="0F8A3D59"/>
    <w:rsid w:val="0FD5436D"/>
    <w:rsid w:val="0FDFE5AB"/>
    <w:rsid w:val="0FF3F5FD"/>
    <w:rsid w:val="0FF4922E"/>
    <w:rsid w:val="103DA7A2"/>
    <w:rsid w:val="105AFC22"/>
    <w:rsid w:val="10E21461"/>
    <w:rsid w:val="1103E052"/>
    <w:rsid w:val="1119A18B"/>
    <w:rsid w:val="1148C308"/>
    <w:rsid w:val="114DB438"/>
    <w:rsid w:val="116C55EA"/>
    <w:rsid w:val="118829A4"/>
    <w:rsid w:val="119E5D4B"/>
    <w:rsid w:val="11AAC579"/>
    <w:rsid w:val="120205F1"/>
    <w:rsid w:val="12164FA6"/>
    <w:rsid w:val="121BCFB0"/>
    <w:rsid w:val="125771B2"/>
    <w:rsid w:val="125ADB5B"/>
    <w:rsid w:val="12708BF4"/>
    <w:rsid w:val="1278C3CA"/>
    <w:rsid w:val="12B56584"/>
    <w:rsid w:val="12C3DA9E"/>
    <w:rsid w:val="12D7D1A5"/>
    <w:rsid w:val="130CCCD7"/>
    <w:rsid w:val="13343C14"/>
    <w:rsid w:val="137BD0CC"/>
    <w:rsid w:val="138E5918"/>
    <w:rsid w:val="13F3FEF6"/>
    <w:rsid w:val="1416A24E"/>
    <w:rsid w:val="142FCC97"/>
    <w:rsid w:val="1448631C"/>
    <w:rsid w:val="147BED2B"/>
    <w:rsid w:val="14A7592C"/>
    <w:rsid w:val="14ADA955"/>
    <w:rsid w:val="151D93D8"/>
    <w:rsid w:val="15226C04"/>
    <w:rsid w:val="153F4B4C"/>
    <w:rsid w:val="1565D895"/>
    <w:rsid w:val="156E899C"/>
    <w:rsid w:val="1574F911"/>
    <w:rsid w:val="15937419"/>
    <w:rsid w:val="159F1F01"/>
    <w:rsid w:val="15B0F8BA"/>
    <w:rsid w:val="15B68072"/>
    <w:rsid w:val="15B6962F"/>
    <w:rsid w:val="15EDD432"/>
    <w:rsid w:val="160E0B2D"/>
    <w:rsid w:val="162361DC"/>
    <w:rsid w:val="162844C9"/>
    <w:rsid w:val="1643DDFC"/>
    <w:rsid w:val="1668E3E8"/>
    <w:rsid w:val="1690570B"/>
    <w:rsid w:val="16C3F08F"/>
    <w:rsid w:val="16F07C7E"/>
    <w:rsid w:val="16F39F33"/>
    <w:rsid w:val="174A4B20"/>
    <w:rsid w:val="17C5D393"/>
    <w:rsid w:val="17C95FAF"/>
    <w:rsid w:val="17D10672"/>
    <w:rsid w:val="17D55417"/>
    <w:rsid w:val="1822EBED"/>
    <w:rsid w:val="1854EC4E"/>
    <w:rsid w:val="186D07CE"/>
    <w:rsid w:val="1887D7A2"/>
    <w:rsid w:val="18A3C01E"/>
    <w:rsid w:val="18D2113D"/>
    <w:rsid w:val="19146BD6"/>
    <w:rsid w:val="19415BF9"/>
    <w:rsid w:val="19701BBD"/>
    <w:rsid w:val="197B6EBC"/>
    <w:rsid w:val="199AB916"/>
    <w:rsid w:val="199DB3AD"/>
    <w:rsid w:val="19A8E34B"/>
    <w:rsid w:val="19D20E70"/>
    <w:rsid w:val="1A3DB5EF"/>
    <w:rsid w:val="1A5B3D34"/>
    <w:rsid w:val="1A644EC0"/>
    <w:rsid w:val="1A6CDF6A"/>
    <w:rsid w:val="1A73D73B"/>
    <w:rsid w:val="1A7C7EAF"/>
    <w:rsid w:val="1AA17C6B"/>
    <w:rsid w:val="1AB0B892"/>
    <w:rsid w:val="1AFC7DB4"/>
    <w:rsid w:val="1B0BAA8E"/>
    <w:rsid w:val="1B1C8E5F"/>
    <w:rsid w:val="1B351FCD"/>
    <w:rsid w:val="1B58BB76"/>
    <w:rsid w:val="1B9418B1"/>
    <w:rsid w:val="1BAB3FD8"/>
    <w:rsid w:val="1BCB22CF"/>
    <w:rsid w:val="1BE6FAC3"/>
    <w:rsid w:val="1C29CF13"/>
    <w:rsid w:val="1C3196A5"/>
    <w:rsid w:val="1C5C5DE5"/>
    <w:rsid w:val="1CC59E7D"/>
    <w:rsid w:val="1CEB74B3"/>
    <w:rsid w:val="1CFD6E57"/>
    <w:rsid w:val="1D3B1C94"/>
    <w:rsid w:val="1D445469"/>
    <w:rsid w:val="1D619AB6"/>
    <w:rsid w:val="1D62B170"/>
    <w:rsid w:val="1DB401A5"/>
    <w:rsid w:val="1E5D94C3"/>
    <w:rsid w:val="1EA02B85"/>
    <w:rsid w:val="1EED7EBE"/>
    <w:rsid w:val="1F223CC0"/>
    <w:rsid w:val="1F79B016"/>
    <w:rsid w:val="1FBCCB5E"/>
    <w:rsid w:val="1FF40391"/>
    <w:rsid w:val="20109455"/>
    <w:rsid w:val="2034B6EF"/>
    <w:rsid w:val="204B4285"/>
    <w:rsid w:val="206D79D2"/>
    <w:rsid w:val="20A64118"/>
    <w:rsid w:val="210BD037"/>
    <w:rsid w:val="2140219B"/>
    <w:rsid w:val="2141B46A"/>
    <w:rsid w:val="217A18A4"/>
    <w:rsid w:val="21BAC8CF"/>
    <w:rsid w:val="21E2A217"/>
    <w:rsid w:val="21E9590C"/>
    <w:rsid w:val="21EEE153"/>
    <w:rsid w:val="21F7F175"/>
    <w:rsid w:val="21F95FDF"/>
    <w:rsid w:val="21FF2719"/>
    <w:rsid w:val="2219A0B7"/>
    <w:rsid w:val="22257092"/>
    <w:rsid w:val="222D9CE2"/>
    <w:rsid w:val="223422AA"/>
    <w:rsid w:val="2269E949"/>
    <w:rsid w:val="22840ABD"/>
    <w:rsid w:val="229C5AA0"/>
    <w:rsid w:val="229D7473"/>
    <w:rsid w:val="22CCF80F"/>
    <w:rsid w:val="22F01EDC"/>
    <w:rsid w:val="23020780"/>
    <w:rsid w:val="2335DFB2"/>
    <w:rsid w:val="234DB999"/>
    <w:rsid w:val="238320F9"/>
    <w:rsid w:val="238941C2"/>
    <w:rsid w:val="238A4C53"/>
    <w:rsid w:val="239E450C"/>
    <w:rsid w:val="23A20BCF"/>
    <w:rsid w:val="23AD3A3A"/>
    <w:rsid w:val="23DE81F4"/>
    <w:rsid w:val="240E5711"/>
    <w:rsid w:val="2436BF86"/>
    <w:rsid w:val="2460A3FD"/>
    <w:rsid w:val="24C860B4"/>
    <w:rsid w:val="2544E7A2"/>
    <w:rsid w:val="255940B4"/>
    <w:rsid w:val="258F2A58"/>
    <w:rsid w:val="259683DB"/>
    <w:rsid w:val="25A94095"/>
    <w:rsid w:val="25B55A1C"/>
    <w:rsid w:val="25E3C806"/>
    <w:rsid w:val="266F2E35"/>
    <w:rsid w:val="268D3242"/>
    <w:rsid w:val="26CD700A"/>
    <w:rsid w:val="26F863C0"/>
    <w:rsid w:val="27494AF2"/>
    <w:rsid w:val="277BCD37"/>
    <w:rsid w:val="27D90553"/>
    <w:rsid w:val="27E6172E"/>
    <w:rsid w:val="27F675F5"/>
    <w:rsid w:val="2826364E"/>
    <w:rsid w:val="284E82B5"/>
    <w:rsid w:val="28757148"/>
    <w:rsid w:val="2892E00B"/>
    <w:rsid w:val="28F0AF47"/>
    <w:rsid w:val="292FB023"/>
    <w:rsid w:val="29551EBF"/>
    <w:rsid w:val="2977DC57"/>
    <w:rsid w:val="297DDAF8"/>
    <w:rsid w:val="29B9F885"/>
    <w:rsid w:val="29C211D5"/>
    <w:rsid w:val="29D33A76"/>
    <w:rsid w:val="29EC3A73"/>
    <w:rsid w:val="2A210741"/>
    <w:rsid w:val="2A2CDBF9"/>
    <w:rsid w:val="2A7C011D"/>
    <w:rsid w:val="2AC3EE46"/>
    <w:rsid w:val="2AD7B7D7"/>
    <w:rsid w:val="2ADC7723"/>
    <w:rsid w:val="2AF8C390"/>
    <w:rsid w:val="2B2802C5"/>
    <w:rsid w:val="2B424A42"/>
    <w:rsid w:val="2B950A76"/>
    <w:rsid w:val="2BDBC5EC"/>
    <w:rsid w:val="2BE94D96"/>
    <w:rsid w:val="2C016CAA"/>
    <w:rsid w:val="2C0B0D37"/>
    <w:rsid w:val="2C537346"/>
    <w:rsid w:val="2C6727FA"/>
    <w:rsid w:val="2C6C2D57"/>
    <w:rsid w:val="2C789AFA"/>
    <w:rsid w:val="2C7EBB05"/>
    <w:rsid w:val="2C916686"/>
    <w:rsid w:val="2CAEB0C3"/>
    <w:rsid w:val="2CBE5EC9"/>
    <w:rsid w:val="2CE338BC"/>
    <w:rsid w:val="2CE94FA1"/>
    <w:rsid w:val="2CEF7BA6"/>
    <w:rsid w:val="2D09A833"/>
    <w:rsid w:val="2D19E6F3"/>
    <w:rsid w:val="2D27DCCD"/>
    <w:rsid w:val="2D907D30"/>
    <w:rsid w:val="2EA94818"/>
    <w:rsid w:val="2EE1AA12"/>
    <w:rsid w:val="2EEBE762"/>
    <w:rsid w:val="2F2078C9"/>
    <w:rsid w:val="2F278C22"/>
    <w:rsid w:val="2F316862"/>
    <w:rsid w:val="2F4A6261"/>
    <w:rsid w:val="2F5D6601"/>
    <w:rsid w:val="2F693DA2"/>
    <w:rsid w:val="2F705D71"/>
    <w:rsid w:val="2F87FF17"/>
    <w:rsid w:val="2F89D20A"/>
    <w:rsid w:val="2FA9CD2A"/>
    <w:rsid w:val="2FCC6EE0"/>
    <w:rsid w:val="2FCFEE4B"/>
    <w:rsid w:val="2FF6D118"/>
    <w:rsid w:val="2FF9C525"/>
    <w:rsid w:val="3026119D"/>
    <w:rsid w:val="3041E57D"/>
    <w:rsid w:val="3069DB18"/>
    <w:rsid w:val="3076575D"/>
    <w:rsid w:val="309EB1F3"/>
    <w:rsid w:val="30E726E0"/>
    <w:rsid w:val="30F8D1E2"/>
    <w:rsid w:val="31034F03"/>
    <w:rsid w:val="311BB9CD"/>
    <w:rsid w:val="3134375E"/>
    <w:rsid w:val="31470E25"/>
    <w:rsid w:val="31986686"/>
    <w:rsid w:val="31AA0932"/>
    <w:rsid w:val="31ED66CE"/>
    <w:rsid w:val="31F3CA9E"/>
    <w:rsid w:val="32CC13EC"/>
    <w:rsid w:val="32DA8AEF"/>
    <w:rsid w:val="32ED0C03"/>
    <w:rsid w:val="32F03052"/>
    <w:rsid w:val="33106734"/>
    <w:rsid w:val="3339D648"/>
    <w:rsid w:val="3344ED60"/>
    <w:rsid w:val="33823052"/>
    <w:rsid w:val="33A4E45B"/>
    <w:rsid w:val="33B52A08"/>
    <w:rsid w:val="33C2D894"/>
    <w:rsid w:val="33C77AC2"/>
    <w:rsid w:val="33EF0A85"/>
    <w:rsid w:val="33F4393A"/>
    <w:rsid w:val="33FB6DB7"/>
    <w:rsid w:val="34004858"/>
    <w:rsid w:val="340F99A2"/>
    <w:rsid w:val="3416227A"/>
    <w:rsid w:val="3423782A"/>
    <w:rsid w:val="343775AB"/>
    <w:rsid w:val="345ED1F5"/>
    <w:rsid w:val="34612031"/>
    <w:rsid w:val="34691DB1"/>
    <w:rsid w:val="3472F811"/>
    <w:rsid w:val="349CFDA1"/>
    <w:rsid w:val="349EA0AA"/>
    <w:rsid w:val="3520E7EF"/>
    <w:rsid w:val="35252D9B"/>
    <w:rsid w:val="354BB567"/>
    <w:rsid w:val="356F0E22"/>
    <w:rsid w:val="35766BDD"/>
    <w:rsid w:val="35B6D1B7"/>
    <w:rsid w:val="35EF45AB"/>
    <w:rsid w:val="35F264FE"/>
    <w:rsid w:val="36328A92"/>
    <w:rsid w:val="363BB8D6"/>
    <w:rsid w:val="363CFF9A"/>
    <w:rsid w:val="368BCB5B"/>
    <w:rsid w:val="36A57951"/>
    <w:rsid w:val="377DBFF0"/>
    <w:rsid w:val="379B6799"/>
    <w:rsid w:val="37A11E06"/>
    <w:rsid w:val="37B71FCF"/>
    <w:rsid w:val="3803A3B4"/>
    <w:rsid w:val="381C8F5A"/>
    <w:rsid w:val="383F3EE6"/>
    <w:rsid w:val="3854B056"/>
    <w:rsid w:val="385C1443"/>
    <w:rsid w:val="385C5A58"/>
    <w:rsid w:val="385ED16D"/>
    <w:rsid w:val="38642474"/>
    <w:rsid w:val="38952C39"/>
    <w:rsid w:val="3918BDA2"/>
    <w:rsid w:val="393749B3"/>
    <w:rsid w:val="3957D011"/>
    <w:rsid w:val="395C8590"/>
    <w:rsid w:val="39A67848"/>
    <w:rsid w:val="39B78CD4"/>
    <w:rsid w:val="39C64112"/>
    <w:rsid w:val="39CB0448"/>
    <w:rsid w:val="39DBB716"/>
    <w:rsid w:val="3A013775"/>
    <w:rsid w:val="3A16FA45"/>
    <w:rsid w:val="3A2F46D5"/>
    <w:rsid w:val="3A425AFF"/>
    <w:rsid w:val="3A46792D"/>
    <w:rsid w:val="3A9ED695"/>
    <w:rsid w:val="3ADEBA89"/>
    <w:rsid w:val="3AF06A17"/>
    <w:rsid w:val="3B435C50"/>
    <w:rsid w:val="3B634374"/>
    <w:rsid w:val="3B6416AC"/>
    <w:rsid w:val="3B703BDD"/>
    <w:rsid w:val="3B7E4F0D"/>
    <w:rsid w:val="3B89FDAF"/>
    <w:rsid w:val="3B969DC7"/>
    <w:rsid w:val="3BC6EB66"/>
    <w:rsid w:val="3BCA5C60"/>
    <w:rsid w:val="3BF5C281"/>
    <w:rsid w:val="3C01AB5F"/>
    <w:rsid w:val="3C33DF97"/>
    <w:rsid w:val="3C49ECA1"/>
    <w:rsid w:val="3C73174B"/>
    <w:rsid w:val="3CAF709A"/>
    <w:rsid w:val="3CB1A1B0"/>
    <w:rsid w:val="3CD7AB57"/>
    <w:rsid w:val="3CF31988"/>
    <w:rsid w:val="3CF66876"/>
    <w:rsid w:val="3D3D98B8"/>
    <w:rsid w:val="3D6A325D"/>
    <w:rsid w:val="3DC57949"/>
    <w:rsid w:val="3DD76C8B"/>
    <w:rsid w:val="3E3B99A2"/>
    <w:rsid w:val="3EAB5576"/>
    <w:rsid w:val="3EB6E671"/>
    <w:rsid w:val="3F303D88"/>
    <w:rsid w:val="3F472A04"/>
    <w:rsid w:val="3F627CB6"/>
    <w:rsid w:val="3FDDA419"/>
    <w:rsid w:val="40049D19"/>
    <w:rsid w:val="403C0902"/>
    <w:rsid w:val="404BBD6C"/>
    <w:rsid w:val="405277A7"/>
    <w:rsid w:val="406E03F7"/>
    <w:rsid w:val="40827299"/>
    <w:rsid w:val="408ADF45"/>
    <w:rsid w:val="40C8A2D3"/>
    <w:rsid w:val="40ED575F"/>
    <w:rsid w:val="4119A0F9"/>
    <w:rsid w:val="41624DDD"/>
    <w:rsid w:val="419149A8"/>
    <w:rsid w:val="41A5E8F5"/>
    <w:rsid w:val="41AC69BD"/>
    <w:rsid w:val="41BCE391"/>
    <w:rsid w:val="41C0BDCA"/>
    <w:rsid w:val="41CD7DEB"/>
    <w:rsid w:val="42084E36"/>
    <w:rsid w:val="4216A477"/>
    <w:rsid w:val="422A8B94"/>
    <w:rsid w:val="4230E5B1"/>
    <w:rsid w:val="42A4A4A1"/>
    <w:rsid w:val="42C5183B"/>
    <w:rsid w:val="42E4068F"/>
    <w:rsid w:val="42F58C0E"/>
    <w:rsid w:val="43058204"/>
    <w:rsid w:val="43245ECE"/>
    <w:rsid w:val="433FF40A"/>
    <w:rsid w:val="4346E651"/>
    <w:rsid w:val="4397B8E4"/>
    <w:rsid w:val="43B11B51"/>
    <w:rsid w:val="43B53C8A"/>
    <w:rsid w:val="43B7FD56"/>
    <w:rsid w:val="43D4D48F"/>
    <w:rsid w:val="43D69E72"/>
    <w:rsid w:val="43DCC882"/>
    <w:rsid w:val="43E1529F"/>
    <w:rsid w:val="43E6330F"/>
    <w:rsid w:val="4419897B"/>
    <w:rsid w:val="4429A555"/>
    <w:rsid w:val="447713F3"/>
    <w:rsid w:val="44B85E21"/>
    <w:rsid w:val="44BD6CA2"/>
    <w:rsid w:val="44D13CD9"/>
    <w:rsid w:val="44D8E3B3"/>
    <w:rsid w:val="45075634"/>
    <w:rsid w:val="4531F8A9"/>
    <w:rsid w:val="453AA494"/>
    <w:rsid w:val="45415133"/>
    <w:rsid w:val="45530656"/>
    <w:rsid w:val="455FA32C"/>
    <w:rsid w:val="45716AE1"/>
    <w:rsid w:val="45BBB961"/>
    <w:rsid w:val="45C569AE"/>
    <w:rsid w:val="45CDE3C1"/>
    <w:rsid w:val="4609491A"/>
    <w:rsid w:val="46103277"/>
    <w:rsid w:val="4644822A"/>
    <w:rsid w:val="46704896"/>
    <w:rsid w:val="46C91FE9"/>
    <w:rsid w:val="46E4D484"/>
    <w:rsid w:val="472F6334"/>
    <w:rsid w:val="473D5557"/>
    <w:rsid w:val="473EAF03"/>
    <w:rsid w:val="475ACAB2"/>
    <w:rsid w:val="47652F7B"/>
    <w:rsid w:val="477E91C6"/>
    <w:rsid w:val="4780DB23"/>
    <w:rsid w:val="47D205C9"/>
    <w:rsid w:val="47D7AC8B"/>
    <w:rsid w:val="48047D9B"/>
    <w:rsid w:val="4807DBE1"/>
    <w:rsid w:val="48161DD0"/>
    <w:rsid w:val="484D9A02"/>
    <w:rsid w:val="485BFC3F"/>
    <w:rsid w:val="4892D60B"/>
    <w:rsid w:val="48B8AC48"/>
    <w:rsid w:val="48D07640"/>
    <w:rsid w:val="48FBEFAC"/>
    <w:rsid w:val="4932AF73"/>
    <w:rsid w:val="493644E0"/>
    <w:rsid w:val="495FF6F3"/>
    <w:rsid w:val="497BC2DE"/>
    <w:rsid w:val="4984A127"/>
    <w:rsid w:val="4988F9A5"/>
    <w:rsid w:val="499C819B"/>
    <w:rsid w:val="49EE252B"/>
    <w:rsid w:val="4A1D07B1"/>
    <w:rsid w:val="4A4A03BD"/>
    <w:rsid w:val="4A4EEEF6"/>
    <w:rsid w:val="4A760374"/>
    <w:rsid w:val="4A98798D"/>
    <w:rsid w:val="4A9A57A8"/>
    <w:rsid w:val="4AA9AE19"/>
    <w:rsid w:val="4ADF513B"/>
    <w:rsid w:val="4AEC199E"/>
    <w:rsid w:val="4AFBBAE0"/>
    <w:rsid w:val="4B2C3660"/>
    <w:rsid w:val="4B875D73"/>
    <w:rsid w:val="4BA47E40"/>
    <w:rsid w:val="4BB15D60"/>
    <w:rsid w:val="4BF09771"/>
    <w:rsid w:val="4C553BF5"/>
    <w:rsid w:val="4C560DDB"/>
    <w:rsid w:val="4C6E36A5"/>
    <w:rsid w:val="4C6EA4AC"/>
    <w:rsid w:val="4C785195"/>
    <w:rsid w:val="4CF203F7"/>
    <w:rsid w:val="4CFBDCDD"/>
    <w:rsid w:val="4D21F7E3"/>
    <w:rsid w:val="4D353995"/>
    <w:rsid w:val="4D3B89CA"/>
    <w:rsid w:val="4D437BFB"/>
    <w:rsid w:val="4D7DD1B2"/>
    <w:rsid w:val="4D7E2223"/>
    <w:rsid w:val="4D93FEEA"/>
    <w:rsid w:val="4DDD44F3"/>
    <w:rsid w:val="4E2699FA"/>
    <w:rsid w:val="4E37C813"/>
    <w:rsid w:val="4E411871"/>
    <w:rsid w:val="4E437D8D"/>
    <w:rsid w:val="4E44A1B0"/>
    <w:rsid w:val="4E615208"/>
    <w:rsid w:val="4E91B6F0"/>
    <w:rsid w:val="4EA0FBAE"/>
    <w:rsid w:val="4EAA7BA6"/>
    <w:rsid w:val="4EC13FE9"/>
    <w:rsid w:val="4EFE2B61"/>
    <w:rsid w:val="4F54D763"/>
    <w:rsid w:val="4F638DDC"/>
    <w:rsid w:val="4F6A7DC7"/>
    <w:rsid w:val="4F6C3C23"/>
    <w:rsid w:val="4F6EAF69"/>
    <w:rsid w:val="4F75C1EA"/>
    <w:rsid w:val="4F8D0650"/>
    <w:rsid w:val="4FB18351"/>
    <w:rsid w:val="4FD02CE9"/>
    <w:rsid w:val="4FF2A979"/>
    <w:rsid w:val="50006995"/>
    <w:rsid w:val="500B603D"/>
    <w:rsid w:val="502294CC"/>
    <w:rsid w:val="502B24BA"/>
    <w:rsid w:val="50C6F716"/>
    <w:rsid w:val="5103DA1C"/>
    <w:rsid w:val="5117FCC6"/>
    <w:rsid w:val="512B6165"/>
    <w:rsid w:val="513B2E49"/>
    <w:rsid w:val="51656D55"/>
    <w:rsid w:val="51F62ED8"/>
    <w:rsid w:val="520748E6"/>
    <w:rsid w:val="520828FE"/>
    <w:rsid w:val="52216BD5"/>
    <w:rsid w:val="523EC26A"/>
    <w:rsid w:val="52792D47"/>
    <w:rsid w:val="527D2F59"/>
    <w:rsid w:val="52CBCBA5"/>
    <w:rsid w:val="534A1F80"/>
    <w:rsid w:val="540AC593"/>
    <w:rsid w:val="541F7207"/>
    <w:rsid w:val="543362A5"/>
    <w:rsid w:val="546FD16D"/>
    <w:rsid w:val="54892464"/>
    <w:rsid w:val="54AF4692"/>
    <w:rsid w:val="54BCB7B6"/>
    <w:rsid w:val="54D6C0F4"/>
    <w:rsid w:val="54E6680E"/>
    <w:rsid w:val="54ED6EDA"/>
    <w:rsid w:val="558B4321"/>
    <w:rsid w:val="559DA140"/>
    <w:rsid w:val="559E1352"/>
    <w:rsid w:val="55B7F9DC"/>
    <w:rsid w:val="55C161FF"/>
    <w:rsid w:val="55C84D8C"/>
    <w:rsid w:val="55D08196"/>
    <w:rsid w:val="55D3A7C1"/>
    <w:rsid w:val="55E07A8F"/>
    <w:rsid w:val="56120A5B"/>
    <w:rsid w:val="562ECB2F"/>
    <w:rsid w:val="565A0834"/>
    <w:rsid w:val="5661B1C6"/>
    <w:rsid w:val="56628A70"/>
    <w:rsid w:val="56664C00"/>
    <w:rsid w:val="5694D012"/>
    <w:rsid w:val="56F865B7"/>
    <w:rsid w:val="56FE02E1"/>
    <w:rsid w:val="570E5DC8"/>
    <w:rsid w:val="5727283C"/>
    <w:rsid w:val="5774DAC2"/>
    <w:rsid w:val="57CB1426"/>
    <w:rsid w:val="57E3D108"/>
    <w:rsid w:val="5813D70F"/>
    <w:rsid w:val="582529AB"/>
    <w:rsid w:val="58605381"/>
    <w:rsid w:val="586785B9"/>
    <w:rsid w:val="58915E8B"/>
    <w:rsid w:val="58AB4BAE"/>
    <w:rsid w:val="58C41800"/>
    <w:rsid w:val="58EE86C1"/>
    <w:rsid w:val="5904F64F"/>
    <w:rsid w:val="590ACE5C"/>
    <w:rsid w:val="5913E5D1"/>
    <w:rsid w:val="59164103"/>
    <w:rsid w:val="5919F4E9"/>
    <w:rsid w:val="5939347F"/>
    <w:rsid w:val="596A1295"/>
    <w:rsid w:val="5974620B"/>
    <w:rsid w:val="598EFDFE"/>
    <w:rsid w:val="59E197F6"/>
    <w:rsid w:val="5A0AE3FE"/>
    <w:rsid w:val="5A344DEB"/>
    <w:rsid w:val="5A392017"/>
    <w:rsid w:val="5A39E52B"/>
    <w:rsid w:val="5A4E41BE"/>
    <w:rsid w:val="5A6889F1"/>
    <w:rsid w:val="5AB3435E"/>
    <w:rsid w:val="5ACCF009"/>
    <w:rsid w:val="5B123346"/>
    <w:rsid w:val="5B4451B4"/>
    <w:rsid w:val="5B588A72"/>
    <w:rsid w:val="5B91A082"/>
    <w:rsid w:val="5B94EF38"/>
    <w:rsid w:val="5BBC5E02"/>
    <w:rsid w:val="5BEBB383"/>
    <w:rsid w:val="5C27080D"/>
    <w:rsid w:val="5C40CEBB"/>
    <w:rsid w:val="5C75237B"/>
    <w:rsid w:val="5CC31C74"/>
    <w:rsid w:val="5D25AD75"/>
    <w:rsid w:val="5D4E8544"/>
    <w:rsid w:val="5D5B1CB9"/>
    <w:rsid w:val="5D6DA64A"/>
    <w:rsid w:val="5D88B967"/>
    <w:rsid w:val="5D9B32E6"/>
    <w:rsid w:val="5DD4EAE5"/>
    <w:rsid w:val="5E1353DF"/>
    <w:rsid w:val="5E22CFD7"/>
    <w:rsid w:val="5E3B619F"/>
    <w:rsid w:val="5EC92D5D"/>
    <w:rsid w:val="5EF6EC48"/>
    <w:rsid w:val="5F119FD7"/>
    <w:rsid w:val="5F22968F"/>
    <w:rsid w:val="5F2A1C39"/>
    <w:rsid w:val="5F3E1851"/>
    <w:rsid w:val="5F9C9387"/>
    <w:rsid w:val="5FBB08D0"/>
    <w:rsid w:val="5FCC84EA"/>
    <w:rsid w:val="5FD0DA48"/>
    <w:rsid w:val="5FED9341"/>
    <w:rsid w:val="6031F6CE"/>
    <w:rsid w:val="604173D3"/>
    <w:rsid w:val="607BADDD"/>
    <w:rsid w:val="60FB2194"/>
    <w:rsid w:val="6107A976"/>
    <w:rsid w:val="610FA7D4"/>
    <w:rsid w:val="611CA6B8"/>
    <w:rsid w:val="6130CE08"/>
    <w:rsid w:val="61B25977"/>
    <w:rsid w:val="61E619A4"/>
    <w:rsid w:val="61ECFE22"/>
    <w:rsid w:val="6214415B"/>
    <w:rsid w:val="621850D6"/>
    <w:rsid w:val="621B9079"/>
    <w:rsid w:val="6222AC39"/>
    <w:rsid w:val="6222DCF0"/>
    <w:rsid w:val="6244A569"/>
    <w:rsid w:val="6246E5CE"/>
    <w:rsid w:val="6266FD02"/>
    <w:rsid w:val="6276DB3D"/>
    <w:rsid w:val="629BE882"/>
    <w:rsid w:val="62BD0155"/>
    <w:rsid w:val="62E1BE38"/>
    <w:rsid w:val="62EF9D7A"/>
    <w:rsid w:val="630FB86E"/>
    <w:rsid w:val="631531AB"/>
    <w:rsid w:val="631F8483"/>
    <w:rsid w:val="6331B619"/>
    <w:rsid w:val="63340936"/>
    <w:rsid w:val="634282D7"/>
    <w:rsid w:val="634848D9"/>
    <w:rsid w:val="63574C8C"/>
    <w:rsid w:val="636E2A81"/>
    <w:rsid w:val="639E252B"/>
    <w:rsid w:val="63A71E4E"/>
    <w:rsid w:val="63E6B0C1"/>
    <w:rsid w:val="63FF5139"/>
    <w:rsid w:val="640EB06D"/>
    <w:rsid w:val="6413F90B"/>
    <w:rsid w:val="641D1C1B"/>
    <w:rsid w:val="6421A984"/>
    <w:rsid w:val="642C48AA"/>
    <w:rsid w:val="645422E1"/>
    <w:rsid w:val="648DE6B8"/>
    <w:rsid w:val="649C86E6"/>
    <w:rsid w:val="64BC5CAC"/>
    <w:rsid w:val="64C2C75D"/>
    <w:rsid w:val="64EE2BE6"/>
    <w:rsid w:val="64F549C2"/>
    <w:rsid w:val="650DD963"/>
    <w:rsid w:val="6521E6C3"/>
    <w:rsid w:val="65451586"/>
    <w:rsid w:val="656EB6DD"/>
    <w:rsid w:val="65777AAD"/>
    <w:rsid w:val="659438AE"/>
    <w:rsid w:val="65C2BA0A"/>
    <w:rsid w:val="65E5E121"/>
    <w:rsid w:val="6600D959"/>
    <w:rsid w:val="66170FA2"/>
    <w:rsid w:val="661938A7"/>
    <w:rsid w:val="664F2D7B"/>
    <w:rsid w:val="6650375C"/>
    <w:rsid w:val="6679FA1C"/>
    <w:rsid w:val="66E86D18"/>
    <w:rsid w:val="66F474BC"/>
    <w:rsid w:val="6736F918"/>
    <w:rsid w:val="6757BCA8"/>
    <w:rsid w:val="67619B73"/>
    <w:rsid w:val="679E9A03"/>
    <w:rsid w:val="67AC91DA"/>
    <w:rsid w:val="67AED06E"/>
    <w:rsid w:val="67BA9DA0"/>
    <w:rsid w:val="67C5C7C6"/>
    <w:rsid w:val="67CF2D05"/>
    <w:rsid w:val="67E37931"/>
    <w:rsid w:val="6807D1E3"/>
    <w:rsid w:val="681537D9"/>
    <w:rsid w:val="6834FDD4"/>
    <w:rsid w:val="686EBFC6"/>
    <w:rsid w:val="68863390"/>
    <w:rsid w:val="6893AEBA"/>
    <w:rsid w:val="6897DA0E"/>
    <w:rsid w:val="68B21030"/>
    <w:rsid w:val="69103B67"/>
    <w:rsid w:val="69497E93"/>
    <w:rsid w:val="699A60DB"/>
    <w:rsid w:val="69BF93C8"/>
    <w:rsid w:val="69D205A1"/>
    <w:rsid w:val="6A09887D"/>
    <w:rsid w:val="6A2F07DC"/>
    <w:rsid w:val="6A3D5122"/>
    <w:rsid w:val="6A448CFD"/>
    <w:rsid w:val="6A567A0A"/>
    <w:rsid w:val="6A69A488"/>
    <w:rsid w:val="6A6FB674"/>
    <w:rsid w:val="6A8532F1"/>
    <w:rsid w:val="6AC6055C"/>
    <w:rsid w:val="6AD0CADE"/>
    <w:rsid w:val="6AE5E0C5"/>
    <w:rsid w:val="6AF2FF73"/>
    <w:rsid w:val="6B10FC62"/>
    <w:rsid w:val="6B5F756A"/>
    <w:rsid w:val="6B5FF846"/>
    <w:rsid w:val="6B6BDDA7"/>
    <w:rsid w:val="6C07CB87"/>
    <w:rsid w:val="6C1D6C0A"/>
    <w:rsid w:val="6C253512"/>
    <w:rsid w:val="6C331814"/>
    <w:rsid w:val="6C817E34"/>
    <w:rsid w:val="6CA756D6"/>
    <w:rsid w:val="6CBD8951"/>
    <w:rsid w:val="6CC2A210"/>
    <w:rsid w:val="6CCDAD13"/>
    <w:rsid w:val="6CCF4E47"/>
    <w:rsid w:val="6D09926A"/>
    <w:rsid w:val="6D2356B4"/>
    <w:rsid w:val="6D3489DC"/>
    <w:rsid w:val="6D57FB9A"/>
    <w:rsid w:val="6D5F3F1E"/>
    <w:rsid w:val="6D6758F8"/>
    <w:rsid w:val="6D6E52F1"/>
    <w:rsid w:val="6D7E621E"/>
    <w:rsid w:val="6D7FE46A"/>
    <w:rsid w:val="6DA20543"/>
    <w:rsid w:val="6DF5DE38"/>
    <w:rsid w:val="6E0D360C"/>
    <w:rsid w:val="6E1D8AF3"/>
    <w:rsid w:val="6E3E0778"/>
    <w:rsid w:val="6E6D7BDF"/>
    <w:rsid w:val="6E8A08FF"/>
    <w:rsid w:val="6EDC049C"/>
    <w:rsid w:val="6EDE337E"/>
    <w:rsid w:val="6EE58A13"/>
    <w:rsid w:val="6EEB9C48"/>
    <w:rsid w:val="6EFF79CC"/>
    <w:rsid w:val="6EFFB203"/>
    <w:rsid w:val="6F31EDDD"/>
    <w:rsid w:val="6F3AB6D7"/>
    <w:rsid w:val="6F4146B6"/>
    <w:rsid w:val="6F540316"/>
    <w:rsid w:val="6FABD4C8"/>
    <w:rsid w:val="6FB526D4"/>
    <w:rsid w:val="700665FE"/>
    <w:rsid w:val="700A21FB"/>
    <w:rsid w:val="7054E0D3"/>
    <w:rsid w:val="70C60923"/>
    <w:rsid w:val="70E111D1"/>
    <w:rsid w:val="70F89F1C"/>
    <w:rsid w:val="711882BF"/>
    <w:rsid w:val="7123D3D0"/>
    <w:rsid w:val="71353012"/>
    <w:rsid w:val="715AD5C3"/>
    <w:rsid w:val="7185316B"/>
    <w:rsid w:val="71A268EA"/>
    <w:rsid w:val="71D3FB65"/>
    <w:rsid w:val="71EE375D"/>
    <w:rsid w:val="71F736BA"/>
    <w:rsid w:val="71F838A7"/>
    <w:rsid w:val="72381758"/>
    <w:rsid w:val="724352E4"/>
    <w:rsid w:val="724CE327"/>
    <w:rsid w:val="725C6FC1"/>
    <w:rsid w:val="725FDD09"/>
    <w:rsid w:val="72775ED0"/>
    <w:rsid w:val="728A935A"/>
    <w:rsid w:val="729D8386"/>
    <w:rsid w:val="72D2A002"/>
    <w:rsid w:val="73121497"/>
    <w:rsid w:val="737A3379"/>
    <w:rsid w:val="7399BDDA"/>
    <w:rsid w:val="73C8CB36"/>
    <w:rsid w:val="73E13423"/>
    <w:rsid w:val="7407E8AE"/>
    <w:rsid w:val="741B82A3"/>
    <w:rsid w:val="742824B7"/>
    <w:rsid w:val="747C7B08"/>
    <w:rsid w:val="747F3E1A"/>
    <w:rsid w:val="74944680"/>
    <w:rsid w:val="74BFD1E5"/>
    <w:rsid w:val="74C2AC62"/>
    <w:rsid w:val="74CC8CB4"/>
    <w:rsid w:val="74DF1D99"/>
    <w:rsid w:val="74E2056B"/>
    <w:rsid w:val="74F20458"/>
    <w:rsid w:val="7503709E"/>
    <w:rsid w:val="752490A9"/>
    <w:rsid w:val="757FEA8C"/>
    <w:rsid w:val="759E055E"/>
    <w:rsid w:val="764B652B"/>
    <w:rsid w:val="7656C08A"/>
    <w:rsid w:val="7658FB0E"/>
    <w:rsid w:val="7688BE07"/>
    <w:rsid w:val="76B05CC7"/>
    <w:rsid w:val="77399ECE"/>
    <w:rsid w:val="775376C8"/>
    <w:rsid w:val="77541E82"/>
    <w:rsid w:val="77722C16"/>
    <w:rsid w:val="77C3E03A"/>
    <w:rsid w:val="77C8FF28"/>
    <w:rsid w:val="77DFE44E"/>
    <w:rsid w:val="77E98652"/>
    <w:rsid w:val="78102A40"/>
    <w:rsid w:val="7812964B"/>
    <w:rsid w:val="781D402D"/>
    <w:rsid w:val="783DB4C3"/>
    <w:rsid w:val="7885A7E1"/>
    <w:rsid w:val="791768F2"/>
    <w:rsid w:val="792ECD90"/>
    <w:rsid w:val="797AEDDC"/>
    <w:rsid w:val="798BF4EB"/>
    <w:rsid w:val="7999D99E"/>
    <w:rsid w:val="79A0DC42"/>
    <w:rsid w:val="79B1C5EE"/>
    <w:rsid w:val="79B2AD45"/>
    <w:rsid w:val="79D4CADA"/>
    <w:rsid w:val="79D765FC"/>
    <w:rsid w:val="79E48AC3"/>
    <w:rsid w:val="79EDA950"/>
    <w:rsid w:val="7A04FAB0"/>
    <w:rsid w:val="7A2870E5"/>
    <w:rsid w:val="7A3E6C03"/>
    <w:rsid w:val="7A518A8B"/>
    <w:rsid w:val="7A6B256A"/>
    <w:rsid w:val="7A707BF6"/>
    <w:rsid w:val="7A805374"/>
    <w:rsid w:val="7A83EDE8"/>
    <w:rsid w:val="7AA2B689"/>
    <w:rsid w:val="7AA7288A"/>
    <w:rsid w:val="7AC96882"/>
    <w:rsid w:val="7ACB635B"/>
    <w:rsid w:val="7AD82AB9"/>
    <w:rsid w:val="7AE56137"/>
    <w:rsid w:val="7B072635"/>
    <w:rsid w:val="7B0BAC8C"/>
    <w:rsid w:val="7B4E9B08"/>
    <w:rsid w:val="7B5AAEC6"/>
    <w:rsid w:val="7B64867B"/>
    <w:rsid w:val="7B7329AD"/>
    <w:rsid w:val="7B98BA92"/>
    <w:rsid w:val="7BCB5DDC"/>
    <w:rsid w:val="7BF29CB6"/>
    <w:rsid w:val="7C62D889"/>
    <w:rsid w:val="7C99C8E3"/>
    <w:rsid w:val="7C9EBA24"/>
    <w:rsid w:val="7CA1B644"/>
    <w:rsid w:val="7CB61B54"/>
    <w:rsid w:val="7CBCC5B4"/>
    <w:rsid w:val="7CF46964"/>
    <w:rsid w:val="7D43EAB3"/>
    <w:rsid w:val="7D597CB3"/>
    <w:rsid w:val="7D99F4FB"/>
    <w:rsid w:val="7D9AFF47"/>
    <w:rsid w:val="7DAC9BD6"/>
    <w:rsid w:val="7DF6CDCB"/>
    <w:rsid w:val="7E351BFE"/>
    <w:rsid w:val="7E63E3C7"/>
    <w:rsid w:val="7E67DFB6"/>
    <w:rsid w:val="7E97F608"/>
    <w:rsid w:val="7EC638E8"/>
    <w:rsid w:val="7EEA8505"/>
    <w:rsid w:val="7EF2CE54"/>
    <w:rsid w:val="7F02923E"/>
    <w:rsid w:val="7F1B0260"/>
    <w:rsid w:val="7F26C246"/>
    <w:rsid w:val="7F40A6DB"/>
    <w:rsid w:val="7F79686D"/>
    <w:rsid w:val="7FA312CE"/>
    <w:rsid w:val="7FD1BA21"/>
    <w:rsid w:val="7FEDF82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CDBF9"/>
  <w15:chartTrackingRefBased/>
  <w15:docId w15:val="{6129FF9F-079E-494D-ABA8-3B899B9E0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sz w:val="24"/>
        <w:szCs w:val="24"/>
        <w:lang w:val="pt-B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uiPriority w:val="10"/>
    <w:name w:val="Title"/>
    <w:basedOn w:val="Normal"/>
    <w:next w:val="Normal"/>
    <w:qFormat/>
    <w:rsid w:val="0F56D97C"/>
    <w:rPr>
      <w:rFonts w:ascii="Times New Roman" w:hAnsi="Times New Roman" w:eastAsia="Times New Roman" w:cs="Times New Roman" w:asciiTheme="minorAscii" w:hAnsiTheme="minorAscii" w:eastAsiaTheme="minorAscii" w:cstheme="minorBidi"/>
      <w:b w:val="1"/>
      <w:bCs w:val="1"/>
      <w:sz w:val="24"/>
      <w:szCs w:val="24"/>
    </w:rPr>
  </w:style>
  <w:style w:type="paragraph" w:styleId="Header">
    <w:name w:val="header"/>
    <w:basedOn w:val="Normal"/>
    <w:uiPriority w:val="99"/>
    <w:unhideWhenUsed/>
    <w:rsid w:val="70C60923"/>
    <w:pPr>
      <w:tabs>
        <w:tab w:val="center" w:pos="4680"/>
        <w:tab w:val="right" w:pos="9360"/>
      </w:tabs>
      <w:spacing w:after="0" w:line="240" w:lineRule="auto"/>
    </w:pPr>
  </w:style>
  <w:style w:type="paragraph" w:styleId="Footer">
    <w:name w:val="footer"/>
    <w:basedOn w:val="Normal"/>
    <w:uiPriority w:val="99"/>
    <w:unhideWhenUsed/>
    <w:rsid w:val="70C60923"/>
    <w:pPr>
      <w:tabs>
        <w:tab w:val="center" w:pos="4680"/>
        <w:tab w:val="right" w:pos="9360"/>
      </w:tabs>
      <w:spacing w:after="0" w:line="240" w:lineRule="auto"/>
    </w:pPr>
  </w:style>
  <w:style w:type="paragraph" w:styleId="ListParagraph">
    <w:name w:val="List Paragraph"/>
    <w:basedOn w:val="Normal"/>
    <w:uiPriority w:val="34"/>
    <w:qFormat/>
    <w:rsid w:val="70C60923"/>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yperlink">
    <w:uiPriority w:val="99"/>
    <w:name w:val="Hyperlink"/>
    <w:basedOn w:val="DefaultParagraphFont"/>
    <w:unhideWhenUsed/>
    <w:rsid w:val="0F56D97C"/>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footer" Target="footer1.xml" Id="rId26" /><Relationship Type="http://schemas.openxmlformats.org/officeDocument/2006/relationships/settings" Target="settings.xml" Id="rId3" /><Relationship Type="http://schemas.openxmlformats.org/officeDocument/2006/relationships/image" Target="media/image15.png" Id="rId21"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header" Target="header1.xml" Id="rId25"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14.png" Id="rId20" /><Relationship Type="http://schemas.openxmlformats.org/officeDocument/2006/relationships/fontTable" Target="fontTable.xml"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footer" Target="footer2.xml" Id="rId28" /><Relationship Type="http://schemas.openxmlformats.org/officeDocument/2006/relationships/image" Target="media/image4.png" Id="rId10" /><Relationship Type="http://schemas.openxmlformats.org/officeDocument/2006/relationships/image" Target="media/image13.png" Id="rId19" /><Relationship Type="http://schemas.microsoft.com/office/2020/10/relationships/intelligence" Target="intelligence2.xml" Id="rId31"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header" Target="header2.xml" Id="rId27" /><Relationship Type="http://schemas.openxmlformats.org/officeDocument/2006/relationships/theme" Target="theme/theme1.xml" Id="rId30" /><Relationship Type="http://schemas.openxmlformats.org/officeDocument/2006/relationships/image" Target="/media/image13.png" Id="rId1003809557" /><Relationship Type="http://schemas.openxmlformats.org/officeDocument/2006/relationships/image" Target="/media/image14.png" Id="rId383015709" /><Relationship Type="http://schemas.openxmlformats.org/officeDocument/2006/relationships/image" Target="/media/image15.png" Id="rId732989465" /><Relationship Type="http://schemas.openxmlformats.org/officeDocument/2006/relationships/image" Target="/media/image16.png" Id="rId1380013439" /><Relationship Type="http://schemas.openxmlformats.org/officeDocument/2006/relationships/image" Target="/media/image17.png" Id="rId1264521043" /><Relationship Type="http://schemas.openxmlformats.org/officeDocument/2006/relationships/image" Target="/media/image18.png" Id="rId888861655" /><Relationship Type="http://schemas.openxmlformats.org/officeDocument/2006/relationships/image" Target="/media/image19.png" Id="rId193564224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RAYLAN BRUNO SANTANA CARVALHO</dc:creator>
  <keywords/>
  <dc:description/>
  <lastModifiedBy>KAUAN GUILHERME ALVES PINHEIRO SANTOS</lastModifiedBy>
  <revision>22</revision>
  <dcterms:created xsi:type="dcterms:W3CDTF">2025-06-13T22:33:00.0000000Z</dcterms:created>
  <dcterms:modified xsi:type="dcterms:W3CDTF">2025-06-14T02:15:03.0591961Z</dcterms:modified>
</coreProperties>
</file>